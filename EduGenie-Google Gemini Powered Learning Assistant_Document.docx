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855472879"/>
        <w:tag w:val="goog_rdk_3"/>
      </w:sdtPr>
      <w:sdtContent>
        <w:p w:rsidR="00000000" w:rsidDel="00000000" w:rsidP="00000000" w:rsidRDefault="00000000" w:rsidRPr="00000000" w14:paraId="00000001">
          <w:pPr>
            <w:rPr>
              <w:ins w:author="Harishma Rakeshkumar" w:id="3" w:date="2026-09-28T06:05:59Z"/>
              <w:b w:val="1"/>
              <w:bCs w:val="1"/>
              <w:rPrChange w:author="Aswitha Rajaram" w:id="4" w:date="2026-09-28T07:33:57Z">
                <w:rPr>
                  <w:rFonts w:ascii="Arial" w:cs="Arial" w:eastAsia="Arial" w:hAnsi="Arial"/>
                  <w:b w:val="0"/>
                  <w:bCs w:val="0"/>
                  <w:i w:val="0"/>
                  <w:iCs w:val="0"/>
                  <w:smallCaps w:val="0"/>
                  <w:strike w:val="0"/>
                  <w:color w:val="000000"/>
                  <w:sz w:val="22"/>
                  <w:szCs w:val="22"/>
                  <w:u w:val="none"/>
                  <w:shd w:fill="auto" w:val="clear"/>
                  <w:vertAlign w:val="baseline"/>
                </w:rPr>
              </w:rPrChange>
            </w:rPr>
            <w:pPrChange w:author="Aswitha Rajaram" w:id="0" w:date="2026-09-28T07:25:28Z">
              <w:pPr/>
            </w:pPrChange>
          </w:pPr>
          <w:sdt>
            <w:sdtPr>
              <w:id w:val="-76438403"/>
              <w:tag w:val="goog_rdk_1"/>
            </w:sdtPr>
            <w:sdtContent>
              <w:ins w:author="Harishma Rakeshkumar" w:id="3" w:date="2026-09-28T06:05:59Z"/>
              <w:sdt>
                <w:sdtPr>
                  <w:id w:val="209516973"/>
                  <w:tag w:val="goog_rdk_2"/>
                </w:sdtPr>
                <w:sdtContent>
                  <w:ins w:author="Harishma Rakeshkumar" w:id="3" w:date="2026-09-28T06:05:59Z">
                    <w:r w:rsidDel="00000000" w:rsidR="00000000" w:rsidRPr="00000000">
                      <w:rPr>
                        <w:rtl w:val="0"/>
                      </w:rPr>
                    </w:r>
                  </w:ins>
                </w:sdtContent>
              </w:sdt>
              <w:ins w:author="Harishma Rakeshkumar" w:id="3" w:date="2026-09-28T06:05:59Z"/>
            </w:sdtContent>
          </w:sdt>
        </w:p>
      </w:sdtContent>
    </w:sdt>
    <w:sdt>
      <w:sdtPr>
        <w:lock w:val="contentLocked"/>
        <w:id w:val="-820787426"/>
        <w:tag w:val="goog_rdk_50"/>
      </w:sdtPr>
      <w:sdtContent>
        <w:tbl>
          <w:tblPr>
            <w:tblStyle w:val="Table1"/>
            <w:tblW w:w="805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68798828125"/>
            <w:gridCol w:w="6777.31201171875"/>
            <w:tblGridChange w:id="0">
              <w:tblGrid>
                <w:gridCol w:w="1275.68798828125"/>
                <w:gridCol w:w="6777.31201171875"/>
              </w:tblGrid>
            </w:tblGridChange>
          </w:tblGrid>
          <w:sdt>
            <w:sdtPr>
              <w:id w:val="-2023184741"/>
              <w:tag w:val="goog_rdk_4"/>
            </w:sdtPr>
            <w:sdtContent>
              <w:tr>
                <w:trPr>
                  <w:cantSplit w:val="0"/>
                  <w:tblHeader w:val="0"/>
                  <w:ins w:author="Harishma Rakeshkumar" w:id="3" w:date="2026-09-28T06:05:5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68580465"/>
                      <w:tag w:val="goog_rdk_8"/>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0086268"/>
                            <w:tag w:val="goog_rdk_5"/>
                          </w:sdtPr>
                          <w:sdtContent>
                            <w:ins w:author="Harishma Rakeshkumar" w:id="3" w:date="2026-09-28T06:05:59Z"/>
                            <w:sdt>
                              <w:sdtPr>
                                <w:id w:val="-1878230891"/>
                                <w:tag w:val="goog_rdk_6"/>
                              </w:sdtPr>
                              <w:sdtContent>
                                <w:ins w:author="Harishma Rakeshkumar" w:id="3" w:date="2026-09-28T06:05:59Z">
                                  <w:r w:rsidDel="00000000" w:rsidR="00000000" w:rsidRPr="00000000">
                                    <w:rPr>
                                      <w:b w:val="1"/>
                                      <w:bCs w:val="1"/>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To</w:t>
                                  </w:r>
                                </w:ins>
                              </w:sdtContent>
                            </w:sdt>
                            <w:ins w:author="Harishma Rakeshkumar" w:id="3" w:date="2026-09-28T06:05:59Z">
                              <w:sdt>
                                <w:sdtPr>
                                  <w:id w:val="-1210139809"/>
                                  <w:tag w:val="goog_rdk_7"/>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326090209"/>
                      <w:tag w:val="goog_rdk_16"/>
                    </w:sdtPr>
                    <w:sdtContent>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71202087"/>
                            <w:tag w:val="goog_rdk_9"/>
                          </w:sdtPr>
                          <w:sdtContent>
                            <w:ins w:author="Harishma Rakeshkumar" w:id="3" w:date="2026-09-28T06:05:59Z"/>
                            <w:sdt>
                              <w:sdtPr>
                                <w:id w:val="1418114499"/>
                                <w:tag w:val="goog_rdk_10"/>
                              </w:sdtPr>
                              <w:sdtContent>
                                <w:ins w:author="Harishma Rakeshkumar" w:id="3" w:date="2026-09-28T06:05:59Z">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w:t>
                                  </w:r>
                                </w:ins>
                              </w:sdtContent>
                            </w:sdt>
                            <w:ins w:author="Harishma Rakeshkumar" w:id="3" w:date="2026-09-28T06:05:59Z">
                              <w:sdt>
                                <w:sdtPr>
                                  <w:id w:val="42955595"/>
                                  <w:tag w:val="goog_rdk_11"/>
                                </w:sdtPr>
                                <w:sdtContent>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sdtContent>
                              </w:sdt>
                              <w:sdt>
                                <w:sdtPr>
                                  <w:id w:val="-1862094352"/>
                                  <w:tag w:val="goog_rdk_12"/>
                                </w:sdtPr>
                                <w:sdtContent>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w:t>
                                  </w:r>
                                </w:sdtContent>
                              </w:sdt>
                              <w:sdt>
                                <w:sdtPr>
                                  <w:id w:val="1785954400"/>
                                  <w:tag w:val="goog_rdk_13"/>
                                </w:sdtPr>
                                <w:sdtContent>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sdtContent>
                              </w:sdt>
                              <w:sdt>
                                <w:sdtPr>
                                  <w:id w:val="367596618"/>
                                  <w:tag w:val="goog_rdk_14"/>
                                </w:sdtPr>
                                <w:sdtContent>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w:t>
                                  </w:r>
                                </w:sdtContent>
                              </w:sdt>
                              <w:sdt>
                                <w:sdtPr>
                                  <w:id w:val="-904619849"/>
                                  <w:tag w:val="goog_rdk_15"/>
                                </w:sdtPr>
                                <w:sdtContent>
                                  <w:r w:rsidDel="00000000" w:rsidR="00000000" w:rsidRPr="00000000">
                                    <w:rPr>
                                      <w:rtl w:val="0"/>
                                    </w:rPr>
                                  </w:r>
                                </w:sdtContent>
                              </w:sdt>
                            </w:ins>
                          </w:sdtContent>
                        </w:sdt>
                      </w:p>
                    </w:sdtContent>
                  </w:sdt>
                </w:tc>
              </w:tr>
            </w:sdtContent>
          </w:sdt>
          <w:sdt>
            <w:sdtPr>
              <w:id w:val="1819670368"/>
              <w:tag w:val="goog_rdk_17"/>
            </w:sdtPr>
            <w:sdtContent>
              <w:tr>
                <w:trPr>
                  <w:cantSplit w:val="0"/>
                  <w:tblHeader w:val="0"/>
                  <w:ins w:author="Harishma Rakeshkumar" w:id="3" w:date="2026-09-28T06:05:5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392601903"/>
                      <w:tag w:val="goog_rdk_21"/>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00696160"/>
                            <w:tag w:val="goog_rdk_18"/>
                          </w:sdtPr>
                          <w:sdtContent>
                            <w:ins w:author="Harishma Rakeshkumar" w:id="3" w:date="2026-09-28T06:05:59Z"/>
                            <w:sdt>
                              <w:sdtPr>
                                <w:id w:val="1422149944"/>
                                <w:tag w:val="goog_rdk_19"/>
                              </w:sdtPr>
                              <w:sdtContent>
                                <w:ins w:author="Harishma Rakeshkumar" w:id="3" w:date="2026-09-28T06:05:59Z">
                                  <w:r w:rsidDel="00000000" w:rsidR="00000000" w:rsidRPr="00000000">
                                    <w:rPr>
                                      <w:b w:val="1"/>
                                      <w:bCs w:val="1"/>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Cc</w:t>
                                  </w:r>
                                </w:ins>
                              </w:sdtContent>
                            </w:sdt>
                            <w:ins w:author="Harishma Rakeshkumar" w:id="3" w:date="2026-09-28T06:05:59Z">
                              <w:sdt>
                                <w:sdtPr>
                                  <w:id w:val="199995502"/>
                                  <w:tag w:val="goog_rdk_20"/>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855179970"/>
                      <w:tag w:val="goog_rdk_25"/>
                    </w:sdtPr>
                    <w:sdtContent>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5978318"/>
                            <w:tag w:val="goog_rdk_22"/>
                          </w:sdtPr>
                          <w:sdtContent>
                            <w:ins w:author="Harishma Rakeshkumar" w:id="3" w:date="2026-09-28T06:05:59Z"/>
                            <w:sdt>
                              <w:sdtPr>
                                <w:id w:val="1218924617"/>
                                <w:tag w:val="goog_rdk_23"/>
                              </w:sdtPr>
                              <w:sdtContent>
                                <w:ins w:author="Harishma Rakeshkumar" w:id="3" w:date="2026-09-28T06:05:59Z">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w:t>
                                  </w:r>
                                </w:ins>
                              </w:sdtContent>
                            </w:sdt>
                            <w:ins w:author="Harishma Rakeshkumar" w:id="3" w:date="2026-09-28T06:05:59Z">
                              <w:sdt>
                                <w:sdtPr>
                                  <w:id w:val="-127849164"/>
                                  <w:tag w:val="goog_rdk_24"/>
                                </w:sdtPr>
                                <w:sdtContent>
                                  <w:r w:rsidDel="00000000" w:rsidR="00000000" w:rsidRPr="00000000">
                                    <w:rPr>
                                      <w:rtl w:val="0"/>
                                    </w:rPr>
                                  </w:r>
                                </w:sdtContent>
                              </w:sdt>
                            </w:ins>
                          </w:sdtContent>
                        </w:sdt>
                      </w:p>
                    </w:sdtContent>
                  </w:sdt>
                </w:tc>
              </w:tr>
            </w:sdtContent>
          </w:sdt>
          <w:sdt>
            <w:sdtPr>
              <w:id w:val="573194166"/>
              <w:tag w:val="goog_rdk_26"/>
            </w:sdtPr>
            <w:sdtContent>
              <w:tr>
                <w:trPr>
                  <w:cantSplit w:val="0"/>
                  <w:tblHeader w:val="0"/>
                  <w:ins w:author="Harishma Rakeshkumar" w:id="3" w:date="2026-09-28T06:05:5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902082304"/>
                      <w:tag w:val="goog_rdk_30"/>
                    </w:sdtPr>
                    <w:sdtContent>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63978788"/>
                            <w:tag w:val="goog_rdk_27"/>
                          </w:sdtPr>
                          <w:sdtContent>
                            <w:ins w:author="Harishma Rakeshkumar" w:id="3" w:date="2026-09-28T06:05:59Z"/>
                            <w:sdt>
                              <w:sdtPr>
                                <w:id w:val="477561239"/>
                                <w:tag w:val="goog_rdk_28"/>
                              </w:sdtPr>
                              <w:sdtContent>
                                <w:ins w:author="Harishma Rakeshkumar" w:id="3" w:date="2026-09-28T06:05:59Z">
                                  <w:r w:rsidDel="00000000" w:rsidR="00000000" w:rsidRPr="00000000">
                                    <w:rPr>
                                      <w:b w:val="1"/>
                                      <w:bCs w:val="1"/>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Bcc</w:t>
                                  </w:r>
                                </w:ins>
                              </w:sdtContent>
                            </w:sdt>
                            <w:ins w:author="Harishma Rakeshkumar" w:id="3" w:date="2026-09-28T06:05:59Z">
                              <w:sdt>
                                <w:sdtPr>
                                  <w:id w:val="1762292206"/>
                                  <w:tag w:val="goog_rdk_29"/>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351035356"/>
                      <w:tag w:val="goog_rdk_34"/>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50018889"/>
                            <w:tag w:val="goog_rdk_31"/>
                          </w:sdtPr>
                          <w:sdtContent>
                            <w:ins w:author="Harishma Rakeshkumar" w:id="3" w:date="2026-09-28T06:05:59Z"/>
                            <w:sdt>
                              <w:sdtPr>
                                <w:id w:val="1384800662"/>
                                <w:tag w:val="goog_rdk_32"/>
                              </w:sdtPr>
                              <w:sdtContent>
                                <w:ins w:author="Harishma Rakeshkumar" w:id="3" w:date="2026-09-28T06:05:59Z">
                                  <w:r w:rsidDel="00000000" w:rsidR="00000000" w:rsidRPr="00000000">
                                    <w:rPr>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Person</w:t>
                                  </w:r>
                                </w:ins>
                              </w:sdtContent>
                            </w:sdt>
                            <w:ins w:author="Harishma Rakeshkumar" w:id="3" w:date="2026-09-28T06:05:59Z">
                              <w:sdt>
                                <w:sdtPr>
                                  <w:id w:val="-315457976"/>
                                  <w:tag w:val="goog_rdk_33"/>
                                </w:sdtPr>
                                <w:sdtContent>
                                  <w:r w:rsidDel="00000000" w:rsidR="00000000" w:rsidRPr="00000000">
                                    <w:rPr>
                                      <w:rtl w:val="0"/>
                                    </w:rPr>
                                  </w:r>
                                </w:sdtContent>
                              </w:sdt>
                            </w:ins>
                          </w:sdtContent>
                        </w:sdt>
                      </w:p>
                    </w:sdtContent>
                  </w:sdt>
                </w:tc>
              </w:tr>
            </w:sdtContent>
          </w:sdt>
          <w:sdt>
            <w:sdtPr>
              <w:id w:val="1655891302"/>
              <w:tag w:val="goog_rdk_35"/>
            </w:sdtPr>
            <w:sdtContent>
              <w:tr>
                <w:trPr>
                  <w:cantSplit w:val="0"/>
                  <w:tblHeader w:val="0"/>
                  <w:ins w:author="Harishma Rakeshkumar" w:id="3" w:date="2026-09-28T06:05:5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669690542"/>
                      <w:tag w:val="goog_rdk_39"/>
                    </w:sdtPr>
                    <w:sdtContent>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3593865"/>
                            <w:tag w:val="goog_rdk_36"/>
                          </w:sdtPr>
                          <w:sdtContent>
                            <w:ins w:author="Harishma Rakeshkumar" w:id="3" w:date="2026-09-28T06:05:59Z"/>
                            <w:sdt>
                              <w:sdtPr>
                                <w:id w:val="-1539765692"/>
                                <w:tag w:val="goog_rdk_37"/>
                              </w:sdtPr>
                              <w:sdtContent>
                                <w:ins w:author="Harishma Rakeshkumar" w:id="3" w:date="2026-09-28T06:05:59Z">
                                  <w:r w:rsidDel="00000000" w:rsidR="00000000" w:rsidRPr="00000000">
                                    <w:rPr>
                                      <w:b w:val="1"/>
                                      <w:bCs w:val="1"/>
                                      <w:rtl w:val="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t xml:space="preserve">Subject</w:t>
                                  </w:r>
                                </w:ins>
                              </w:sdtContent>
                            </w:sdt>
                            <w:ins w:author="Harishma Rakeshkumar" w:id="3" w:date="2026-09-28T06:05:59Z">
                              <w:sdt>
                                <w:sdtPr>
                                  <w:id w:val="-1015573318"/>
                                  <w:tag w:val="goog_rdk_38"/>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770442217"/>
                      <w:tag w:val="goog_rdk_42"/>
                    </w:sdtPr>
                    <w:sdtContent>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3" w:date="2026-09-28T06:05:59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9972895"/>
                            <w:tag w:val="goog_rdk_40"/>
                          </w:sdtPr>
                          <w:sdtContent>
                            <w:ins w:author="Harishma Rakeshkumar" w:id="3" w:date="2026-09-28T06:05:59Z"/>
                            <w:sdt>
                              <w:sdtPr>
                                <w:id w:val="1618531823"/>
                                <w:tag w:val="goog_rdk_41"/>
                              </w:sdtPr>
                              <w:sdtContent>
                                <w:ins w:author="Harishma Rakeshkumar" w:id="3" w:date="2026-09-28T06:05:59Z">
                                  <w:r w:rsidDel="00000000" w:rsidR="00000000" w:rsidRPr="00000000">
                                    <w:rPr>
                                      <w:rtl w:val="0"/>
                                    </w:rPr>
                                  </w:r>
                                </w:ins>
                              </w:sdtContent>
                            </w:sdt>
                            <w:ins w:author="Harishma Rakeshkumar" w:id="3" w:date="2026-09-28T06:05:59Z"/>
                          </w:sdtContent>
                        </w:sdt>
                      </w:p>
                    </w:sdtContent>
                  </w:sdt>
                </w:tc>
              </w:tr>
            </w:sdtContent>
          </w:sdt>
          <w:sdt>
            <w:sdtPr>
              <w:id w:val="237863629"/>
              <w:tag w:val="goog_rdk_43"/>
            </w:sdtPr>
            <w:sdtContent>
              <w:tr>
                <w:trPr>
                  <w:cantSplit w:val="0"/>
                  <w:trHeight w:val="2000" w:hRule="atLeast"/>
                  <w:tblHeader w:val="0"/>
                  <w:ins w:author="Harishma Rakeshkumar" w:id="3" w:date="2026-09-28T06:05:59Z"/>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sdt>
                    <w:sdtPr>
                      <w:id w:val="-995034659"/>
                      <w:tag w:val="goog_rdk_46"/>
                    </w:sdtPr>
                    <w:sdtConten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3" w:date="2026-09-28T06:05:59Z"/>
                            <w:color w:val="222222"/>
                            <w:sz w:val="20"/>
                            <w:szCs w:val="20"/>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8265284"/>
                            <w:tag w:val="goog_rdk_44"/>
                          </w:sdtPr>
                          <w:sdtContent>
                            <w:ins w:author="Harishma Rakeshkumar" w:id="3" w:date="2026-09-28T06:05:59Z"/>
                            <w:sdt>
                              <w:sdtPr>
                                <w:id w:val="-930678754"/>
                                <w:tag w:val="goog_rdk_45"/>
                              </w:sdtPr>
                              <w:sdtContent>
                                <w:ins w:author="Harishma Rakeshkumar" w:id="3" w:date="2026-09-28T06:05:59Z">
                                  <w:r w:rsidDel="00000000" w:rsidR="00000000" w:rsidRPr="00000000">
                                    <w:rPr>
                                      <w:rtl w:val="0"/>
                                    </w:rPr>
                                  </w:r>
                                </w:ins>
                              </w:sdtContent>
                            </w:sdt>
                            <w:ins w:author="Harishma Rakeshkumar" w:id="3" w:date="2026-09-28T06:05:59Z"/>
                          </w:sdtContent>
                        </w:sdt>
                      </w:p>
                    </w:sdtContent>
                  </w:sdt>
                </w:tc>
              </w:tr>
            </w:sdtContent>
          </w:sdt>
        </w:tbl>
      </w:sdtContent>
    </w:sdt>
    <w:sdt>
      <w:sdtPr>
        <w:id w:val="1101248037"/>
        <w:tag w:val="goog_rdk_54"/>
      </w:sdtPr>
      <w:sdtContent>
        <w:p w:rsidR="00000000" w:rsidDel="00000000" w:rsidP="00000000" w:rsidRDefault="00000000" w:rsidRPr="00000000" w14:paraId="0000000C">
          <w:pPr>
            <w:rPr>
              <w:ins w:author="Sri durga devi" w:id="7" w:date="2026-09-28T05:47:41Z"/>
              <w:rPrChange w:author="Harishma Rakeshkumar" w:id="6" w:date="2026-09-28T06:05:59Z">
                <w:rPr>
                  <w:rFonts w:ascii="Arial" w:cs="Arial" w:eastAsia="Arial" w:hAnsi="Arial"/>
                  <w:b w:val="0"/>
                  <w:bCs w:val="0"/>
                  <w:i w:val="0"/>
                  <w:iCs w:val="0"/>
                  <w:smallCaps w:val="0"/>
                  <w:strike w:val="0"/>
                  <w:color w:val="000000"/>
                  <w:sz w:val="22"/>
                  <w:szCs w:val="22"/>
                  <w:u w:val="none"/>
                  <w:shd w:fill="auto" w:val="clear"/>
                  <w:vertAlign w:val="baseline"/>
                </w:rPr>
              </w:rPrChange>
            </w:rPr>
            <w:pPrChange w:author="Harishma Rakeshkumar" w:id="0" w:date="2026-09-28T06:05:59Z">
              <w:pPr>
                <w:pStyle w:val="Title"/>
              </w:pPr>
            </w:pPrChange>
          </w:pPr>
          <w:sdt>
            <w:sdtPr>
              <w:id w:val="993689704"/>
              <w:tag w:val="goog_rdk_52"/>
            </w:sdtPr>
            <w:sdtContent>
              <w:ins w:author="Sri durga devi" w:id="7" w:date="2026-09-28T05:47:41Z"/>
              <w:sdt>
                <w:sdtPr>
                  <w:id w:val="1337779154"/>
                  <w:tag w:val="goog_rdk_53"/>
                </w:sdtPr>
                <w:sdtContent>
                  <w:ins w:author="Sri durga devi" w:id="7" w:date="2026-09-28T05:47:41Z">
                    <w:r w:rsidDel="00000000" w:rsidR="00000000" w:rsidRPr="00000000">
                      <w:rPr>
                        <w:rtl w:val="0"/>
                      </w:rPr>
                    </w:r>
                  </w:ins>
                </w:sdtContent>
              </w:sdt>
              <w:ins w:author="Sri durga devi" w:id="7" w:date="2026-09-28T05:47:41Z">
                <w:bookmarkStart w:colFirst="0" w:colLast="0" w:name="_heading=h.7yfgqiaj0pwe" w:id="0"/>
                <w:bookmarkEnd w:id="0"/>
              </w:ins>
            </w:sdtContent>
          </w:sdt>
        </w:p>
      </w:sdtContent>
    </w:sdt>
    <w:sdt>
      <w:sdtPr>
        <w:id w:val="496493168"/>
        <w:tag w:val="goog_rdk_114"/>
      </w:sdtPr>
      <w:sdtContent>
        <w:p w:rsidR="00000000" w:rsidDel="00000000" w:rsidP="00000000" w:rsidRDefault="00000000" w:rsidRPr="00000000" w14:paraId="0000000D">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ins w:author="Anonymous" w:id="25" w:date="2026-09-27T07:20:49Z"/>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Nivesh" w:id="26" w:date="2026-09-28T05:30:58Z">
                <w:rPr>
                  <w:rFonts w:ascii="Arial" w:cs="Arial" w:eastAsia="Arial" w:hAnsi="Arial"/>
                  <w:b w:val="0"/>
                  <w:bCs w:val="0"/>
                  <w:i w:val="0"/>
                  <w:iCs w:val="0"/>
                  <w:smallCaps w:val="0"/>
                  <w:strike w:val="0"/>
                  <w:color w:val="000000"/>
                  <w:sz w:val="22"/>
                  <w:szCs w:val="22"/>
                  <w:u w:val="none"/>
                  <w:shd w:fill="auto" w:val="clear"/>
                  <w:vertAlign w:val="baseline"/>
                </w:rPr>
              </w:rPrChange>
            </w:rPr>
            <w:pPrChange w:author="Nivesh" w:id="0" w:date="2026-09-28T05:30:58Z">
              <w:pPr/>
            </w:pPrChange>
          </w:pPr>
          <w:sdt>
            <w:sdtPr>
              <w:id w:val="1410832647"/>
              <w:tag w:val="goog_rdk_56"/>
            </w:sdtPr>
            <w:sdtContent>
              <w:ins w:author="Sarathy V" w:id="8" w:date="2026-09-28T05:00:50Z"/>
              <w:sdt>
                <w:sdtPr>
                  <w:id w:val="1441790100"/>
                  <w:tag w:val="goog_rdk_57"/>
                </w:sdtPr>
                <w:sdtContent>
                  <w:ins w:author="Sarathy V" w:id="8" w:date="2026-09-28T05:00:50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ins>
                </w:sdtContent>
              </w:sdt>
              <w:ins w:author="Sarathy V" w:id="8" w:date="2026-09-28T05:00:50Z">
                <w:sdt>
                  <w:sdtPr>
                    <w:id w:val="30407680"/>
                    <w:tag w:val="goog_rdk_58"/>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sdtContent>
                </w:sdt>
              </w:ins>
            </w:sdtContent>
          </w:sdt>
          <w:sdt>
            <w:sdtPr>
              <w:id w:val="-501296196"/>
              <w:tag w:val="goog_rdk_59"/>
            </w:sdtPr>
            <w:sdtContent>
              <w:ins w:author="Dhanu Sri" w:id="10" w:date="2026-09-27T16:29:49Z"/>
              <w:sdt>
                <w:sdtPr>
                  <w:id w:val="1098455196"/>
                  <w:tag w:val="goog_rdk_60"/>
                </w:sdtPr>
                <w:sdtContent>
                  <w:ins w:author="Dhanu Sri" w:id="10" w:date="2026-09-27T16:29:49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Dhanu Sri" w:id="10" w:date="2026-09-27T16:29:49Z"/>
            </w:sdtContent>
          </w:sdt>
          <w:sdt>
            <w:sdtPr>
              <w:id w:val="19662705"/>
              <w:tag w:val="goog_rdk_61"/>
            </w:sdtPr>
            <w:sdtContent>
              <w:ins w:author="Mathumitha" w:id="11" w:date="2026-09-27T12:40:47Z">
                <w:sdt>
                  <w:sdtPr>
                    <w:id w:val="392288899"/>
                    <w:tag w:val="goog_rdk_62"/>
                  </w:sdtPr>
                  <w:sdtContent>
                    <w:del w:author="Priya.A Priya.A" w:id="12" w:date="2026-09-27T13:35:13Z"/>
                  </w:sdtContent>
                </w:sdt>
              </w:ins>
              <w:sdt>
                <w:sdtPr>
                  <w:id w:val="-1405854486"/>
                  <w:tag w:val="goog_rdk_63"/>
                </w:sdtPr>
                <w:sdtContent>
                  <w:ins w:author="Mathumitha" w:id="11" w:date="2026-09-27T12:40:47Z">
                    <w:del w:author="Priya.A Priya.A" w:id="12" w:date="2026-09-27T13:35:13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ff</w:delText>
                      </w:r>
                    </w:del>
                  </w:ins>
                </w:sdtContent>
              </w:sdt>
              <w:ins w:author="Mathumitha" w:id="11" w:date="2026-09-27T12:40:47Z">
                <w:del w:author="Priya.A Priya.A" w:id="12" w:date="2026-09-27T13:35:13Z">
                  <w:sdt>
                    <w:sdtPr>
                      <w:id w:val="-534538044"/>
                      <w:tag w:val="goog_rdk_64"/>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w:delText>
                      </w:r>
                    </w:sdtContent>
                  </w:sdt>
                </w:del>
              </w:ins>
            </w:sdtContent>
          </w:sdt>
          <w:sdt>
            <w:sdtPr>
              <w:id w:val="-1078502149"/>
              <w:tag w:val="goog_rdk_65"/>
            </w:sdtPr>
            <w:sdtContent>
              <w:del w:author="Priya.A Priya.A" w:id="12" w:date="2026-09-27T13:35:13Z"/>
            </w:sdtContent>
          </w:sdt>
          <w:sdt>
            <w:sdtPr>
              <w:id w:val="-154579358"/>
              <w:tag w:val="goog_rdk_66"/>
            </w:sdtPr>
            <w:sdtContent>
              <w:ins w:author="Sharon Balaji" w:id="13" w:date="2026-09-26T14:06:42Z">
                <w:sdt>
                  <w:sdtPr>
                    <w:id w:val="1031367310"/>
                    <w:tag w:val="goog_rdk_67"/>
                  </w:sdtPr>
                  <w:sdtContent>
                    <w:del w:author="Priya.A Priya.A" w:id="12" w:date="2026-09-27T13:35:13Z"/>
                  </w:sdtContent>
                </w:sdt>
              </w:ins>
              <w:sdt>
                <w:sdtPr>
                  <w:id w:val="253971692"/>
                  <w:tag w:val="goog_rdk_68"/>
                </w:sdtPr>
                <w:sdtContent>
                  <w:ins w:author="Sharon Balaji" w:id="13" w:date="2026-09-26T14:06:42Z">
                    <w:del w:author="Priya.A Priya.A" w:id="12" w:date="2026-09-27T13:35:13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PPPPPPP p</w:delText>
                      </w:r>
                    </w:del>
                  </w:ins>
                </w:sdtContent>
              </w:sdt>
              <w:ins w:author="Sharon Balaji" w:id="13" w:date="2026-09-26T14:06:42Z">
                <w:del w:author="Priya.A Priya.A" w:id="12" w:date="2026-09-27T13:35:13Z"/>
              </w:ins>
            </w:sdtContent>
          </w:sdt>
          <w:sdt>
            <w:sdtPr>
              <w:id w:val="-380941845"/>
              <w:tag w:val="goog_rdk_69"/>
            </w:sdtPr>
            <w:sdtContent>
              <w:del w:author="Priya.A Priya.A" w:id="12" w:date="2026-09-27T13:35:13Z"/>
            </w:sdtContent>
          </w:sdt>
          <w:sdt>
            <w:sdtPr>
              <w:id w:val="1179622107"/>
              <w:tag w:val="goog_rdk_70"/>
            </w:sdtPr>
            <w:sdtContent>
              <w:ins w:author="Rozia_Farheen B" w:id="14" w:date="2026-09-26T13:42:11Z">
                <w:sdt>
                  <w:sdtPr>
                    <w:id w:val="-400793236"/>
                    <w:tag w:val="goog_rdk_71"/>
                  </w:sdtPr>
                  <w:sdtContent>
                    <w:del w:author="Priya.A Priya.A" w:id="12" w:date="2026-09-27T13:35:13Z"/>
                  </w:sdtContent>
                </w:sdt>
              </w:ins>
              <w:sdt>
                <w:sdtPr>
                  <w:id w:val="122580507"/>
                  <w:tag w:val="goog_rdk_72"/>
                </w:sdtPr>
                <w:sdtContent>
                  <w:ins w:author="Rozia_Farheen B" w:id="14" w:date="2026-09-26T13:42:11Z">
                    <w:del w:author="Priya.A Priya.A" w:id="12" w:date="2026-09-27T13:35:13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321</w:delText>
                      </w:r>
                    </w:del>
                  </w:ins>
                </w:sdtContent>
              </w:sdt>
              <w:ins w:author="Rozia_Farheen B" w:id="14" w:date="2026-09-26T13:42:11Z">
                <w:del w:author="Priya.A Priya.A" w:id="12" w:date="2026-09-27T13:35:13Z"/>
              </w:ins>
            </w:sdtContent>
          </w:sdt>
          <w:sdt>
            <w:sdtPr>
              <w:id w:val="-1992405692"/>
              <w:tag w:val="goog_rdk_73"/>
            </w:sdtPr>
            <w:sdtContent>
              <w:del w:author="Priya.A Priya.A" w:id="12" w:date="2026-09-27T13:35:13Z"/>
            </w:sdtContent>
          </w:sdt>
          <w:sdt>
            <w:sdtPr>
              <w:id w:val="-1560445622"/>
              <w:tag w:val="goog_rdk_74"/>
            </w:sdtPr>
            <w:sdtContent>
              <w:ins w:author="Selvasree D" w:id="15" w:date="2026-09-26T11:08:25Z">
                <w:sdt>
                  <w:sdtPr>
                    <w:id w:val="-518678165"/>
                    <w:tag w:val="goog_rdk_75"/>
                  </w:sdtPr>
                  <w:sdtContent>
                    <w:del w:author="Priya.A Priya.A" w:id="12" w:date="2026-09-27T13:35:13Z"/>
                  </w:sdtContent>
                </w:sdt>
              </w:ins>
              <w:sdt>
                <w:sdtPr>
                  <w:id w:val="155981459"/>
                  <w:tag w:val="goog_rdk_76"/>
                </w:sdtPr>
                <w:sdtContent>
                  <w:ins w:author="Selvasree D" w:id="15" w:date="2026-09-26T11:08:25Z">
                    <w:del w:author="Priya.A Priya.A" w:id="12" w:date="2026-09-27T13:35:13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del>
                  </w:ins>
                </w:sdtContent>
              </w:sdt>
              <w:ins w:author="Selvasree D" w:id="15" w:date="2026-09-26T11:08:25Z">
                <w:del w:author="Priya.A Priya.A" w:id="12" w:date="2026-09-27T13:35:13Z"/>
              </w:ins>
            </w:sdtContent>
          </w:sdt>
          <w:sdt>
            <w:sdtPr>
              <w:id w:val="-203640355"/>
              <w:tag w:val="goog_rdk_77"/>
            </w:sdtPr>
            <w:sdtContent>
              <w:del w:author="Priya.A Priya.A" w:id="12" w:date="2026-09-27T13:35:13Z"/>
            </w:sdtContent>
          </w:sdt>
          <w:sdt>
            <w:sdtPr>
              <w:id w:val="-937086940"/>
              <w:tag w:val="goog_rdk_78"/>
            </w:sdtPr>
            <w:sdtContent>
              <w:ins w:author="Anonymous" w:id="16" w:date="2026-09-26T11:07:44Z">
                <w:sdt>
                  <w:sdtPr>
                    <w:id w:val="-874814474"/>
                    <w:tag w:val="goog_rdk_79"/>
                  </w:sdtPr>
                  <w:sdtContent>
                    <w:del w:author="Priya.A Priya.A" w:id="12" w:date="2026-09-27T13:35:13Z"/>
                  </w:sdtContent>
                </w:sdt>
              </w:ins>
              <w:sdt>
                <w:sdtPr>
                  <w:id w:val="581692393"/>
                  <w:tag w:val="goog_rdk_80"/>
                </w:sdtPr>
                <w:sdtContent>
                  <w:ins w:author="Anonymous" w:id="16" w:date="2026-09-26T11:07:44Z">
                    <w:del w:author="Priya.A Priya.A" w:id="12" w:date="2026-09-27T13:35:13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PPPPPP</w:delText>
                      </w:r>
                    </w:del>
                  </w:ins>
                </w:sdtContent>
              </w:sdt>
              <w:ins w:author="Anonymous" w:id="16" w:date="2026-09-26T11:07:44Z">
                <w:del w:author="Priya.A Priya.A" w:id="12" w:date="2026-09-27T13:35:13Z"/>
                <w:sdt>
                  <w:sdtPr>
                    <w:id w:val="2043051216"/>
                    <w:tag w:val="goog_rdk_81"/>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PP</w:t>
                    </w:r>
                  </w:sdtContent>
                </w:sdt>
              </w:ins>
            </w:sdtContent>
          </w:sdt>
          <w:sdt>
            <w:sdtPr>
              <w:id w:val="1010449188"/>
              <w:tag w:val="goog_rdk_82"/>
            </w:sdtPr>
            <w:sdtContent>
              <w:ins w:author="Anonymous" w:id="17" w:date="2026-09-25T14:47:02Z"/>
              <w:sdt>
                <w:sdtPr>
                  <w:id w:val="-48209416"/>
                  <w:tag w:val="goog_rdk_83"/>
                </w:sdtPr>
                <w:sdtContent>
                  <w:ins w:author="Anonymous" w:id="17" w:date="2026-09-25T14:47:02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Anonymous" w:id="17" w:date="2026-09-25T14:47:02Z"/>
            </w:sdtContent>
          </w:sdt>
          <w:sdt>
            <w:sdtPr>
              <w:id w:val="1834523197"/>
              <w:tag w:val="goog_rdk_84"/>
            </w:sdtPr>
            <w:sdtContent>
              <w:ins w:author="Anonymous" w:id="18" w:date="2026-09-25T14:49:14Z"/>
              <w:sdt>
                <w:sdtPr>
                  <w:id w:val="-693326612"/>
                  <w:tag w:val="goog_rdk_85"/>
                </w:sdtPr>
                <w:sdtContent>
                  <w:ins w:author="Anonymous" w:id="18" w:date="2026-09-25T14:49:14Z">
                    <w:r w:rsidDel="00000000" w:rsidR="00000000" w:rsidRPr="00000000">
                      <w:rPr>
                        <w:vertAlign w:val="baseline"/>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Anonymous" w:id="18" w:date="2026-09-25T14:49:14Z"/>
            </w:sdtContent>
          </w:sdt>
          <w:sdt>
            <w:sdtPr>
              <w:id w:val="-1864296488"/>
              <w:tag w:val="goog_rdk_86"/>
            </w:sdtPr>
            <w:sdtContent>
              <w:ins w:author="Nivesh" w:id="19" w:date="2026-09-25T10:03:37Z"/>
              <w:sdt>
                <w:sdtPr>
                  <w:id w:val="1301686954"/>
                  <w:tag w:val="goog_rdk_87"/>
                </w:sdtPr>
                <w:sdtContent>
                  <w:ins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t xml:space="preserve">a</w:t>
                    </w:r>
                  </w:ins>
                </w:sdtContent>
              </w:sdt>
              <w:ins w:author="Nivesh" w:id="19" w:date="2026-09-25T10:03:37Z"/>
            </w:sdtContent>
          </w:sdt>
          <w:sdt>
            <w:sdtPr>
              <w:id w:val="-1947263750"/>
              <w:tag w:val="goog_rdk_88"/>
            </w:sdtPr>
            <w:sdtContent>
              <w:ins w:author="Nivesh" w:id="20" w:date="2026-09-25T10:03:37Z">
                <w:sdt>
                  <w:sdtPr>
                    <w:id w:val="-1979201609"/>
                    <w:tag w:val="goog_rdk_89"/>
                  </w:sdtPr>
                  <w:sdtContent>
                    <w:del w:author="Nivesh" w:id="19" w:date="2026-09-25T10:03:37Z"/>
                  </w:sdtContent>
                </w:sdt>
              </w:ins>
              <w:sdt>
                <w:sdtPr>
                  <w:id w:val="1465951218"/>
                  <w:tag w:val="goog_rdk_90"/>
                </w:sdtPr>
                <w:sdtContent>
                  <w:ins w:author="Nivesh" w:id="20" w:date="2026-09-25T10:03:37Z">
                    <w:del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Nivesh" w:id="20" w:date="2026-09-25T10:03:37Z">
                <w:del w:author="Nivesh" w:id="19" w:date="2026-09-25T10:03:37Z"/>
              </w:ins>
            </w:sdtContent>
          </w:sdt>
          <w:sdt>
            <w:sdtPr>
              <w:id w:val="-1158790526"/>
              <w:tag w:val="goog_rdk_91"/>
            </w:sdtPr>
            <w:sdtContent>
              <w:del w:author="Nivesh" w:id="19" w:date="2026-09-25T10:03:37Z"/>
            </w:sdtContent>
          </w:sdt>
          <w:sdt>
            <w:sdtPr>
              <w:id w:val="751098809"/>
              <w:tag w:val="goog_rdk_92"/>
            </w:sdtPr>
            <w:sdtContent>
              <w:ins w:author="Karthika Karthika" w:id="21" w:date="2026-09-26T07:11:02Z">
                <w:sdt>
                  <w:sdtPr>
                    <w:id w:val="-1046365906"/>
                    <w:tag w:val="goog_rdk_93"/>
                  </w:sdtPr>
                  <w:sdtContent>
                    <w:del w:author="Nivesh" w:id="19" w:date="2026-09-25T10:03:37Z"/>
                  </w:sdtContent>
                </w:sdt>
              </w:ins>
              <w:sdt>
                <w:sdtPr>
                  <w:id w:val="635396740"/>
                  <w:tag w:val="goog_rdk_94"/>
                </w:sdtPr>
                <w:sdtContent>
                  <w:ins w:author="Karthika Karthika" w:id="21" w:date="2026-09-26T07:11:02Z">
                    <w:del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z</w:delText>
                      </w:r>
                    </w:del>
                  </w:ins>
                </w:sdtContent>
              </w:sdt>
              <w:ins w:author="Karthika Karthika" w:id="21" w:date="2026-09-26T07:11:02Z">
                <w:del w:author="Nivesh" w:id="19" w:date="2026-09-25T10:03:37Z"/>
              </w:ins>
            </w:sdtContent>
          </w:sdt>
          <w:sdt>
            <w:sdtPr>
              <w:id w:val="-493657843"/>
              <w:tag w:val="goog_rdk_95"/>
            </w:sdtPr>
            <w:sdtContent>
              <w:del w:author="Nivesh" w:id="19" w:date="2026-09-25T10:03:37Z"/>
            </w:sdtContent>
          </w:sdt>
          <w:sdt>
            <w:sdtPr>
              <w:id w:val="212243091"/>
              <w:tag w:val="goog_rdk_96"/>
            </w:sdtPr>
            <w:sdtContent>
              <w:ins w:author="Nivesh" w:id="22" w:date="2026-09-25T10:02:26Z">
                <w:sdt>
                  <w:sdtPr>
                    <w:id w:val="-552795533"/>
                    <w:tag w:val="goog_rdk_97"/>
                  </w:sdtPr>
                  <w:sdtContent>
                    <w:del w:author="Nivesh" w:id="19" w:date="2026-09-25T10:03:37Z"/>
                  </w:sdtContent>
                </w:sdt>
              </w:ins>
              <w:sdt>
                <w:sdtPr>
                  <w:id w:val="1830195241"/>
                  <w:tag w:val="goog_rdk_98"/>
                </w:sdtPr>
                <w:sdtContent>
                  <w:ins w:author="Nivesh" w:id="22" w:date="2026-09-25T10:02:26Z">
                    <w:del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aaaaaaaaa</w:delText>
                      </w:r>
                    </w:del>
                  </w:ins>
                </w:sdtContent>
              </w:sdt>
              <w:ins w:author="Nivesh" w:id="22" w:date="2026-09-25T10:02:26Z">
                <w:del w:author="Nivesh" w:id="19" w:date="2026-09-25T10:03:37Z">
                  <w:sdt>
                    <w:sdtPr>
                      <w:id w:val="-1764423774"/>
                      <w:tag w:val="goog_rdk_99"/>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niveshwa</w:delText>
                      </w:r>
                    </w:sdtContent>
                  </w:sdt>
                  <w:sdt>
                    <w:sdtPr>
                      <w:id w:val="1234833041"/>
                      <w:tag w:val="goog_rdk_100"/>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ran</w:delText>
                      </w:r>
                    </w:sdtContent>
                  </w:sdt>
                </w:del>
              </w:ins>
            </w:sdtContent>
          </w:sdt>
          <w:sdt>
            <w:sdtPr>
              <w:id w:val="-362596621"/>
              <w:tag w:val="goog_rdk_101"/>
            </w:sdtPr>
            <w:sdtContent>
              <w:del w:author="Nivesh" w:id="19" w:date="2026-09-25T10:03:37Z"/>
            </w:sdtContent>
          </w:sdt>
          <w:sdt>
            <w:sdtPr>
              <w:id w:val="1768227754"/>
              <w:tag w:val="goog_rdk_102"/>
            </w:sdtPr>
            <w:sdtContent>
              <w:ins w:author="Anonymous" w:id="23" w:date="2026-09-25T14:53:21Z">
                <w:sdt>
                  <w:sdtPr>
                    <w:id w:val="1820288992"/>
                    <w:tag w:val="goog_rdk_103"/>
                  </w:sdtPr>
                  <w:sdtContent>
                    <w:del w:author="Nivesh" w:id="19" w:date="2026-09-25T10:03:37Z"/>
                  </w:sdtContent>
                </w:sdt>
              </w:ins>
              <w:sdt>
                <w:sdtPr>
                  <w:id w:val="-718490051"/>
                  <w:tag w:val="goog_rdk_104"/>
                </w:sdtPr>
                <w:sdtContent>
                  <w:ins w:author="Anonymous" w:id="23" w:date="2026-09-25T14:53:21Z">
                    <w:del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23" w:date="2026-09-25T14:53:21Z">
                <w:del w:author="Nivesh" w:id="19" w:date="2026-09-25T10:03:37Z"/>
              </w:ins>
            </w:sdtContent>
          </w:sdt>
          <w:sdt>
            <w:sdtPr>
              <w:id w:val="1977928733"/>
              <w:tag w:val="goog_rdk_105"/>
            </w:sdtPr>
            <w:sdtContent>
              <w:del w:author="Nivesh" w:id="19" w:date="2026-09-25T10:03:37Z"/>
            </w:sdtContent>
          </w:sdt>
          <w:sdt>
            <w:sdtPr>
              <w:id w:val="762045104"/>
              <w:tag w:val="goog_rdk_106"/>
            </w:sdtPr>
            <w:sdtContent>
              <w:ins w:author="Indhumathi T" w:id="24" w:date="2026-09-26T09:49:34Z">
                <w:sdt>
                  <w:sdtPr>
                    <w:id w:val="605657718"/>
                    <w:tag w:val="goog_rdk_107"/>
                  </w:sdtPr>
                  <w:sdtContent>
                    <w:del w:author="Nivesh" w:id="19" w:date="2026-09-25T10:03:37Z"/>
                  </w:sdtContent>
                </w:sdt>
              </w:ins>
              <w:sdt>
                <w:sdtPr>
                  <w:id w:val="2098783675"/>
                  <w:tag w:val="goog_rdk_108"/>
                </w:sdtPr>
                <w:sdtContent>
                  <w:ins w:author="Indhumathi T" w:id="24" w:date="2026-09-26T09:49:34Z">
                    <w:del w:author="Nivesh" w:id="19" w:date="2026-09-25T10:03:37Z">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w:delText>
                      </w:r>
                    </w:del>
                  </w:ins>
                </w:sdtContent>
              </w:sdt>
              <w:ins w:author="Indhumathi T" w:id="24" w:date="2026-09-26T09:49:34Z">
                <w:del w:author="Nivesh" w:id="19" w:date="2026-09-25T10:03:37Z">
                  <w:sdt>
                    <w:sdtPr>
                      <w:id w:val="-1890306277"/>
                      <w:tag w:val="goog_rdk_109"/>
                    </w:sdtPr>
                    <w:sdtContent>
                      <w:r w:rsidDel="00000000" w:rsidR="00000000" w:rsidRPr="00000000">
                        <w:rPr>
                          <w:rtl w:val="0"/>
                          <w:rPrChange w:author="Sri durga devi" w:id="9" w:date="2026-09-28T05:44:2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y</w:delText>
                      </w:r>
                    </w:sdtContent>
                  </w:sdt>
                </w:del>
              </w:ins>
            </w:sdtContent>
          </w:sdt>
          <w:sdt>
            <w:sdtPr>
              <w:id w:val="-1616961010"/>
              <w:tag w:val="goog_rdk_110"/>
            </w:sdtPr>
            <w:sdtContent>
              <w:del w:author="Nivesh" w:id="19" w:date="2026-09-25T10:03:37Z"/>
            </w:sdtContent>
          </w:sdt>
          <w:sdt>
            <w:sdtPr>
              <w:id w:val="1061430588"/>
              <w:tag w:val="goog_rdk_111"/>
            </w:sdtPr>
            <w:sdtContent>
              <w:ins w:author="Anonymous" w:id="25" w:date="2026-09-27T07:20:49Z">
                <w:sdt>
                  <w:sdtPr>
                    <w:id w:val="1347164107"/>
                    <w:tag w:val="goog_rdk_112"/>
                  </w:sdtPr>
                  <w:sdtContent>
                    <w:del w:author="Nivesh" w:id="19" w:date="2026-09-25T10:03:37Z"/>
                  </w:sdtContent>
                </w:sdt>
              </w:ins>
              <w:sdt>
                <w:sdtPr>
                  <w:id w:val="1562795023"/>
                  <w:tag w:val="goog_rdk_113"/>
                </w:sdtPr>
                <w:sdtContent>
                  <w:ins w:author="Anonymous" w:id="25" w:date="2026-09-27T07:20:49Z">
                    <w:del w:author="Nivesh" w:id="19" w:date="2026-09-25T10:03:37Z">
                      <w:r w:rsidDel="00000000" w:rsidR="00000000" w:rsidRPr="00000000">
                        <w:rPr>
                          <w:rtl w:val="0"/>
                        </w:rPr>
                      </w:r>
                    </w:del>
                  </w:ins>
                </w:sdtContent>
              </w:sdt>
              <w:ins w:author="Anonymous" w:id="25" w:date="2026-09-27T07:20:49Z">
                <w:del w:author="Nivesh" w:id="19" w:date="2026-09-25T10:03:37Z"/>
              </w:ins>
            </w:sdtContent>
          </w:sdt>
        </w:p>
      </w:sdtContent>
    </w:sdt>
    <w:sdt>
      <w:sdtPr>
        <w:id w:val="-265791130"/>
        <w:tag w:val="goog_rdk_121"/>
      </w:sdtPr>
      <w:sdtContent>
        <w:p w:rsidR="00000000" w:rsidDel="00000000" w:rsidP="00000000" w:rsidRDefault="00000000" w:rsidRPr="00000000" w14:paraId="0000000E">
          <w:pPr>
            <w:pStyle w:val="Title"/>
            <w:rPr>
              <w:ins w:author="Rozia_Farheen B" w:id="27" w:date="2026-09-26T13:32:14Z"/>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vaishnavi N" w:id="29" w:date="2026-09-28T07:26:12Z">
                <w:rPr>
                  <w:rFonts w:ascii="Arial" w:cs="Arial" w:eastAsia="Arial" w:hAnsi="Arial"/>
                  <w:b w:val="0"/>
                  <w:bCs w:val="0"/>
                  <w:i w:val="0"/>
                  <w:iCs w:val="0"/>
                  <w:smallCaps w:val="0"/>
                  <w:strike w:val="0"/>
                  <w:color w:val="000000"/>
                  <w:sz w:val="22"/>
                  <w:szCs w:val="22"/>
                  <w:u w:val="none"/>
                  <w:shd w:fill="auto" w:val="clear"/>
                  <w:vertAlign w:val="baseline"/>
                </w:rPr>
              </w:rPrChange>
            </w:rPr>
            <w:pPrChange w:author="vaishnavi N" w:id="0" w:date="2026-09-28T07:26:12Z">
              <w:pPr/>
            </w:pPrChange>
          </w:pPr>
          <w:sdt>
            <w:sdtPr>
              <w:id w:val="1754775251"/>
              <w:tag w:val="goog_rdk_118"/>
            </w:sdtPr>
            <w:sdtContent>
              <w:ins w:author="Rozia_Farheen B" w:id="27" w:date="2026-09-26T13:32:14Z">
                <w:sdt>
                  <w:sdtPr>
                    <w:id w:val="-1723182193"/>
                    <w:tag w:val="goog_rdk_119"/>
                  </w:sdtPr>
                  <w:sdtContent>
                    <w:del w:author="Nivesh" w:id="19" w:date="2026-09-25T10:03:37Z"/>
                  </w:sdtContent>
                </w:sdt>
              </w:ins>
              <w:sdt>
                <w:sdtPr>
                  <w:id w:val="-1982701331"/>
                  <w:tag w:val="goog_rdk_120"/>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sdt>
      <w:sdtPr>
        <w:lock w:val="contentLocked"/>
        <w:id w:val="-516517124"/>
        <w:tag w:val="goog_rdk_539"/>
      </w:sdtPr>
      <w:sdtContent>
        <w:tbl>
          <w:tblPr>
            <w:tblStyle w:val="Table2"/>
            <w:tblW w:w="805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869"/>
            <w:gridCol w:w="2592"/>
            <w:tblGridChange w:id="0">
              <w:tblGrid>
                <w:gridCol w:w="2592"/>
                <w:gridCol w:w="2869"/>
                <w:gridCol w:w="2592"/>
              </w:tblGrid>
            </w:tblGridChange>
          </w:tblGrid>
          <w:sdt>
            <w:sdtPr>
              <w:id w:val="939805165"/>
              <w:tag w:val="goog_rdk_122"/>
            </w:sdtPr>
            <w:sdtContent>
              <w:tr>
                <w:trPr>
                  <w:cantSplit w:val="0"/>
                  <w:trHeight w:val="1140.6249999999998" w:hRule="atLeast"/>
                  <w:tblHeader w:val="1"/>
                  <w:ins w:author="Rozia_Farheen B" w:id="27" w:date="2026-09-26T13:32:14Z"/>
                  <w:del w:author="Nivesh" w:id="19" w:date="2026-09-25T10:03:37Z"/>
                  <w:trPrChange w:author="sabaRi" w:id="30" w:date="2026-09-26T16:24:32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Change w:author="sabaRi" w:id="30" w:date="2026-09-26T16:24:32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tcPrChange>
                  </w:tcPr>
                  <w:sdt>
                    <w:sdtPr>
                      <w:id w:val="2045076522"/>
                      <w:tag w:val="goog_rdk_126"/>
                    </w:sdtPr>
                    <w:sdtContent>
                      <w:p w:rsidR="00000000" w:rsidDel="00000000" w:rsidP="00000000" w:rsidRDefault="00000000" w:rsidRPr="00000000" w14:paraId="0000000F">
                        <w:pPr>
                          <w:pStyle w:val="Heading2"/>
                          <w:widowControl w:val="0"/>
                          <w:spacing w:after="120" w:before="120" w:lineRule="auto"/>
                          <w:ind w:left="0" w:firstLine="0"/>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43374274"/>
                            <w:tag w:val="goog_rdk_123"/>
                          </w:sdtPr>
                          <w:sdtContent>
                            <w:ins w:author="Rozia_Farheen B" w:id="27" w:date="2026-09-26T13:32:14Z">
                              <w:sdt>
                                <w:sdtPr>
                                  <w:id w:val="282561776"/>
                                  <w:tag w:val="goog_rdk_124"/>
                                </w:sdtPr>
                                <w:sdtContent>
                                  <w:del w:author="Nivesh" w:id="19" w:date="2026-09-25T10:03:37Z"/>
                                </w:sdtContent>
                              </w:sdt>
                            </w:ins>
                            <w:sdt>
                              <w:sdtPr>
                                <w:id w:val="-2126685381"/>
                                <w:tag w:val="goog_rdk_125"/>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Rozia_Farheen B" w:id="27" w:date="2026-09-26T13:32:14Z">
                              <w:del w:author="Nivesh" w:id="19" w:date="2026-09-25T10:03:37Z">
                                <w:bookmarkStart w:colFirst="0" w:colLast="0" w:name="_heading=h.hb062lh5p4j3" w:id="1"/>
                                <w:bookmarkEnd w:id="1"/>
                              </w:del>
                            </w:ins>
                          </w:sdtContent>
                        </w:sdt>
                      </w:p>
                    </w:sdtContent>
                  </w:sdt>
                </w:tc>
              </w:tr>
            </w:sdtContent>
          </w:sdt>
          <w:sdt>
            <w:sdtPr>
              <w:id w:val="-2003780533"/>
              <w:tag w:val="goog_rdk_135"/>
            </w:sdtPr>
            <w:sdtContent>
              <w:tr>
                <w:trPr>
                  <w:cantSplit w:val="0"/>
                  <w:tblHeader w:val="1"/>
                  <w:ins w:author="Rozia_Farheen B" w:id="27" w:date="2026-09-26T13:32:14Z"/>
                  <w:del w:author="Nivesh" w:id="19" w:date="2026-09-25T10:03:37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sdt>
                    <w:sdtPr>
                      <w:id w:val="-218966838"/>
                      <w:tag w:val="goog_rdk_141"/>
                    </w:sdtPr>
                    <w:sdtConten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40855794"/>
                            <w:tag w:val="goog_rdk_136"/>
                          </w:sdtPr>
                          <w:sdtContent>
                            <w:ins w:author="Rozia_Farheen B" w:id="27" w:date="2026-09-26T13:32:14Z">
                              <w:sdt>
                                <w:sdtPr>
                                  <w:id w:val="-942618585"/>
                                  <w:tag w:val="goog_rdk_137"/>
                                </w:sdtPr>
                                <w:sdtContent>
                                  <w:del w:author="Nivesh" w:id="19" w:date="2026-09-25T10:03:37Z">
                                    <w:r w:rsidDel="00000000" w:rsidR="00000000" w:rsidRPr="00000000">
                                      <w:rPr>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26916913" name="image8.png"/>
                                          <a:graphic>
                                            <a:graphicData uri="http://schemas.openxmlformats.org/drawingml/2006/picture">
                                              <pic:pic>
                                                <pic:nvPicPr>
                                                  <pic:cNvPr descr="Files" id="0" name="image8.png"/>
                                                  <pic:cNvPicPr preferRelativeResize="0"/>
                                                </pic:nvPicPr>
                                                <pic:blipFill>
                                                  <a:blip r:embed="rId9"/>
                                                  <a:srcRect b="0" l="0" r="0" t="0"/>
                                                  <a:stretch>
                                                    <a:fillRect/>
                                                  </a:stretch>
                                                </pic:blipFill>
                                                <pic:spPr>
                                                  <a:xfrm>
                                                    <a:off x="0" y="0"/>
                                                    <a:ext cx="190500" cy="152400"/>
                                                  </a:xfrm>
                                                  <a:prstGeom prst="rect"/>
                                                  <a:ln/>
                                                </pic:spPr>
                                              </pic:pic>
                                            </a:graphicData>
                                          </a:graphic>
                                        </wp:inline>
                                      </w:drawing>
                                    </w:r>
                                  </w:del>
                                </w:sdtContent>
                              </w:sdt>
                            </w:ins>
                            <w:sdt>
                              <w:sdtPr>
                                <w:id w:val="-482622427"/>
                                <w:tag w:val="goog_rdk_138"/>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27" w:date="2026-09-26T13:32:14Z">
                              <w:del w:author="Nivesh" w:id="19" w:date="2026-09-25T10:03:37Z">
                                <w:sdt>
                                  <w:sdtPr>
                                    <w:id w:val="1271362563"/>
                                    <w:tag w:val="goog_rdk_139"/>
                                  </w:sdtPr>
                                  <w:sdtContent>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sdtContent>
                                </w:sdt>
                                <w:sdt>
                                  <w:sdtPr>
                                    <w:id w:val="-1427262486"/>
                                    <w:tag w:val="goog_rdk_14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sdt>
                    <w:sdtPr>
                      <w:id w:val="334237913"/>
                      <w:tag w:val="goog_rdk_147"/>
                    </w:sdtPr>
                    <w:sdtConten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32324132"/>
                            <w:tag w:val="goog_rdk_142"/>
                          </w:sdtPr>
                          <w:sdtContent>
                            <w:ins w:author="Rozia_Farheen B" w:id="27" w:date="2026-09-26T13:32:14Z">
                              <w:sdt>
                                <w:sdtPr>
                                  <w:id w:val="-1164010095"/>
                                  <w:tag w:val="goog_rdk_143"/>
                                </w:sdtPr>
                                <w:sdtContent>
                                  <w:del w:author="Nivesh" w:id="19" w:date="2026-09-25T10:03:37Z">
                                    <w:r w:rsidDel="00000000" w:rsidR="00000000" w:rsidRPr="00000000">
                                      <w:rPr>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126916916" name="image10.png"/>
                                          <a:graphic>
                                            <a:graphicData uri="http://schemas.openxmlformats.org/drawingml/2006/picture">
                                              <pic:pic>
                                                <pic:nvPicPr>
                                                  <pic:cNvPr descr="No type" id="0" name="image10.png"/>
                                                  <pic:cNvPicPr preferRelativeResize="0"/>
                                                </pic:nvPicPr>
                                                <pic:blipFill>
                                                  <a:blip r:embed="rId10"/>
                                                  <a:srcRect b="0" l="0" r="0" t="0"/>
                                                  <a:stretch>
                                                    <a:fillRect/>
                                                  </a:stretch>
                                                </pic:blipFill>
                                                <pic:spPr>
                                                  <a:xfrm>
                                                    <a:off x="0" y="0"/>
                                                    <a:ext cx="190500" cy="152400"/>
                                                  </a:xfrm>
                                                  <a:prstGeom prst="rect"/>
                                                  <a:ln/>
                                                </pic:spPr>
                                              </pic:pic>
                                            </a:graphicData>
                                          </a:graphic>
                                        </wp:inline>
                                      </w:drawing>
                                    </w:r>
                                  </w:del>
                                </w:sdtContent>
                              </w:sdt>
                            </w:ins>
                            <w:sdt>
                              <w:sdtPr>
                                <w:id w:val="-761124434"/>
                                <w:tag w:val="goog_rdk_144"/>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27" w:date="2026-09-26T13:32:14Z">
                              <w:del w:author="Nivesh" w:id="19" w:date="2026-09-25T10:03:37Z">
                                <w:sdt>
                                  <w:sdtPr>
                                    <w:id w:val="1404310499"/>
                                    <w:tag w:val="goog_rdk_145"/>
                                  </w:sdtPr>
                                  <w:sdtContent>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Description</w:delText>
                                    </w:r>
                                  </w:sdtContent>
                                </w:sdt>
                                <w:sdt>
                                  <w:sdtPr>
                                    <w:id w:val="1057055531"/>
                                    <w:tag w:val="goog_rdk_146"/>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sdt>
                    <w:sdtPr>
                      <w:id w:val="-1740641636"/>
                      <w:tag w:val="goog_rdk_153"/>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715996"/>
                            <w:tag w:val="goog_rdk_148"/>
                          </w:sdtPr>
                          <w:sdtContent>
                            <w:ins w:author="Rozia_Farheen B" w:id="27" w:date="2026-09-26T13:32:14Z">
                              <w:sdt>
                                <w:sdtPr>
                                  <w:id w:val="-38740995"/>
                                  <w:tag w:val="goog_rdk_149"/>
                                </w:sdtPr>
                                <w:sdtContent>
                                  <w:del w:author="Nivesh" w:id="19" w:date="2026-09-25T10:03:37Z">
                                    <w:r w:rsidDel="00000000" w:rsidR="00000000" w:rsidRPr="00000000">
                                      <w:rPr>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2126916920" name="image19.png"/>
                                          <a:graphic>
                                            <a:graphicData uri="http://schemas.openxmlformats.org/drawingml/2006/picture">
                                              <pic:pic>
                                                <pic:nvPicPr>
                                                  <pic:cNvPr descr="Dropdowns" id="0" name="image19.png"/>
                                                  <pic:cNvPicPr preferRelativeResize="0"/>
                                                </pic:nvPicPr>
                                                <pic:blipFill>
                                                  <a:blip r:embed="rId11"/>
                                                  <a:srcRect b="0" l="0" r="0" t="0"/>
                                                  <a:stretch>
                                                    <a:fillRect/>
                                                  </a:stretch>
                                                </pic:blipFill>
                                                <pic:spPr>
                                                  <a:xfrm>
                                                    <a:off x="0" y="0"/>
                                                    <a:ext cx="190500" cy="152400"/>
                                                  </a:xfrm>
                                                  <a:prstGeom prst="rect"/>
                                                  <a:ln/>
                                                </pic:spPr>
                                              </pic:pic>
                                            </a:graphicData>
                                          </a:graphic>
                                        </wp:inline>
                                      </w:drawing>
                                    </w:r>
                                  </w:del>
                                </w:sdtContent>
                              </w:sdt>
                            </w:ins>
                            <w:sdt>
                              <w:sdtPr>
                                <w:id w:val="1597596094"/>
                                <w:tag w:val="goog_rdk_150"/>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27" w:date="2026-09-26T13:32:14Z">
                              <w:del w:author="Nivesh" w:id="19" w:date="2026-09-25T10:03:37Z">
                                <w:sdt>
                                  <w:sdtPr>
                                    <w:id w:val="1100639785"/>
                                    <w:tag w:val="goog_rdk_151"/>
                                  </w:sdtPr>
                                  <w:sdtContent>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Status</w:delText>
                                    </w:r>
                                  </w:sdtContent>
                                </w:sdt>
                                <w:sdt>
                                  <w:sdtPr>
                                    <w:id w:val="-2112986509"/>
                                    <w:tag w:val="goog_rdk_152"/>
                                  </w:sdtPr>
                                  <w:sdtContent>
                                    <w:r w:rsidDel="00000000" w:rsidR="00000000" w:rsidRPr="00000000">
                                      <w:rPr>
                                        <w:rtl w:val="0"/>
                                      </w:rPr>
                                    </w:r>
                                  </w:sdtContent>
                                </w:sdt>
                              </w:del>
                            </w:ins>
                          </w:sdtContent>
                        </w:sdt>
                      </w:p>
                    </w:sdtContent>
                  </w:sdt>
                </w:tc>
              </w:tr>
            </w:sdtContent>
          </w:sdt>
          <w:sdt>
            <w:sdtPr>
              <w:id w:val="629612891"/>
              <w:tag w:val="goog_rdk_154"/>
            </w:sdtPr>
            <w:sdtContent>
              <w:tr>
                <w:trPr>
                  <w:cantSplit w:val="0"/>
                  <w:tblHeader w:val="0"/>
                  <w:ins w:author="Rozia_Farheen B" w:id="27" w:date="2026-09-26T13:32:1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205105480"/>
                      <w:tag w:val="goog_rdk_164"/>
                    </w:sdtPr>
                    <w:sdtConten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0835190"/>
                            <w:tag w:val="goog_rdk_155"/>
                          </w:sdtPr>
                          <w:sdtContent>
                            <w:ins w:author="Rozia_Farheen B" w:id="27" w:date="2026-09-26T13:32:14Z">
                              <w:sdt>
                                <w:sdtPr>
                                  <w:id w:val="-2097286505"/>
                                  <w:tag w:val="goog_rdk_156"/>
                                </w:sdtPr>
                                <w:sdtContent>
                                  <w:del w:author="Nivesh" w:id="19" w:date="2026-09-25T10:03:37Z"/>
                                </w:sdtContent>
                              </w:sdt>
                            </w:ins>
                            <w:sdt>
                              <w:sdtPr>
                                <w:id w:val="168508418"/>
                                <w:tag w:val="goog_rdk_157"/>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27" w:date="2026-09-26T13:32:14Z">
                              <w:del w:author="Nivesh" w:id="19" w:date="2026-09-25T10:03:37Z"/>
                            </w:ins>
                          </w:sdtContent>
                        </w:sdt>
                        <w:sdt>
                          <w:sdtPr>
                            <w:id w:val="1290832050"/>
                            <w:tag w:val="goog_rdk_158"/>
                          </w:sdtPr>
                          <w:sdtContent>
                            <w:ins w:author="Sharon Balaji" w:id="31" w:date="2026-09-26T14:08:34Z">
                              <w:sdt>
                                <w:sdtPr>
                                  <w:id w:val="-2070504049"/>
                                  <w:tag w:val="goog_rdk_159"/>
                                </w:sdtPr>
                                <w:sdtContent>
                                  <w:del w:author="Nivesh" w:id="19" w:date="2026-09-25T10:03:37Z"/>
                                </w:sdtContent>
                              </w:sdt>
                            </w:ins>
                            <w:sdt>
                              <w:sdtPr>
                                <w:id w:val="-516646592"/>
                                <w:tag w:val="goog_rdk_160"/>
                              </w:sdtPr>
                              <w:sdtContent>
                                <w:ins w:author="Sharon Balaji" w:id="31" w:date="2026-09-26T14:08:3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del>
                                </w:ins>
                              </w:sdtContent>
                            </w:sdt>
                            <w:ins w:author="Sharon Balaji" w:id="31" w:date="2026-09-26T14:08:34Z">
                              <w:del w:author="Nivesh" w:id="19" w:date="2026-09-25T10:03:37Z"/>
                            </w:ins>
                          </w:sdtContent>
                        </w:sdt>
                        <w:sdt>
                          <w:sdtPr>
                            <w:id w:val="-1262446279"/>
                            <w:tag w:val="goog_rdk_161"/>
                          </w:sdtPr>
                          <w:sdtContent>
                            <w:ins w:author="Rozia_Farheen B" w:id="27" w:date="2026-09-26T13:32:14Z">
                              <w:sdt>
                                <w:sdtPr>
                                  <w:id w:val="1745837824"/>
                                  <w:tag w:val="goog_rdk_162"/>
                                </w:sdtPr>
                                <w:sdtContent>
                                  <w:del w:author="Nivesh" w:id="19" w:date="2026-09-25T10:03:37Z"/>
                                </w:sdtContent>
                              </w:sdt>
                            </w:ins>
                            <w:sdt>
                              <w:sdtPr>
                                <w:id w:val="-297045517"/>
                                <w:tag w:val="goog_rdk_163"/>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229860051"/>
                      <w:tag w:val="goog_rdk_168"/>
                    </w:sdtPr>
                    <w:sdtContent>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9969876"/>
                            <w:tag w:val="goog_rdk_165"/>
                          </w:sdtPr>
                          <w:sdtContent>
                            <w:ins w:author="Rozia_Farheen B" w:id="27" w:date="2026-09-26T13:32:14Z">
                              <w:sdt>
                                <w:sdtPr>
                                  <w:id w:val="1660985843"/>
                                  <w:tag w:val="goog_rdk_166"/>
                                </w:sdtPr>
                                <w:sdtContent>
                                  <w:del w:author="Nivesh" w:id="19" w:date="2026-09-25T10:03:37Z"/>
                                </w:sdtContent>
                              </w:sdt>
                            </w:ins>
                            <w:sdt>
                              <w:sdtPr>
                                <w:id w:val="847475625"/>
                                <w:tag w:val="goog_rdk_167"/>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5694707"/>
                      <w:tag w:val="goog_rdk_172"/>
                    </w:sdtPr>
                    <w:sdtContent>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2905209"/>
                            <w:tag w:val="goog_rdk_169"/>
                          </w:sdtPr>
                          <w:sdtContent>
                            <w:ins w:author="Rozia_Farheen B" w:id="27" w:date="2026-09-26T13:32:14Z">
                              <w:sdt>
                                <w:sdtPr>
                                  <w:id w:val="-730340573"/>
                                  <w:tag w:val="goog_rdk_170"/>
                                </w:sdtPr>
                                <w:sdtContent>
                                  <w:del w:author="Nivesh" w:id="19" w:date="2026-09-25T10:03:37Z">
                                    <w:sdt>
                                      <w:sdtPr>
                                        <w:alias w:val="Review status"/>
                                        <w:id w:val="-418889581"/>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del>
                                </w:sdtContent>
                              </w:sdt>
                            </w:ins>
                            <w:sdt>
                              <w:sdtPr>
                                <w:id w:val="-66524103"/>
                                <w:tag w:val="goog_rdk_171"/>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r>
            </w:sdtContent>
          </w:sdt>
          <w:sdt>
            <w:sdtPr>
              <w:id w:val="992720098"/>
              <w:tag w:val="goog_rdk_173"/>
            </w:sdtPr>
            <w:sdtContent>
              <w:tr>
                <w:trPr>
                  <w:cantSplit w:val="0"/>
                  <w:tblHeader w:val="0"/>
                  <w:ins w:author="Rozia_Farheen B" w:id="27" w:date="2026-09-26T13:32:1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808595075"/>
                      <w:tag w:val="goog_rdk_178"/>
                    </w:sdtPr>
                    <w:sdtConten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8454197"/>
                            <w:tag w:val="goog_rdk_174"/>
                          </w:sdtPr>
                          <w:sdtContent>
                            <w:ins w:author="Rozia_Farheen B" w:id="27" w:date="2026-09-26T13:32:14Z">
                              <w:sdt>
                                <w:sdtPr>
                                  <w:id w:val="762796815"/>
                                  <w:tag w:val="goog_rdk_175"/>
                                </w:sdtPr>
                                <w:sdtContent>
                                  <w:del w:author="Nivesh" w:id="19" w:date="2026-09-25T10:03:37Z"/>
                                </w:sdtContent>
                              </w:sdt>
                            </w:ins>
                            <w:sdt>
                              <w:sdtPr>
                                <w:id w:val="-1826920595"/>
                                <w:tag w:val="goog_rdk_176"/>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27" w:date="2026-09-26T13:32:14Z">
                              <w:del w:author="Nivesh" w:id="19" w:date="2026-09-25T10:03:37Z">
                                <w:sdt>
                                  <w:sdtPr>
                                    <w:id w:val="-322415221"/>
                                    <w:tag w:val="goog_rdk_177"/>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46192371"/>
                      <w:tag w:val="goog_rdk_182"/>
                    </w:sdtPr>
                    <w:sdtContent>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33400777"/>
                            <w:tag w:val="goog_rdk_179"/>
                          </w:sdtPr>
                          <w:sdtContent>
                            <w:ins w:author="Rozia_Farheen B" w:id="27" w:date="2026-09-26T13:32:14Z">
                              <w:sdt>
                                <w:sdtPr>
                                  <w:id w:val="923502183"/>
                                  <w:tag w:val="goog_rdk_180"/>
                                </w:sdtPr>
                                <w:sdtContent>
                                  <w:del w:author="Nivesh" w:id="19" w:date="2026-09-25T10:03:37Z"/>
                                </w:sdtContent>
                              </w:sdt>
                            </w:ins>
                            <w:sdt>
                              <w:sdtPr>
                                <w:id w:val="-587797652"/>
                                <w:tag w:val="goog_rdk_181"/>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491157322"/>
                      <w:tag w:val="goog_rdk_186"/>
                    </w:sdtPr>
                    <w:sdtContent>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6337953"/>
                            <w:tag w:val="goog_rdk_183"/>
                          </w:sdtPr>
                          <w:sdtContent>
                            <w:ins w:author="Rozia_Farheen B" w:id="27" w:date="2026-09-26T13:32:14Z">
                              <w:sdt>
                                <w:sdtPr>
                                  <w:id w:val="-492991006"/>
                                  <w:tag w:val="goog_rdk_184"/>
                                </w:sdtPr>
                                <w:sdtContent>
                                  <w:del w:author="Nivesh" w:id="19" w:date="2026-09-25T10:03:37Z">
                                    <w:sdt>
                                      <w:sdtPr>
                                        <w:alias w:val="Review status"/>
                                        <w:id w:val="-189527040"/>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
                              <w:sdtPr>
                                <w:id w:val="-552160672"/>
                                <w:tag w:val="goog_rdk_185"/>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r>
            </w:sdtContent>
          </w:sdt>
          <w:sdt>
            <w:sdtPr>
              <w:id w:val="-1253806111"/>
              <w:tag w:val="goog_rdk_187"/>
            </w:sdtPr>
            <w:sdtContent>
              <w:tr>
                <w:trPr>
                  <w:cantSplit w:val="0"/>
                  <w:tblHeader w:val="0"/>
                  <w:ins w:author="Rozia_Farheen B" w:id="27" w:date="2026-09-26T13:32:1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445534546"/>
                      <w:tag w:val="goog_rdk_197"/>
                    </w:sdtPr>
                    <w:sdtContent>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0270482"/>
                            <w:tag w:val="goog_rdk_190"/>
                          </w:sdtPr>
                          <w:sdtContent>
                            <w:ins w:author="Sharon Balaji" w:id="32" w:date="2026-09-26T14:16:20Z">
                              <w:sdt>
                                <w:sdtPr>
                                  <w:id w:val="1632468905"/>
                                  <w:tag w:val="goog_rdk_191"/>
                                </w:sdtPr>
                                <w:sdtContent>
                                  <w:del w:author="Nivesh" w:id="19" w:date="2026-09-25T10:03:37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059044077"/>
                                        <w:tag w:val="goog_rdk_192"/>
                                      </w:sdtPr>
                                      <w:sdtContent>
                                        <w:r w:rsidDel="00000000" w:rsidR="00000000" w:rsidRPr="00000000">
                                          <w:rPr>
                                            <w:rtl w:val="0"/>
                                            <w:rPrChange w:author="Rozia_Farheen B" w:id="28" w:date="2026-09-26T13:32:1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291541104"/>
                            <w:tag w:val="goog_rdk_193"/>
                          </w:sdtPr>
                          <w:sdtContent>
                            <w:ins w:author="Rozia_Farheen B" w:id="27" w:date="2026-09-26T13:32:14Z">
                              <w:sdt>
                                <w:sdtPr>
                                  <w:id w:val="834923593"/>
                                  <w:tag w:val="goog_rdk_194"/>
                                </w:sdtPr>
                                <w:sdtContent>
                                  <w:del w:author="Nivesh" w:id="19" w:date="2026-09-25T10:03:37Z"/>
                                </w:sdtContent>
                              </w:sdt>
                            </w:ins>
                            <w:sdt>
                              <w:sdtPr>
                                <w:id w:val="-2044865814"/>
                                <w:tag w:val="goog_rdk_195"/>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27" w:date="2026-09-26T13:32:14Z">
                              <w:del w:author="Nivesh" w:id="19" w:date="2026-09-25T10:03:37Z">
                                <w:sdt>
                                  <w:sdtPr>
                                    <w:id w:val="280917235"/>
                                    <w:tag w:val="goog_rdk_196"/>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067393024"/>
                      <w:tag w:val="goog_rdk_201"/>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7691387"/>
                            <w:tag w:val="goog_rdk_198"/>
                          </w:sdtPr>
                          <w:sdtContent>
                            <w:ins w:author="Rozia_Farheen B" w:id="27" w:date="2026-09-26T13:32:14Z">
                              <w:sdt>
                                <w:sdtPr>
                                  <w:id w:val="-42691408"/>
                                  <w:tag w:val="goog_rdk_199"/>
                                </w:sdtPr>
                                <w:sdtContent>
                                  <w:del w:author="Nivesh" w:id="19" w:date="2026-09-25T10:03:37Z"/>
                                </w:sdtContent>
                              </w:sdt>
                            </w:ins>
                            <w:sdt>
                              <w:sdtPr>
                                <w:id w:val="-583520209"/>
                                <w:tag w:val="goog_rdk_200"/>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2138659995"/>
                      <w:tag w:val="goog_rdk_205"/>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5135578"/>
                            <w:tag w:val="goog_rdk_202"/>
                          </w:sdtPr>
                          <w:sdtContent>
                            <w:ins w:author="Rozia_Farheen B" w:id="27" w:date="2026-09-26T13:32:14Z">
                              <w:sdt>
                                <w:sdtPr>
                                  <w:id w:val="-1917026283"/>
                                  <w:tag w:val="goog_rdk_203"/>
                                </w:sdtPr>
                                <w:sdtContent>
                                  <w:del w:author="Nivesh" w:id="19" w:date="2026-09-25T10:03:37Z">
                                    <w:sdt>
                                      <w:sdtPr>
                                        <w:alias w:val="Review status"/>
                                        <w:id w:val="1089876396"/>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del>
                                </w:sdtContent>
                              </w:sdt>
                            </w:ins>
                            <w:sdt>
                              <w:sdtPr>
                                <w:id w:val="435887996"/>
                                <w:tag w:val="goog_rdk_204"/>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r>
            </w:sdtContent>
          </w:sdt>
          <w:sdt>
            <w:sdtPr>
              <w:id w:val="2023772843"/>
              <w:tag w:val="goog_rdk_206"/>
            </w:sdtPr>
            <w:sdtContent>
              <w:tr>
                <w:trPr>
                  <w:cantSplit w:val="0"/>
                  <w:tblHeader w:val="0"/>
                  <w:ins w:author="Rozia_Farheen B" w:id="27" w:date="2026-09-26T13:32:1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22967739"/>
                      <w:tag w:val="goog_rdk_221"/>
                    </w:sdtPr>
                    <w:sdtContent>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1927737"/>
                            <w:tag w:val="goog_rdk_209"/>
                          </w:sdtPr>
                          <w:sdtContent>
                            <w:ins w:author="Sharon Balaji" w:id="33" w:date="2026-09-26T14:13:09Z">
                              <w:sdt>
                                <w:sdtPr>
                                  <w:id w:val="1572452107"/>
                                  <w:tag w:val="goog_rdk_210"/>
                                </w:sdtPr>
                                <w:sdtContent>
                                  <w:del w:author="Nivesh" w:id="19" w:date="2026-09-25T10:03:37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sdt>
                                      <w:sdtPr>
                                        <w:id w:val="-1180268976"/>
                                        <w:tag w:val="goog_rdk_211"/>
                                      </w:sdtPr>
                                      <w:sdtContent>
                                        <w:r w:rsidDel="00000000" w:rsidR="00000000" w:rsidRPr="00000000">
                                          <w:rPr>
                                            <w:rtl w:val="0"/>
                                            <w:rPrChange w:author="Rozia_Farheen B" w:id="28" w:date="2026-09-26T13:32:1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FitBuddy – AI Fitness Plan Generator using Gemini Models</w:delText>
                                        </w:r>
                                      </w:sdtContent>
                                    </w:sdt>
                                    <w:r w:rsidDel="00000000" w:rsidR="00000000" w:rsidRPr="00000000">
                                      <w:fldChar w:fldCharType="end"/>
                                    </w:r>
                                  </w:del>
                                </w:sdtContent>
                              </w:sdt>
                            </w:ins>
                          </w:sdtContent>
                        </w:sdt>
                        <w:sdt>
                          <w:sdtPr>
                            <w:id w:val="572356402"/>
                            <w:tag w:val="goog_rdk_212"/>
                          </w:sdtPr>
                          <w:sdtContent>
                            <w:ins w:author="Rozia_Farheen B" w:id="27" w:date="2026-09-26T13:32:14Z">
                              <w:sdt>
                                <w:sdtPr>
                                  <w:id w:val="2054266450"/>
                                  <w:tag w:val="goog_rdk_213"/>
                                </w:sdtPr>
                                <w:sdtContent>
                                  <w:del w:author="Nivesh" w:id="19" w:date="2026-09-25T10:03:37Z"/>
                                </w:sdtContent>
                              </w:sdt>
                            </w:ins>
                          </w:sdtContent>
                        </w:sdt>
                        <w:sdt>
                          <w:sdtPr>
                            <w:id w:val="-418589675"/>
                            <w:tag w:val="goog_rdk_214"/>
                          </w:sdtPr>
                          <w:sdtContent>
                            <w:ins w:author="Sandhiya anandhan" w:id="34" w:date="2026-09-28T07:08:02Z">
                              <w:sdt>
                                <w:sdtPr>
                                  <w:id w:val="-1304381295"/>
                                  <w:tag w:val="goog_rdk_215"/>
                                </w:sdtPr>
                                <w:sdtContent>
                                  <w:del w:author="Nivesh" w:id="19" w:date="2026-09-25T10:03:37Z"/>
                                </w:sdtContent>
                              </w:sdt>
                            </w:ins>
                            <w:sdt>
                              <w:sdtPr>
                                <w:id w:val="2009631671"/>
                                <w:tag w:val="goog_rdk_216"/>
                              </w:sdtPr>
                              <w:sdtContent>
                                <w:ins w:author="Sandhiya anandhan" w:id="34" w:date="2026-09-28T07:08:02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Sandhiya anandhan" w:id="34" w:date="2026-09-28T07:08:02Z">
                              <w:del w:author="Nivesh" w:id="19" w:date="2026-09-25T10:03:37Z"/>
                            </w:ins>
                          </w:sdtContent>
                        </w:sdt>
                        <w:sdt>
                          <w:sdtPr>
                            <w:id w:val="-1076149498"/>
                            <w:tag w:val="goog_rdk_217"/>
                          </w:sdtPr>
                          <w:sdtContent>
                            <w:ins w:author="Rozia_Farheen B" w:id="27" w:date="2026-09-26T13:32:14Z">
                              <w:sdt>
                                <w:sdtPr>
                                  <w:id w:val="-489990128"/>
                                  <w:tag w:val="goog_rdk_218"/>
                                </w:sdtPr>
                                <w:sdtContent>
                                  <w:del w:author="Nivesh" w:id="19" w:date="2026-09-25T10:03:37Z"/>
                                </w:sdtContent>
                              </w:sdt>
                            </w:ins>
                            <w:sdt>
                              <w:sdtPr>
                                <w:id w:val="1857446745"/>
                                <w:tag w:val="goog_rdk_219"/>
                              </w:sdtPr>
                              <w:sdtContent>
                                <w:ins w:author="Rozia_Farheen B" w:id="27" w:date="2026-09-26T13:32:14Z">
                                  <w:del w:author="Nivesh" w:id="19" w:date="2026-09-25T10:03:37Z">
                                    <w:r w:rsidDel="00000000" w:rsidR="00000000" w:rsidRPr="00000000">
                                      <w:rPr>
                                        <w:rtl w:val="0"/>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27" w:date="2026-09-26T13:32:14Z">
                              <w:del w:author="Nivesh" w:id="19" w:date="2026-09-25T10:03:37Z">
                                <w:sdt>
                                  <w:sdtPr>
                                    <w:id w:val="-977813770"/>
                                    <w:tag w:val="goog_rdk_22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39597538"/>
                      <w:tag w:val="goog_rdk_227"/>
                    </w:sdtPr>
                    <w:sdtContent>
                      <w:p w:rsidR="00000000" w:rsidDel="00000000" w:rsidP="00000000" w:rsidRDefault="00000000" w:rsidRPr="00000000" w14:paraId="0000001F">
                        <w:pPr>
                          <w:widowControl w:val="0"/>
                          <w:shd w:fill="f0f4f9" w:val="clear"/>
                          <w:spacing w:after="120" w:before="40" w:lineRule="auto"/>
                          <w:ind w:left="0" w:firstLine="0"/>
                          <w:rPr>
                            <w:ins w:author="Sharon Balaji" w:id="35" w:date="2026-09-26T14:14:37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6180976"/>
                            <w:tag w:val="goog_rdk_224"/>
                          </w:sdtPr>
                          <w:sdtContent>
                            <w:ins w:author="Sharon Balaji" w:id="35" w:date="2026-09-26T14:14:37Z">
                              <w:sdt>
                                <w:sdtPr>
                                  <w:id w:val="80753971"/>
                                  <w:tag w:val="goog_rdk_225"/>
                                </w:sdtPr>
                                <w:sdtContent>
                                  <w:del w:author="Nivesh" w:id="19" w:date="2026-09-25T10:03:37Z"/>
                                </w:sdtContent>
                              </w:sdt>
                            </w:ins>
                            <w:sdt>
                              <w:sdtPr>
                                <w:id w:val="-90628523"/>
                                <w:tag w:val="goog_rdk_226"/>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141788979"/>
                      <w:tag w:val="goog_rdk_231"/>
                    </w:sdtPr>
                    <w:sdtContent>
                      <w:p w:rsidR="00000000" w:rsidDel="00000000" w:rsidP="00000000" w:rsidRDefault="00000000" w:rsidRPr="00000000" w14:paraId="00000020">
                        <w:pPr>
                          <w:widowControl w:val="0"/>
                          <w:shd w:fill="f0f4f9" w:val="clear"/>
                          <w:spacing w:after="120" w:before="40" w:lineRule="auto"/>
                          <w:ind w:left="0" w:firstLine="0"/>
                          <w:rPr>
                            <w:ins w:author="Sharon Balaji" w:id="35" w:date="2026-09-26T14:14:37Z"/>
                            <w:del w:author="Nivesh" w:id="19" w:date="2026-09-25T10:03:37Z"/>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6801306"/>
                            <w:tag w:val="goog_rdk_228"/>
                          </w:sdtPr>
                          <w:sdtContent>
                            <w:ins w:author="Sharon Balaji" w:id="35" w:date="2026-09-26T14:14:37Z">
                              <w:sdt>
                                <w:sdtPr>
                                  <w:id w:val="33897970"/>
                                  <w:tag w:val="goog_rdk_229"/>
                                </w:sdtPr>
                                <w:sdtContent>
                                  <w:del w:author="Nivesh" w:id="19" w:date="2026-09-25T10:03:37Z">
                                    <w:r w:rsidDel="00000000" w:rsidR="00000000" w:rsidRPr="00000000">
                                      <w:rPr>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Karthika Karthika" id="2126916901" name="image7.png"/>
                                          <a:graphic>
                                            <a:graphicData uri="http://schemas.openxmlformats.org/drawingml/2006/picture">
                                              <pic:pic>
                                                <pic:nvPicPr>
                                                  <pic:cNvPr descr="Karthika Karthika" id="0" name="image7.png"/>
                                                  <pic:cNvPicPr preferRelativeResize="0"/>
                                                </pic:nvPicPr>
                                                <pic:blipFill>
                                                  <a:blip r:embed="rId12"/>
                                                  <a:srcRect b="0" l="0" r="0" t="0"/>
                                                  <a:stretch>
                                                    <a:fillRect/>
                                                  </a:stretch>
                                                </pic:blipFill>
                                                <pic:spPr>
                                                  <a:xfrm>
                                                    <a:off x="0" y="0"/>
                                                    <a:ext cx="476250" cy="476250"/>
                                                  </a:xfrm>
                                                  <a:prstGeom prst="rect"/>
                                                  <a:ln/>
                                                </pic:spPr>
                                              </pic:pic>
                                            </a:graphicData>
                                          </a:graphic>
                                        </wp:inline>
                                      </w:drawing>
                                    </w:r>
                                  </w:del>
                                </w:sdtContent>
                              </w:sdt>
                            </w:ins>
                            <w:sdt>
                              <w:sdtPr>
                                <w:id w:val="-790572901"/>
                                <w:tag w:val="goog_rdk_230"/>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797250649"/>
                      <w:tag w:val="goog_rdk_240"/>
                    </w:sdtPr>
                    <w:sdtContent>
                      <w:p w:rsidR="00000000" w:rsidDel="00000000" w:rsidP="00000000" w:rsidRDefault="00000000" w:rsidRPr="00000000" w14:paraId="00000021">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813693"/>
                            <w:tag w:val="goog_rdk_232"/>
                          </w:sdtPr>
                          <w:sdtContent>
                            <w:ins w:author="Sharon Balaji" w:id="35" w:date="2026-09-26T14:14:37Z">
                              <w:sdt>
                                <w:sdtPr>
                                  <w:id w:val="1759282820"/>
                                  <w:tag w:val="goog_rdk_233"/>
                                </w:sdtPr>
                                <w:sdtContent>
                                  <w:del w:author="Nivesh" w:id="19" w:date="2026-09-25T10:03:37Z"/>
                                </w:sdtContent>
                              </w:sdt>
                            </w:ins>
                            <w:sdt>
                              <w:sdtPr>
                                <w:id w:val="2117621638"/>
                                <w:tag w:val="goog_rdk_234"/>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Karthika Karthika</w:delText>
                                    </w:r>
                                  </w:del>
                                </w:ins>
                              </w:sdtContent>
                            </w:sdt>
                            <w:ins w:author="Sharon Balaji" w:id="35" w:date="2026-09-26T14:14:37Z">
                              <w:del w:author="Nivesh" w:id="19" w:date="2026-09-25T10:03:37Z"/>
                            </w:ins>
                          </w:sdtContent>
                        </w:sdt>
                        <w:sdt>
                          <w:sdtPr>
                            <w:id w:val="-1395792656"/>
                            <w:tag w:val="goog_rdk_235"/>
                          </w:sdtPr>
                          <w:sdtContent>
                            <w:ins w:author="Jeeva Jeeva" w:id="37" w:date="2026-09-28T04:54:27Z">
                              <w:sdt>
                                <w:sdtPr>
                                  <w:id w:val="-200338014"/>
                                  <w:tag w:val="goog_rdk_236"/>
                                </w:sdtPr>
                                <w:sdtContent>
                                  <w:del w:author="Nivesh" w:id="19" w:date="2026-09-25T10:03:37Z">
                                    <w:r w:rsidDel="00000000" w:rsidR="00000000" w:rsidRPr="00000000">
                                      <w:rPr>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814388" cy="814388"/>
                                          <wp:effectExtent b="0" l="0" r="0" t="0"/>
                                          <wp:docPr descr="Karthika Karthika" id="2126916906" name="image7.png"/>
                                          <a:graphic>
                                            <a:graphicData uri="http://schemas.openxmlformats.org/drawingml/2006/picture">
                                              <pic:pic>
                                                <pic:nvPicPr>
                                                  <pic:cNvPr descr="Karthika Karthika" id="0" name="image7.png"/>
                                                  <pic:cNvPicPr preferRelativeResize="0"/>
                                                </pic:nvPicPr>
                                                <pic:blipFill>
                                                  <a:blip r:embed="rId12"/>
                                                  <a:srcRect b="0" l="0" r="0" t="0"/>
                                                  <a:stretch>
                                                    <a:fillRect/>
                                                  </a:stretch>
                                                </pic:blipFill>
                                                <pic:spPr>
                                                  <a:xfrm>
                                                    <a:off x="0" y="0"/>
                                                    <a:ext cx="814388" cy="814388"/>
                                                  </a:xfrm>
                                                  <a:prstGeom prst="rect"/>
                                                  <a:ln/>
                                                </pic:spPr>
                                              </pic:pic>
                                            </a:graphicData>
                                          </a:graphic>
                                        </wp:inline>
                                      </w:drawing>
                                    </w:r>
                                  </w:del>
                                </w:sdtContent>
                              </w:sdt>
                            </w:ins>
                          </w:sdtContent>
                        </w:sdt>
                        <w:sdt>
                          <w:sdtPr>
                            <w:id w:val="-1903386694"/>
                            <w:tag w:val="goog_rdk_237"/>
                          </w:sdtPr>
                          <w:sdtContent>
                            <w:ins w:author="Sharon Balaji" w:id="35" w:date="2026-09-26T14:14:37Z">
                              <w:sdt>
                                <w:sdtPr>
                                  <w:id w:val="849708551"/>
                                  <w:tag w:val="goog_rdk_238"/>
                                </w:sdtPr>
                                <w:sdtContent>
                                  <w:del w:author="Nivesh" w:id="19" w:date="2026-09-25T10:03:37Z"/>
                                </w:sdtContent>
                              </w:sdt>
                            </w:ins>
                            <w:sdt>
                              <w:sdtPr>
                                <w:id w:val="-2141596852"/>
                                <w:tag w:val="goog_rdk_239"/>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761369751"/>
                      <w:tag w:val="goog_rdk_244"/>
                    </w:sdtPr>
                    <w:sdtContent>
                      <w:p w:rsidR="00000000" w:rsidDel="00000000" w:rsidP="00000000" w:rsidRDefault="00000000" w:rsidRPr="00000000" w14:paraId="00000022">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60124907"/>
                            <w:tag w:val="goog_rdk_241"/>
                          </w:sdtPr>
                          <w:sdtContent>
                            <w:ins w:author="Sharon Balaji" w:id="35" w:date="2026-09-26T14:14:37Z">
                              <w:sdt>
                                <w:sdtPr>
                                  <w:id w:val="2018910759"/>
                                  <w:tag w:val="goog_rdk_242"/>
                                </w:sdtPr>
                                <w:sdtContent>
                                  <w:del w:author="Nivesh" w:id="19" w:date="2026-09-25T10:03:37Z"/>
                                </w:sdtContent>
                              </w:sdt>
                            </w:ins>
                            <w:sdt>
                              <w:sdtPr>
                                <w:id w:val="1414827770"/>
                                <w:tag w:val="goog_rdk_243"/>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12:41 Today</w:delText>
                                    </w:r>
                                  </w:del>
                                </w:ins>
                              </w:sdtContent>
                            </w:sdt>
                            <w:ins w:author="Sharon Balaji" w:id="35" w:date="2026-09-26T14:14:37Z">
                              <w:del w:author="Nivesh" w:id="19" w:date="2026-09-25T10:03:37Z"/>
                            </w:ins>
                          </w:sdtContent>
                        </w:sdt>
                      </w:p>
                    </w:sdtContent>
                  </w:sdt>
                  <w:sdt>
                    <w:sdtPr>
                      <w:id w:val="-915173276"/>
                      <w:tag w:val="goog_rdk_250"/>
                    </w:sdtPr>
                    <w:sdtContent>
                      <w:p w:rsidR="00000000" w:rsidDel="00000000" w:rsidP="00000000" w:rsidRDefault="00000000" w:rsidRPr="00000000" w14:paraId="00000023">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43586177"/>
                            <w:tag w:val="goog_rdk_245"/>
                          </w:sdtPr>
                          <w:sdtContent>
                            <w:ins w:author="Sharon Balaji" w:id="35" w:date="2026-09-26T14:14:37Z">
                              <w:sdt>
                                <w:sdtPr>
                                  <w:id w:val="-178472625"/>
                                  <w:tag w:val="goog_rdk_246"/>
                                </w:sdtPr>
                                <w:sdtContent>
                                  <w:del w:author="Nivesh" w:id="19" w:date="2026-09-25T10:03:37Z"/>
                                </w:sdtContent>
                              </w:sdt>
                            </w:ins>
                            <w:sdt>
                              <w:sdtPr>
                                <w:id w:val="-149823728"/>
                                <w:tag w:val="goog_rdk_247"/>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359406095"/>
                                    <w:tag w:val="goog_rdk_248"/>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97509151"/>
                                    <w:tag w:val="goog_rdk_249"/>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“z”</w:delText>
                                    </w:r>
                                  </w:sdtContent>
                                </w:sdt>
                              </w:del>
                            </w:ins>
                          </w:sdtContent>
                        </w:sdt>
                      </w:p>
                    </w:sdtContent>
                  </w:sdt>
                  <w:sdt>
                    <w:sdtPr>
                      <w:id w:val="28815826"/>
                      <w:tag w:val="goog_rdk_254"/>
                    </w:sdtPr>
                    <w:sdtContent>
                      <w:p w:rsidR="00000000" w:rsidDel="00000000" w:rsidP="00000000" w:rsidRDefault="00000000" w:rsidRPr="00000000" w14:paraId="00000024">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95887735"/>
                            <w:tag w:val="goog_rdk_251"/>
                          </w:sdtPr>
                          <w:sdtContent>
                            <w:ins w:author="Sharon Balaji" w:id="35" w:date="2026-09-26T14:14:37Z">
                              <w:sdt>
                                <w:sdtPr>
                                  <w:id w:val="-137078646"/>
                                  <w:tag w:val="goog_rdk_252"/>
                                </w:sdtPr>
                                <w:sdtContent>
                                  <w:del w:author="Nivesh" w:id="19" w:date="2026-09-25T10:03:37Z">
                                    <w:r w:rsidDel="00000000" w:rsidR="00000000" w:rsidRPr="00000000">
                                      <w:rPr>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Nivesh" id="2126916973" name="image41.jpg"/>
                                          <a:graphic>
                                            <a:graphicData uri="http://schemas.openxmlformats.org/drawingml/2006/picture">
                                              <pic:pic>
                                                <pic:nvPicPr>
                                                  <pic:cNvPr descr="Nivesh" id="0" name="image41.jpg"/>
                                                  <pic:cNvPicPr preferRelativeResize="0"/>
                                                </pic:nvPicPr>
                                                <pic:blipFill>
                                                  <a:blip r:embed="rId13"/>
                                                  <a:srcRect b="0" l="0" r="0" t="0"/>
                                                  <a:stretch>
                                                    <a:fillRect/>
                                                  </a:stretch>
                                                </pic:blipFill>
                                                <pic:spPr>
                                                  <a:xfrm>
                                                    <a:off x="0" y="0"/>
                                                    <a:ext cx="476250" cy="476250"/>
                                                  </a:xfrm>
                                                  <a:prstGeom prst="rect"/>
                                                  <a:ln/>
                                                </pic:spPr>
                                              </pic:pic>
                                            </a:graphicData>
                                          </a:graphic>
                                        </wp:inline>
                                      </w:drawing>
                                    </w:r>
                                  </w:del>
                                </w:sdtContent>
                              </w:sdt>
                            </w:ins>
                            <w:sdt>
                              <w:sdtPr>
                                <w:id w:val="1898946239"/>
                                <w:tag w:val="goog_rdk_253"/>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455773320"/>
                      <w:tag w:val="goog_rdk_258"/>
                    </w:sdtPr>
                    <w:sdtContent>
                      <w:p w:rsidR="00000000" w:rsidDel="00000000" w:rsidP="00000000" w:rsidRDefault="00000000" w:rsidRPr="00000000" w14:paraId="00000025">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9809499"/>
                            <w:tag w:val="goog_rdk_255"/>
                          </w:sdtPr>
                          <w:sdtContent>
                            <w:ins w:author="Sharon Balaji" w:id="35" w:date="2026-09-26T14:14:37Z">
                              <w:sdt>
                                <w:sdtPr>
                                  <w:id w:val="210364030"/>
                                  <w:tag w:val="goog_rdk_256"/>
                                </w:sdtPr>
                                <w:sdtContent>
                                  <w:del w:author="Nivesh" w:id="19" w:date="2026-09-25T10:03:37Z"/>
                                </w:sdtContent>
                              </w:sdt>
                            </w:ins>
                            <w:sdt>
                              <w:sdtPr>
                                <w:id w:val="843834141"/>
                                <w:tag w:val="goog_rdk_257"/>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Nivesh</w:delText>
                                    </w:r>
                                  </w:del>
                                </w:ins>
                              </w:sdtContent>
                            </w:sdt>
                            <w:ins w:author="Sharon Balaji" w:id="35" w:date="2026-09-26T14:14:37Z">
                              <w:del w:author="Nivesh" w:id="19" w:date="2026-09-25T10:03:37Z"/>
                            </w:ins>
                          </w:sdtContent>
                        </w:sdt>
                      </w:p>
                    </w:sdtContent>
                  </w:sdt>
                  <w:sdt>
                    <w:sdtPr>
                      <w:id w:val="-2084270890"/>
                      <w:tag w:val="goog_rdk_262"/>
                    </w:sdtPr>
                    <w:sdtContent>
                      <w:p w:rsidR="00000000" w:rsidDel="00000000" w:rsidP="00000000" w:rsidRDefault="00000000" w:rsidRPr="00000000" w14:paraId="00000026">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54544212"/>
                            <w:tag w:val="goog_rdk_259"/>
                          </w:sdtPr>
                          <w:sdtContent>
                            <w:ins w:author="Sharon Balaji" w:id="35" w:date="2026-09-26T14:14:37Z">
                              <w:sdt>
                                <w:sdtPr>
                                  <w:id w:val="433825122"/>
                                  <w:tag w:val="goog_rdk_260"/>
                                </w:sdtPr>
                                <w:sdtContent>
                                  <w:del w:author="Nivesh" w:id="19" w:date="2026-09-25T10:03:37Z"/>
                                </w:sdtContent>
                              </w:sdt>
                            </w:ins>
                            <w:sdt>
                              <w:sdtPr>
                                <w:id w:val="725706999"/>
                                <w:tag w:val="goog_rdk_261"/>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15:32 Yesterday</w:delText>
                                    </w:r>
                                  </w:del>
                                </w:ins>
                              </w:sdtContent>
                            </w:sdt>
                            <w:ins w:author="Sharon Balaji" w:id="35" w:date="2026-09-26T14:14:37Z">
                              <w:del w:author="Nivesh" w:id="19" w:date="2026-09-25T10:03:37Z"/>
                            </w:ins>
                          </w:sdtContent>
                        </w:sdt>
                      </w:p>
                    </w:sdtContent>
                  </w:sdt>
                  <w:sdt>
                    <w:sdtPr>
                      <w:id w:val="-1717872479"/>
                      <w:tag w:val="goog_rdk_268"/>
                    </w:sdtPr>
                    <w:sdtContent>
                      <w:p w:rsidR="00000000" w:rsidDel="00000000" w:rsidP="00000000" w:rsidRDefault="00000000" w:rsidRPr="00000000" w14:paraId="00000027">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5169447"/>
                            <w:tag w:val="goog_rdk_263"/>
                          </w:sdtPr>
                          <w:sdtContent>
                            <w:ins w:author="Sharon Balaji" w:id="35" w:date="2026-09-26T14:14:37Z">
                              <w:sdt>
                                <w:sdtPr>
                                  <w:id w:val="1200639272"/>
                                  <w:tag w:val="goog_rdk_264"/>
                                </w:sdtPr>
                                <w:sdtContent>
                                  <w:del w:author="Nivesh" w:id="19" w:date="2026-09-25T10:03:37Z"/>
                                </w:sdtContent>
                              </w:sdt>
                            </w:ins>
                            <w:sdt>
                              <w:sdtPr>
                                <w:id w:val="371600028"/>
                                <w:tag w:val="goog_rdk_265"/>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1199347566"/>
                                    <w:tag w:val="goog_rdk_266"/>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041800374"/>
                                    <w:tag w:val="goog_rdk_267"/>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“aaaaaaaaaniveshwaran”</w:delText>
                                    </w:r>
                                  </w:sdtContent>
                                </w:sdt>
                              </w:del>
                            </w:ins>
                          </w:sdtContent>
                        </w:sdt>
                      </w:p>
                    </w:sdtContent>
                  </w:sdt>
                  <w:sdt>
                    <w:sdtPr>
                      <w:id w:val="-1418764697"/>
                      <w:tag w:val="goog_rdk_272"/>
                    </w:sdtPr>
                    <w:sdtContent>
                      <w:p w:rsidR="00000000" w:rsidDel="00000000" w:rsidP="00000000" w:rsidRDefault="00000000" w:rsidRPr="00000000" w14:paraId="00000028">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6704997"/>
                            <w:tag w:val="goog_rdk_269"/>
                          </w:sdtPr>
                          <w:sdtContent>
                            <w:ins w:author="Sharon Balaji" w:id="35" w:date="2026-09-26T14:14:37Z">
                              <w:sdt>
                                <w:sdtPr>
                                  <w:id w:val="-1917504620"/>
                                  <w:tag w:val="goog_rdk_270"/>
                                </w:sdtPr>
                                <w:sdtContent>
                                  <w:del w:author="Nivesh" w:id="19" w:date="2026-09-25T10:03:37Z">
                                    <w:r w:rsidDel="00000000" w:rsidR="00000000" w:rsidRPr="00000000">
                                      <w:rPr>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927" name="image22.png"/>
                                          <a:graphic>
                                            <a:graphicData uri="http://schemas.openxmlformats.org/drawingml/2006/picture">
                                              <pic:pic>
                                                <pic:nvPicPr>
                                                  <pic:cNvPr descr="Anonymous" id="0" name="image22.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115059995"/>
                                <w:tag w:val="goog_rdk_271"/>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647361392"/>
                      <w:tag w:val="goog_rdk_276"/>
                    </w:sdtPr>
                    <w:sdtContent>
                      <w:p w:rsidR="00000000" w:rsidDel="00000000" w:rsidP="00000000" w:rsidRDefault="00000000" w:rsidRPr="00000000" w14:paraId="00000029">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21412761"/>
                            <w:tag w:val="goog_rdk_273"/>
                          </w:sdtPr>
                          <w:sdtContent>
                            <w:ins w:author="Sharon Balaji" w:id="35" w:date="2026-09-26T14:14:37Z">
                              <w:sdt>
                                <w:sdtPr>
                                  <w:id w:val="-49088847"/>
                                  <w:tag w:val="goog_rdk_274"/>
                                </w:sdtPr>
                                <w:sdtContent>
                                  <w:del w:author="Nivesh" w:id="19" w:date="2026-09-25T10:03:37Z"/>
                                </w:sdtContent>
                              </w:sdt>
                            </w:ins>
                            <w:sdt>
                              <w:sdtPr>
                                <w:id w:val="785520454"/>
                                <w:tag w:val="goog_rdk_275"/>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35" w:date="2026-09-26T14:14:37Z">
                              <w:del w:author="Nivesh" w:id="19" w:date="2026-09-25T10:03:37Z"/>
                            </w:ins>
                          </w:sdtContent>
                        </w:sdt>
                      </w:p>
                    </w:sdtContent>
                  </w:sdt>
                  <w:sdt>
                    <w:sdtPr>
                      <w:id w:val="628780392"/>
                      <w:tag w:val="goog_rdk_280"/>
                    </w:sdtPr>
                    <w:sdtContent>
                      <w:p w:rsidR="00000000" w:rsidDel="00000000" w:rsidP="00000000" w:rsidRDefault="00000000" w:rsidRPr="00000000" w14:paraId="0000002A">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78155176"/>
                            <w:tag w:val="goog_rdk_277"/>
                          </w:sdtPr>
                          <w:sdtContent>
                            <w:ins w:author="Sharon Balaji" w:id="35" w:date="2026-09-26T14:14:37Z">
                              <w:sdt>
                                <w:sdtPr>
                                  <w:id w:val="1112279113"/>
                                  <w:tag w:val="goog_rdk_278"/>
                                </w:sdtPr>
                                <w:sdtContent>
                                  <w:del w:author="Nivesh" w:id="19" w:date="2026-09-25T10:03:37Z"/>
                                </w:sdtContent>
                              </w:sdt>
                            </w:ins>
                            <w:sdt>
                              <w:sdtPr>
                                <w:id w:val="-68938938"/>
                                <w:tag w:val="goog_rdk_279"/>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20:23 Yesterday</w:delText>
                                    </w:r>
                                  </w:del>
                                </w:ins>
                              </w:sdtContent>
                            </w:sdt>
                            <w:ins w:author="Sharon Balaji" w:id="35" w:date="2026-09-26T14:14:37Z">
                              <w:del w:author="Nivesh" w:id="19" w:date="2026-09-25T10:03:37Z"/>
                            </w:ins>
                          </w:sdtContent>
                        </w:sdt>
                      </w:p>
                    </w:sdtContent>
                  </w:sdt>
                  <w:sdt>
                    <w:sdtPr>
                      <w:id w:val="-627693974"/>
                      <w:tag w:val="goog_rdk_284"/>
                    </w:sdtPr>
                    <w:sdtContent>
                      <w:p w:rsidR="00000000" w:rsidDel="00000000" w:rsidP="00000000" w:rsidRDefault="00000000" w:rsidRPr="00000000" w14:paraId="0000002B">
                        <w:pPr>
                          <w:widowControl w:val="0"/>
                          <w:shd w:fill="f0f4f9" w:val="clear"/>
                          <w:spacing w:after="0" w:lineRule="auto"/>
                          <w:ind w:left="0" w:firstLine="0"/>
                          <w:rPr>
                            <w:ins w:author="Sharon Balaji" w:id="35" w:date="2026-09-26T14:14:37Z"/>
                            <w:del w:author="Nivesh" w:id="19" w:date="2026-09-25T10:03:37Z"/>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49696502"/>
                            <w:tag w:val="goog_rdk_281"/>
                          </w:sdtPr>
                          <w:sdtContent>
                            <w:ins w:author="Sharon Balaji" w:id="35" w:date="2026-09-26T14:14:37Z">
                              <w:sdt>
                                <w:sdtPr>
                                  <w:id w:val="-1652442101"/>
                                  <w:tag w:val="goog_rdk_282"/>
                                </w:sdtPr>
                                <w:sdtContent>
                                  <w:del w:author="Nivesh" w:id="19" w:date="2026-09-25T10:03:37Z"/>
                                </w:sdtContent>
                              </w:sdt>
                            </w:ins>
                            <w:sdt>
                              <w:sdtPr>
                                <w:id w:val="-491210499"/>
                                <w:tag w:val="goog_rdk_283"/>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 space</w:delText>
                                    </w:r>
                                  </w:del>
                                </w:ins>
                              </w:sdtContent>
                            </w:sdt>
                            <w:ins w:author="Sharon Balaji" w:id="35" w:date="2026-09-26T14:14:37Z">
                              <w:del w:author="Nivesh" w:id="19" w:date="2026-09-25T10:03:37Z"/>
                            </w:ins>
                          </w:sdtContent>
                        </w:sdt>
                      </w:p>
                    </w:sdtContent>
                  </w:sdt>
                  <w:sdt>
                    <w:sdtPr>
                      <w:id w:val="1537874939"/>
                      <w:tag w:val="goog_rdk_288"/>
                    </w:sdtPr>
                    <w:sdtContent>
                      <w:p w:rsidR="00000000" w:rsidDel="00000000" w:rsidP="00000000" w:rsidRDefault="00000000" w:rsidRPr="00000000" w14:paraId="0000002C">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6460455"/>
                            <w:tag w:val="goog_rdk_285"/>
                          </w:sdtPr>
                          <w:sdtContent>
                            <w:ins w:author="Sharon Balaji" w:id="35" w:date="2026-09-26T14:14:37Z">
                              <w:sdt>
                                <w:sdtPr>
                                  <w:id w:val="1283136716"/>
                                  <w:tag w:val="goog_rdk_286"/>
                                </w:sdtPr>
                                <w:sdtContent>
                                  <w:del w:author="Nivesh" w:id="19" w:date="2026-09-25T10:03:37Z">
                                    <w:r w:rsidDel="00000000" w:rsidR="00000000" w:rsidRPr="00000000">
                                      <w:rPr>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Roshitha Subramani" id="2126916945" name="image31.png"/>
                                          <a:graphic>
                                            <a:graphicData uri="http://schemas.openxmlformats.org/drawingml/2006/picture">
                                              <pic:pic>
                                                <pic:nvPicPr>
                                                  <pic:cNvPr descr="Roshitha Subramani" id="0" name="image31.png"/>
                                                  <pic:cNvPicPr preferRelativeResize="0"/>
                                                </pic:nvPicPr>
                                                <pic:blipFill>
                                                  <a:blip r:embed="rId15"/>
                                                  <a:srcRect b="0" l="0" r="0" t="0"/>
                                                  <a:stretch>
                                                    <a:fillRect/>
                                                  </a:stretch>
                                                </pic:blipFill>
                                                <pic:spPr>
                                                  <a:xfrm>
                                                    <a:off x="0" y="0"/>
                                                    <a:ext cx="476250" cy="476250"/>
                                                  </a:xfrm>
                                                  <a:prstGeom prst="rect"/>
                                                  <a:ln/>
                                                </pic:spPr>
                                              </pic:pic>
                                            </a:graphicData>
                                          </a:graphic>
                                        </wp:inline>
                                      </w:drawing>
                                    </w:r>
                                  </w:del>
                                </w:sdtContent>
                              </w:sdt>
                            </w:ins>
                            <w:sdt>
                              <w:sdtPr>
                                <w:id w:val="1431325634"/>
                                <w:tag w:val="goog_rdk_287"/>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598410290"/>
                      <w:tag w:val="goog_rdk_292"/>
                    </w:sdtPr>
                    <w:sdtContent>
                      <w:p w:rsidR="00000000" w:rsidDel="00000000" w:rsidP="00000000" w:rsidRDefault="00000000" w:rsidRPr="00000000" w14:paraId="0000002D">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00912740"/>
                            <w:tag w:val="goog_rdk_289"/>
                          </w:sdtPr>
                          <w:sdtContent>
                            <w:ins w:author="Sharon Balaji" w:id="35" w:date="2026-09-26T14:14:37Z">
                              <w:sdt>
                                <w:sdtPr>
                                  <w:id w:val="1285060751"/>
                                  <w:tag w:val="goog_rdk_290"/>
                                </w:sdtPr>
                                <w:sdtContent>
                                  <w:del w:author="Nivesh" w:id="19" w:date="2026-09-25T10:03:37Z"/>
                                </w:sdtContent>
                              </w:sdt>
                            </w:ins>
                            <w:sdt>
                              <w:sdtPr>
                                <w:id w:val="-870912768"/>
                                <w:tag w:val="goog_rdk_291"/>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Roshitha Subramani</w:delText>
                                    </w:r>
                                  </w:del>
                                </w:ins>
                              </w:sdtContent>
                            </w:sdt>
                            <w:ins w:author="Sharon Balaji" w:id="35" w:date="2026-09-26T14:14:37Z">
                              <w:del w:author="Nivesh" w:id="19" w:date="2026-09-25T10:03:37Z"/>
                            </w:ins>
                          </w:sdtContent>
                        </w:sdt>
                      </w:p>
                    </w:sdtContent>
                  </w:sdt>
                  <w:sdt>
                    <w:sdtPr>
                      <w:id w:val="-1548077348"/>
                      <w:tag w:val="goog_rdk_296"/>
                    </w:sdtPr>
                    <w:sdtContent>
                      <w:p w:rsidR="00000000" w:rsidDel="00000000" w:rsidP="00000000" w:rsidRDefault="00000000" w:rsidRPr="00000000" w14:paraId="0000002E">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5354741"/>
                            <w:tag w:val="goog_rdk_293"/>
                          </w:sdtPr>
                          <w:sdtContent>
                            <w:ins w:author="Sharon Balaji" w:id="35" w:date="2026-09-26T14:14:37Z">
                              <w:sdt>
                                <w:sdtPr>
                                  <w:id w:val="-1209953082"/>
                                  <w:tag w:val="goog_rdk_294"/>
                                </w:sdtPr>
                                <w:sdtContent>
                                  <w:del w:author="Nivesh" w:id="19" w:date="2026-09-25T10:03:37Z"/>
                                </w:sdtContent>
                              </w:sdt>
                            </w:ins>
                            <w:sdt>
                              <w:sdtPr>
                                <w:id w:val="-1118871106"/>
                                <w:tag w:val="goog_rdk_295"/>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14:32 Today</w:delText>
                                    </w:r>
                                  </w:del>
                                </w:ins>
                              </w:sdtContent>
                            </w:sdt>
                            <w:ins w:author="Sharon Balaji" w:id="35" w:date="2026-09-26T14:14:37Z">
                              <w:del w:author="Nivesh" w:id="19" w:date="2026-09-25T10:03:37Z"/>
                            </w:ins>
                          </w:sdtContent>
                        </w:sdt>
                      </w:p>
                    </w:sdtContent>
                  </w:sdt>
                  <w:sdt>
                    <w:sdtPr>
                      <w:id w:val="1463223831"/>
                      <w:tag w:val="goog_rdk_300"/>
                    </w:sdtPr>
                    <w:sdtContent>
                      <w:p w:rsidR="00000000" w:rsidDel="00000000" w:rsidP="00000000" w:rsidRDefault="00000000" w:rsidRPr="00000000" w14:paraId="0000002F">
                        <w:pPr>
                          <w:widowControl w:val="0"/>
                          <w:shd w:fill="f0f4f9" w:val="clear"/>
                          <w:spacing w:after="0" w:lineRule="auto"/>
                          <w:ind w:left="0" w:firstLine="0"/>
                          <w:rPr>
                            <w:ins w:author="Sharon Balaji" w:id="35" w:date="2026-09-26T14:14:37Z"/>
                            <w:del w:author="Nivesh" w:id="19" w:date="2026-09-25T10:03:37Z"/>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9935913"/>
                            <w:tag w:val="goog_rdk_297"/>
                          </w:sdtPr>
                          <w:sdtContent>
                            <w:ins w:author="Sharon Balaji" w:id="35" w:date="2026-09-26T14:14:37Z">
                              <w:sdt>
                                <w:sdtPr>
                                  <w:id w:val="-212685813"/>
                                  <w:tag w:val="goog_rdk_298"/>
                                </w:sdtPr>
                                <w:sdtContent>
                                  <w:del w:author="Nivesh" w:id="19" w:date="2026-09-25T10:03:37Z"/>
                                </w:sdtContent>
                              </w:sdt>
                            </w:ins>
                            <w:sdt>
                              <w:sdtPr>
                                <w:id w:val="-1828318014"/>
                                <w:tag w:val="goog_rdk_299"/>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 space</w:delText>
                                    </w:r>
                                  </w:del>
                                </w:ins>
                              </w:sdtContent>
                            </w:sdt>
                            <w:ins w:author="Sharon Balaji" w:id="35" w:date="2026-09-26T14:14:37Z">
                              <w:del w:author="Nivesh" w:id="19" w:date="2026-09-25T10:03:37Z"/>
                            </w:ins>
                          </w:sdtContent>
                        </w:sdt>
                      </w:p>
                    </w:sdtContent>
                  </w:sdt>
                  <w:sdt>
                    <w:sdtPr>
                      <w:id w:val="534864201"/>
                      <w:tag w:val="goog_rdk_304"/>
                    </w:sdtPr>
                    <w:sdtContent>
                      <w:p w:rsidR="00000000" w:rsidDel="00000000" w:rsidP="00000000" w:rsidRDefault="00000000" w:rsidRPr="00000000" w14:paraId="00000030">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56681098"/>
                            <w:tag w:val="goog_rdk_301"/>
                          </w:sdtPr>
                          <w:sdtContent>
                            <w:ins w:author="Sharon Balaji" w:id="35" w:date="2026-09-26T14:14:37Z">
                              <w:sdt>
                                <w:sdtPr>
                                  <w:id w:val="-2112779050"/>
                                  <w:tag w:val="goog_rdk_302"/>
                                </w:sdtPr>
                                <w:sdtContent>
                                  <w:del w:author="Nivesh" w:id="19" w:date="2026-09-25T10:03:37Z">
                                    <w:r w:rsidDel="00000000" w:rsidR="00000000" w:rsidRPr="00000000">
                                      <w:rPr>
                                        <w:rFonts w:ascii="Roboto" w:cs="Roboto" w:eastAsia="Roboto" w:hAnsi="Roboto"/>
                                        <w:b w:val="1"/>
                                        <w:bCs w:val="1"/>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Indhumathi T" id="2126916898" name="image13.png"/>
                                          <a:graphic>
                                            <a:graphicData uri="http://schemas.openxmlformats.org/drawingml/2006/picture">
                                              <pic:pic>
                                                <pic:nvPicPr>
                                                  <pic:cNvPr descr="Indhumathi T" id="0" name="image13.png"/>
                                                  <pic:cNvPicPr preferRelativeResize="0"/>
                                                </pic:nvPicPr>
                                                <pic:blipFill>
                                                  <a:blip r:embed="rId16"/>
                                                  <a:srcRect b="0" l="0" r="0" t="0"/>
                                                  <a:stretch>
                                                    <a:fillRect/>
                                                  </a:stretch>
                                                </pic:blipFill>
                                                <pic:spPr>
                                                  <a:xfrm>
                                                    <a:off x="0" y="0"/>
                                                    <a:ext cx="476250" cy="476250"/>
                                                  </a:xfrm>
                                                  <a:prstGeom prst="rect"/>
                                                  <a:ln/>
                                                </pic:spPr>
                                              </pic:pic>
                                            </a:graphicData>
                                          </a:graphic>
                                        </wp:inline>
                                      </w:drawing>
                                    </w:r>
                                  </w:del>
                                </w:sdtContent>
                              </w:sdt>
                            </w:ins>
                            <w:sdt>
                              <w:sdtPr>
                                <w:id w:val="-1919218211"/>
                                <w:tag w:val="goog_rdk_303"/>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261103640"/>
                      <w:tag w:val="goog_rdk_308"/>
                    </w:sdtPr>
                    <w:sdtContent>
                      <w:p w:rsidR="00000000" w:rsidDel="00000000" w:rsidP="00000000" w:rsidRDefault="00000000" w:rsidRPr="00000000" w14:paraId="00000031">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02677373"/>
                            <w:tag w:val="goog_rdk_305"/>
                          </w:sdtPr>
                          <w:sdtContent>
                            <w:ins w:author="Sharon Balaji" w:id="35" w:date="2026-09-26T14:14:37Z">
                              <w:sdt>
                                <w:sdtPr>
                                  <w:id w:val="-1145734667"/>
                                  <w:tag w:val="goog_rdk_306"/>
                                </w:sdtPr>
                                <w:sdtContent>
                                  <w:del w:author="Nivesh" w:id="19" w:date="2026-09-25T10:03:37Z"/>
                                </w:sdtContent>
                              </w:sdt>
                            </w:ins>
                            <w:sdt>
                              <w:sdtPr>
                                <w:id w:val="1014290277"/>
                                <w:tag w:val="goog_rdk_307"/>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Indhumathi T</w:delText>
                                    </w:r>
                                  </w:del>
                                </w:ins>
                              </w:sdtContent>
                            </w:sdt>
                            <w:ins w:author="Sharon Balaji" w:id="35" w:date="2026-09-26T14:14:37Z">
                              <w:del w:author="Nivesh" w:id="19" w:date="2026-09-25T10:03:37Z"/>
                            </w:ins>
                          </w:sdtContent>
                        </w:sdt>
                      </w:p>
                    </w:sdtContent>
                  </w:sdt>
                  <w:sdt>
                    <w:sdtPr>
                      <w:id w:val="-719286393"/>
                      <w:tag w:val="goog_rdk_312"/>
                    </w:sdtPr>
                    <w:sdtContent>
                      <w:p w:rsidR="00000000" w:rsidDel="00000000" w:rsidP="00000000" w:rsidRDefault="00000000" w:rsidRPr="00000000" w14:paraId="00000032">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62382339"/>
                            <w:tag w:val="goog_rdk_309"/>
                          </w:sdtPr>
                          <w:sdtContent>
                            <w:ins w:author="Sharon Balaji" w:id="35" w:date="2026-09-26T14:14:37Z">
                              <w:sdt>
                                <w:sdtPr>
                                  <w:id w:val="176792567"/>
                                  <w:tag w:val="goog_rdk_310"/>
                                </w:sdtPr>
                                <w:sdtContent>
                                  <w:del w:author="Nivesh" w:id="19" w:date="2026-09-25T10:03:37Z"/>
                                </w:sdtContent>
                              </w:sdt>
                            </w:ins>
                            <w:sdt>
                              <w:sdtPr>
                                <w:id w:val="-1098017519"/>
                                <w:tag w:val="goog_rdk_311"/>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15:19 Today</w:delText>
                                    </w:r>
                                  </w:del>
                                </w:ins>
                              </w:sdtContent>
                            </w:sdt>
                            <w:ins w:author="Sharon Balaji" w:id="35" w:date="2026-09-26T14:14:37Z">
                              <w:del w:author="Nivesh" w:id="19" w:date="2026-09-25T10:03:37Z"/>
                            </w:ins>
                          </w:sdtContent>
                        </w:sdt>
                      </w:p>
                    </w:sdtContent>
                  </w:sdt>
                  <w:sdt>
                    <w:sdtPr>
                      <w:id w:val="1373263729"/>
                      <w:tag w:val="goog_rdk_318"/>
                    </w:sdtPr>
                    <w:sdtContent>
                      <w:p w:rsidR="00000000" w:rsidDel="00000000" w:rsidP="00000000" w:rsidRDefault="00000000" w:rsidRPr="00000000" w14:paraId="00000033">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0420082"/>
                            <w:tag w:val="goog_rdk_313"/>
                          </w:sdtPr>
                          <w:sdtContent>
                            <w:ins w:author="Sharon Balaji" w:id="35" w:date="2026-09-26T14:14:37Z">
                              <w:sdt>
                                <w:sdtPr>
                                  <w:id w:val="-991208517"/>
                                  <w:tag w:val="goog_rdk_314"/>
                                </w:sdtPr>
                                <w:sdtContent>
                                  <w:del w:author="Nivesh" w:id="19" w:date="2026-09-25T10:03:37Z"/>
                                </w:sdtContent>
                              </w:sdt>
                            </w:ins>
                            <w:sdt>
                              <w:sdtPr>
                                <w:id w:val="1854324868"/>
                                <w:tag w:val="goog_rdk_315"/>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1699270960"/>
                                    <w:tag w:val="goog_rdk_316"/>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931648997"/>
                                    <w:tag w:val="goog_rdk_317"/>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“uy”</w:delText>
                                    </w:r>
                                  </w:sdtContent>
                                </w:sdt>
                              </w:del>
                            </w:ins>
                          </w:sdtContent>
                        </w:sdt>
                      </w:p>
                    </w:sdtContent>
                  </w:sdt>
                  <w:sdt>
                    <w:sdtPr>
                      <w:id w:val="-1748851231"/>
                      <w:tag w:val="goog_rdk_322"/>
                    </w:sdtPr>
                    <w:sdtContent>
                      <w:p w:rsidR="00000000" w:rsidDel="00000000" w:rsidP="00000000" w:rsidRDefault="00000000" w:rsidRPr="00000000" w14:paraId="00000034">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8237778"/>
                            <w:tag w:val="goog_rdk_319"/>
                          </w:sdtPr>
                          <w:sdtContent>
                            <w:ins w:author="Sharon Balaji" w:id="35" w:date="2026-09-26T14:14:37Z">
                              <w:sdt>
                                <w:sdtPr>
                                  <w:id w:val="-764546248"/>
                                  <w:tag w:val="goog_rdk_320"/>
                                </w:sdtPr>
                                <w:sdtContent>
                                  <w:del w:author="Nivesh" w:id="19" w:date="2026-09-25T10:03:37Z">
                                    <w:r w:rsidDel="00000000" w:rsidR="00000000" w:rsidRPr="00000000">
                                      <w:rPr>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Sharon Balaji" id="2126916934" name="image25.jpg"/>
                                          <a:graphic>
                                            <a:graphicData uri="http://schemas.openxmlformats.org/drawingml/2006/picture">
                                              <pic:pic>
                                                <pic:nvPicPr>
                                                  <pic:cNvPr descr="Sharon Balaji" id="0" name="image25.jpg"/>
                                                  <pic:cNvPicPr preferRelativeResize="0"/>
                                                </pic:nvPicPr>
                                                <pic:blipFill>
                                                  <a:blip r:embed="rId17"/>
                                                  <a:srcRect b="0" l="0" r="0" t="0"/>
                                                  <a:stretch>
                                                    <a:fillRect/>
                                                  </a:stretch>
                                                </pic:blipFill>
                                                <pic:spPr>
                                                  <a:xfrm>
                                                    <a:off x="0" y="0"/>
                                                    <a:ext cx="476250" cy="476250"/>
                                                  </a:xfrm>
                                                  <a:prstGeom prst="rect"/>
                                                  <a:ln/>
                                                </pic:spPr>
                                              </pic:pic>
                                            </a:graphicData>
                                          </a:graphic>
                                        </wp:inline>
                                      </w:drawing>
                                    </w:r>
                                  </w:del>
                                </w:sdtContent>
                              </w:sdt>
                            </w:ins>
                            <w:sdt>
                              <w:sdtPr>
                                <w:id w:val="-1990119427"/>
                                <w:tag w:val="goog_rdk_321"/>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726323438"/>
                      <w:tag w:val="goog_rdk_326"/>
                    </w:sdtPr>
                    <w:sdtContent>
                      <w:p w:rsidR="00000000" w:rsidDel="00000000" w:rsidP="00000000" w:rsidRDefault="00000000" w:rsidRPr="00000000" w14:paraId="00000035">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0213536"/>
                            <w:tag w:val="goog_rdk_323"/>
                          </w:sdtPr>
                          <w:sdtContent>
                            <w:ins w:author="Sharon Balaji" w:id="35" w:date="2026-09-26T14:14:37Z">
                              <w:sdt>
                                <w:sdtPr>
                                  <w:id w:val="-135059253"/>
                                  <w:tag w:val="goog_rdk_324"/>
                                </w:sdtPr>
                                <w:sdtContent>
                                  <w:del w:author="Nivesh" w:id="19" w:date="2026-09-25T10:03:37Z"/>
                                </w:sdtContent>
                              </w:sdt>
                            </w:ins>
                            <w:sdt>
                              <w:sdtPr>
                                <w:id w:val="189463158"/>
                                <w:tag w:val="goog_rdk_325"/>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Sharon Balaji</w:delText>
                                    </w:r>
                                  </w:del>
                                </w:ins>
                              </w:sdtContent>
                            </w:sdt>
                            <w:ins w:author="Sharon Balaji" w:id="35" w:date="2026-09-26T14:14:37Z">
                              <w:del w:author="Nivesh" w:id="19" w:date="2026-09-25T10:03:37Z"/>
                            </w:ins>
                          </w:sdtContent>
                        </w:sdt>
                      </w:p>
                    </w:sdtContent>
                  </w:sdt>
                  <w:sdt>
                    <w:sdtPr>
                      <w:id w:val="-336799056"/>
                      <w:tag w:val="goog_rdk_330"/>
                    </w:sdtPr>
                    <w:sdtContent>
                      <w:p w:rsidR="00000000" w:rsidDel="00000000" w:rsidP="00000000" w:rsidRDefault="00000000" w:rsidRPr="00000000" w14:paraId="00000036">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9101715"/>
                            <w:tag w:val="goog_rdk_327"/>
                          </w:sdtPr>
                          <w:sdtContent>
                            <w:ins w:author="Sharon Balaji" w:id="35" w:date="2026-09-26T14:14:37Z">
                              <w:sdt>
                                <w:sdtPr>
                                  <w:id w:val="-372992265"/>
                                  <w:tag w:val="goog_rdk_328"/>
                                </w:sdtPr>
                                <w:sdtContent>
                                  <w:del w:author="Nivesh" w:id="19" w:date="2026-09-25T10:03:37Z"/>
                                </w:sdtContent>
                              </w:sdt>
                            </w:ins>
                            <w:sdt>
                              <w:sdtPr>
                                <w:id w:val="-1535303930"/>
                                <w:tag w:val="goog_rdk_329"/>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19:38 Today</w:delText>
                                    </w:r>
                                  </w:del>
                                </w:ins>
                              </w:sdtContent>
                            </w:sdt>
                            <w:ins w:author="Sharon Balaji" w:id="35" w:date="2026-09-26T14:14:37Z">
                              <w:del w:author="Nivesh" w:id="19" w:date="2026-09-25T10:03:37Z"/>
                            </w:ins>
                          </w:sdtContent>
                        </w:sdt>
                      </w:p>
                    </w:sdtContent>
                  </w:sdt>
                  <w:sdt>
                    <w:sdtPr>
                      <w:id w:val="50521310"/>
                      <w:tag w:val="goog_rdk_336"/>
                    </w:sdtPr>
                    <w:sdtContent>
                      <w:p w:rsidR="00000000" w:rsidDel="00000000" w:rsidP="00000000" w:rsidRDefault="00000000" w:rsidRPr="00000000" w14:paraId="00000037">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235799"/>
                            <w:tag w:val="goog_rdk_331"/>
                          </w:sdtPr>
                          <w:sdtContent>
                            <w:ins w:author="Sharon Balaji" w:id="35" w:date="2026-09-26T14:14:37Z">
                              <w:sdt>
                                <w:sdtPr>
                                  <w:id w:val="1021148564"/>
                                  <w:tag w:val="goog_rdk_332"/>
                                </w:sdtPr>
                                <w:sdtContent>
                                  <w:del w:author="Nivesh" w:id="19" w:date="2026-09-25T10:03:37Z"/>
                                </w:sdtContent>
                              </w:sdt>
                            </w:ins>
                            <w:sdt>
                              <w:sdtPr>
                                <w:id w:val="-717032608"/>
                                <w:tag w:val="goog_rdk_333"/>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202639416"/>
                                    <w:tag w:val="goog_rdk_334"/>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472640900"/>
                                    <w:tag w:val="goog_rdk_335"/>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sdtContent>
                                </w:sdt>
                              </w:del>
                            </w:ins>
                          </w:sdtContent>
                        </w:sdt>
                      </w:p>
                    </w:sdtContent>
                  </w:sdt>
                  <w:sdt>
                    <w:sdtPr>
                      <w:id w:val="-542688131"/>
                      <w:tag w:val="goog_rdk_340"/>
                    </w:sdtPr>
                    <w:sdtContent>
                      <w:p w:rsidR="00000000" w:rsidDel="00000000" w:rsidP="00000000" w:rsidRDefault="00000000" w:rsidRPr="00000000" w14:paraId="00000038">
                        <w:pPr>
                          <w:widowControl w:val="0"/>
                          <w:shd w:fill="ffffff" w:val="clear"/>
                          <w:spacing w:after="120" w:before="4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21025434"/>
                            <w:tag w:val="goog_rdk_337"/>
                          </w:sdtPr>
                          <w:sdtContent>
                            <w:ins w:author="Sharon Balaji" w:id="35" w:date="2026-09-26T14:14:37Z">
                              <w:sdt>
                                <w:sdtPr>
                                  <w:id w:val="-597006456"/>
                                  <w:tag w:val="goog_rdk_338"/>
                                </w:sdtPr>
                                <w:sdtContent>
                                  <w:del w:author="Nivesh" w:id="19" w:date="2026-09-25T10:03:37Z">
                                    <w:r w:rsidDel="00000000" w:rsidR="00000000" w:rsidRPr="00000000">
                                      <w:rPr>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Sharon Balaji" id="2126916923" name="image20.jpg"/>
                                          <a:graphic>
                                            <a:graphicData uri="http://schemas.openxmlformats.org/drawingml/2006/picture">
                                              <pic:pic>
                                                <pic:nvPicPr>
                                                  <pic:cNvPr descr="Sharon Balaji" id="0" name="image20.jpg"/>
                                                  <pic:cNvPicPr preferRelativeResize="0"/>
                                                </pic:nvPicPr>
                                                <pic:blipFill>
                                                  <a:blip r:embed="rId17"/>
                                                  <a:srcRect b="0" l="0" r="0" t="0"/>
                                                  <a:stretch>
                                                    <a:fillRect/>
                                                  </a:stretch>
                                                </pic:blipFill>
                                                <pic:spPr>
                                                  <a:xfrm>
                                                    <a:off x="0" y="0"/>
                                                    <a:ext cx="476250" cy="476250"/>
                                                  </a:xfrm>
                                                  <a:prstGeom prst="rect"/>
                                                  <a:ln/>
                                                </pic:spPr>
                                              </pic:pic>
                                            </a:graphicData>
                                          </a:graphic>
                                        </wp:inline>
                                      </w:drawing>
                                    </w:r>
                                  </w:del>
                                </w:sdtContent>
                              </w:sdt>
                            </w:ins>
                            <w:sdt>
                              <w:sdtPr>
                                <w:id w:val="-2138622723"/>
                                <w:tag w:val="goog_rdk_339"/>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365830724"/>
                      <w:tag w:val="goog_rdk_344"/>
                    </w:sdtPr>
                    <w:sdtContent>
                      <w:p w:rsidR="00000000" w:rsidDel="00000000" w:rsidP="00000000" w:rsidRDefault="00000000" w:rsidRPr="00000000" w14:paraId="00000039">
                        <w:pPr>
                          <w:widowControl w:val="0"/>
                          <w:shd w:fill="ffffff"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9217465"/>
                            <w:tag w:val="goog_rdk_341"/>
                          </w:sdtPr>
                          <w:sdtContent>
                            <w:ins w:author="Sharon Balaji" w:id="35" w:date="2026-09-26T14:14:37Z">
                              <w:sdt>
                                <w:sdtPr>
                                  <w:id w:val="695279451"/>
                                  <w:tag w:val="goog_rdk_342"/>
                                </w:sdtPr>
                                <w:sdtContent>
                                  <w:del w:author="Nivesh" w:id="19" w:date="2026-09-25T10:03:37Z"/>
                                </w:sdtContent>
                              </w:sdt>
                            </w:ins>
                            <w:sdt>
                              <w:sdtPr>
                                <w:id w:val="969407595"/>
                                <w:tag w:val="goog_rdk_343"/>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Sharon Balaji</w:delText>
                                    </w:r>
                                  </w:del>
                                </w:ins>
                              </w:sdtContent>
                            </w:sdt>
                            <w:ins w:author="Sharon Balaji" w:id="35" w:date="2026-09-26T14:14:37Z">
                              <w:del w:author="Nivesh" w:id="19" w:date="2026-09-25T10:03:37Z"/>
                            </w:ins>
                          </w:sdtContent>
                        </w:sdt>
                      </w:p>
                    </w:sdtContent>
                  </w:sdt>
                  <w:sdt>
                    <w:sdtPr>
                      <w:id w:val="1167896900"/>
                      <w:tag w:val="goog_rdk_348"/>
                    </w:sdtPr>
                    <w:sdtContent>
                      <w:p w:rsidR="00000000" w:rsidDel="00000000" w:rsidP="00000000" w:rsidRDefault="00000000" w:rsidRPr="00000000" w14:paraId="0000003A">
                        <w:pPr>
                          <w:widowControl w:val="0"/>
                          <w:shd w:fill="ffffff"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01737678"/>
                            <w:tag w:val="goog_rdk_345"/>
                          </w:sdtPr>
                          <w:sdtContent>
                            <w:ins w:author="Sharon Balaji" w:id="35" w:date="2026-09-26T14:14:37Z">
                              <w:sdt>
                                <w:sdtPr>
                                  <w:id w:val="-1555237827"/>
                                  <w:tag w:val="goog_rdk_346"/>
                                </w:sdtPr>
                                <w:sdtContent>
                                  <w:del w:author="Nivesh" w:id="19" w:date="2026-09-25T10:03:37Z"/>
                                </w:sdtContent>
                              </w:sdt>
                            </w:ins>
                            <w:sdt>
                              <w:sdtPr>
                                <w:id w:val="-1801926427"/>
                                <w:tag w:val="goog_rdk_347"/>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19:43 Today</w:delText>
                                    </w:r>
                                  </w:del>
                                </w:ins>
                              </w:sdtContent>
                            </w:sdt>
                            <w:ins w:author="Sharon Balaji" w:id="35" w:date="2026-09-26T14:14:37Z">
                              <w:del w:author="Nivesh" w:id="19" w:date="2026-09-25T10:03:37Z"/>
                            </w:ins>
                          </w:sdtContent>
                        </w:sdt>
                      </w:p>
                    </w:sdtContent>
                  </w:sdt>
                  <w:sdt>
                    <w:sdtPr>
                      <w:id w:val="134993124"/>
                      <w:tag w:val="goog_rdk_354"/>
                    </w:sdtPr>
                    <w:sdtContent>
                      <w:p w:rsidR="00000000" w:rsidDel="00000000" w:rsidP="00000000" w:rsidRDefault="00000000" w:rsidRPr="00000000" w14:paraId="0000003B">
                        <w:pPr>
                          <w:widowControl w:val="0"/>
                          <w:shd w:fill="ffffff"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1158420"/>
                            <w:tag w:val="goog_rdk_349"/>
                          </w:sdtPr>
                          <w:sdtContent>
                            <w:ins w:author="Sharon Balaji" w:id="35" w:date="2026-09-26T14:14:37Z">
                              <w:sdt>
                                <w:sdtPr>
                                  <w:id w:val="556190895"/>
                                  <w:tag w:val="goog_rdk_350"/>
                                </w:sdtPr>
                                <w:sdtContent>
                                  <w:del w:author="Nivesh" w:id="19" w:date="2026-09-25T10:03:37Z"/>
                                </w:sdtContent>
                              </w:sdt>
                            </w:ins>
                            <w:sdt>
                              <w:sdtPr>
                                <w:id w:val="814303912"/>
                                <w:tag w:val="goog_rdk_351"/>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35" w:date="2026-09-26T14:14:37Z">
                              <w:del w:author="Nivesh" w:id="19" w:date="2026-09-25T10:03:37Z">
                                <w:sdt>
                                  <w:sdtPr>
                                    <w:id w:val="1143654199"/>
                                    <w:tag w:val="goog_rdk_352"/>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911462654"/>
                                    <w:tag w:val="goog_rdk_353"/>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sdtContent>
                                </w:sdt>
                              </w:del>
                            </w:ins>
                          </w:sdtContent>
                        </w:sdt>
                      </w:p>
                    </w:sdtContent>
                  </w:sdt>
                  <w:sdt>
                    <w:sdtPr>
                      <w:id w:val="1363327516"/>
                      <w:tag w:val="goog_rdk_360"/>
                    </w:sdtPr>
                    <w:sdtContent>
                      <w:p w:rsidR="00000000" w:rsidDel="00000000" w:rsidP="00000000" w:rsidRDefault="00000000" w:rsidRPr="00000000" w14:paraId="0000003C">
                        <w:pPr>
                          <w:widowControl w:val="0"/>
                          <w:shd w:fill="ffffff"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4910426"/>
                            <w:tag w:val="goog_rdk_355"/>
                          </w:sdtPr>
                          <w:sdtContent>
                            <w:ins w:author="Sharon Balaji" w:id="35" w:date="2026-09-26T14:14:37Z">
                              <w:sdt>
                                <w:sdtPr>
                                  <w:id w:val="89937319"/>
                                  <w:tag w:val="goog_rdk_356"/>
                                </w:sdtPr>
                                <w:sdtContent>
                                  <w:del w:author="Nivesh" w:id="19" w:date="2026-09-25T10:03:37Z"/>
                                </w:sdtContent>
                              </w:sdt>
                            </w:ins>
                            <w:sdt>
                              <w:sdtPr>
                                <w:id w:val="-1830656422"/>
                                <w:tag w:val="goog_rdk_357"/>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1380180725"/>
                                    <w:tag w:val="goog_rdk_358"/>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13742353"/>
                                    <w:tag w:val="goog_rdk_359"/>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“FitBuddy – AI Fitness Plan Generator using Gemini Models”</w:delText>
                                    </w:r>
                                  </w:sdtContent>
                                </w:sdt>
                              </w:del>
                            </w:ins>
                          </w:sdtContent>
                        </w:sdt>
                      </w:p>
                    </w:sdtContent>
                  </w:sdt>
                  <w:sdt>
                    <w:sdtPr>
                      <w:id w:val="-1540437942"/>
                      <w:tag w:val="goog_rdk_364"/>
                    </w:sdtPr>
                    <w:sdtContent>
                      <w:p w:rsidR="00000000" w:rsidDel="00000000" w:rsidP="00000000" w:rsidRDefault="00000000" w:rsidRPr="00000000" w14:paraId="0000003D">
                        <w:pPr>
                          <w:widowControl w:val="0"/>
                          <w:shd w:fill="ffffff" w:val="clear"/>
                          <w:spacing w:after="0" w:before="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008647"/>
                            <w:tag w:val="goog_rdk_361"/>
                          </w:sdtPr>
                          <w:sdtContent>
                            <w:ins w:author="Sharon Balaji" w:id="35" w:date="2026-09-26T14:14:37Z">
                              <w:sdt>
                                <w:sdtPr>
                                  <w:id w:val="-822234892"/>
                                  <w:tag w:val="goog_rdk_362"/>
                                </w:sdtPr>
                                <w:sdtContent>
                                  <w:del w:author="Nivesh" w:id="19" w:date="2026-09-25T10:03:37Z"/>
                                </w:sdtContent>
                              </w:sdt>
                            </w:ins>
                            <w:sdt>
                              <w:sdtPr>
                                <w:id w:val="-232048257"/>
                                <w:tag w:val="goog_rdk_363"/>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Viewers of this file can see comments and suggestions</w:delText>
                                    </w:r>
                                  </w:del>
                                </w:ins>
                              </w:sdtContent>
                            </w:sdt>
                            <w:ins w:author="Sharon Balaji" w:id="35" w:date="2026-09-26T14:14:37Z">
                              <w:del w:author="Nivesh" w:id="19" w:date="2026-09-25T10:03:37Z"/>
                            </w:ins>
                          </w:sdtContent>
                        </w:sdt>
                      </w:p>
                    </w:sdtContent>
                  </w:sdt>
                  <w:sdt>
                    <w:sdtPr>
                      <w:id w:val="-1739464205"/>
                      <w:tag w:val="goog_rdk_368"/>
                    </w:sdtPr>
                    <w:sdtContent>
                      <w:p w:rsidR="00000000" w:rsidDel="00000000" w:rsidP="00000000" w:rsidRDefault="00000000" w:rsidRPr="00000000" w14:paraId="0000003E">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0244363"/>
                            <w:tag w:val="goog_rdk_365"/>
                          </w:sdtPr>
                          <w:sdtContent>
                            <w:ins w:author="Sharon Balaji" w:id="35" w:date="2026-09-26T14:14:37Z">
                              <w:sdt>
                                <w:sdtPr>
                                  <w:id w:val="-437199800"/>
                                  <w:tag w:val="goog_rdk_366"/>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Pooja S" id="2126916921" name="image18.jpg"/>
                                          <a:graphic>
                                            <a:graphicData uri="http://schemas.openxmlformats.org/drawingml/2006/picture">
                                              <pic:pic>
                                                <pic:nvPicPr>
                                                  <pic:cNvPr descr="Pooja S" id="0" name="image18.jpg"/>
                                                  <pic:cNvPicPr preferRelativeResize="0"/>
                                                </pic:nvPicPr>
                                                <pic:blipFill>
                                                  <a:blip r:embed="rId18"/>
                                                  <a:srcRect b="0" l="0" r="0" t="0"/>
                                                  <a:stretch>
                                                    <a:fillRect/>
                                                  </a:stretch>
                                                </pic:blipFill>
                                                <pic:spPr>
                                                  <a:xfrm>
                                                    <a:off x="0" y="0"/>
                                                    <a:ext cx="476250" cy="476250"/>
                                                  </a:xfrm>
                                                  <a:prstGeom prst="rect"/>
                                                  <a:ln/>
                                                </pic:spPr>
                                              </pic:pic>
                                            </a:graphicData>
                                          </a:graphic>
                                        </wp:inline>
                                      </w:drawing>
                                    </w:r>
                                  </w:del>
                                </w:sdtContent>
                              </w:sdt>
                            </w:ins>
                            <w:sdt>
                              <w:sdtPr>
                                <w:id w:val="1174152808"/>
                                <w:tag w:val="goog_rdk_367"/>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616519161"/>
                      <w:tag w:val="goog_rdk_372"/>
                    </w:sdtPr>
                    <w:sdtContent>
                      <w:p w:rsidR="00000000" w:rsidDel="00000000" w:rsidP="00000000" w:rsidRDefault="00000000" w:rsidRPr="00000000" w14:paraId="0000003F">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77787994"/>
                            <w:tag w:val="goog_rdk_369"/>
                          </w:sdtPr>
                          <w:sdtContent>
                            <w:ins w:author="Sharon Balaji" w:id="35" w:date="2026-09-26T14:14:37Z">
                              <w:sdt>
                                <w:sdtPr>
                                  <w:id w:val="1863553875"/>
                                  <w:tag w:val="goog_rdk_370"/>
                                </w:sdtPr>
                                <w:sdtContent>
                                  <w:del w:author="Nivesh" w:id="19" w:date="2026-09-25T10:03:37Z"/>
                                </w:sdtContent>
                              </w:sdt>
                            </w:ins>
                            <w:sdt>
                              <w:sdtPr>
                                <w:id w:val="-176949458"/>
                                <w:tag w:val="goog_rdk_371"/>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Pooja S</w:delText>
                                    </w:r>
                                  </w:del>
                                </w:ins>
                              </w:sdtContent>
                            </w:sdt>
                            <w:ins w:author="Sharon Balaji" w:id="35" w:date="2026-09-26T14:14:37Z">
                              <w:del w:author="Nivesh" w:id="19" w:date="2026-09-25T10:03:37Z"/>
                            </w:ins>
                          </w:sdtContent>
                        </w:sdt>
                      </w:p>
                    </w:sdtContent>
                  </w:sdt>
                  <w:sdt>
                    <w:sdtPr>
                      <w:id w:val="-1296558984"/>
                      <w:tag w:val="goog_rdk_376"/>
                    </w:sdtPr>
                    <w:sdtContent>
                      <w:p w:rsidR="00000000" w:rsidDel="00000000" w:rsidP="00000000" w:rsidRDefault="00000000" w:rsidRPr="00000000" w14:paraId="00000040">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9556925"/>
                            <w:tag w:val="goog_rdk_373"/>
                          </w:sdtPr>
                          <w:sdtContent>
                            <w:ins w:author="Sharon Balaji" w:id="35" w:date="2026-09-26T14:14:37Z">
                              <w:sdt>
                                <w:sdtPr>
                                  <w:id w:val="239978867"/>
                                  <w:tag w:val="goog_rdk_374"/>
                                </w:sdtPr>
                                <w:sdtContent>
                                  <w:del w:author="Nivesh" w:id="19" w:date="2026-09-25T10:03:37Z"/>
                                </w:sdtContent>
                              </w:sdt>
                            </w:ins>
                            <w:sdt>
                              <w:sdtPr>
                                <w:id w:val="1495363790"/>
                                <w:tag w:val="goog_rdk_375"/>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12:44 Yesterday</w:delText>
                                    </w:r>
                                  </w:del>
                                </w:ins>
                              </w:sdtContent>
                            </w:sdt>
                            <w:ins w:author="Sharon Balaji" w:id="35" w:date="2026-09-26T14:14:37Z">
                              <w:del w:author="Nivesh" w:id="19" w:date="2026-09-25T10:03:37Z"/>
                            </w:ins>
                          </w:sdtContent>
                        </w:sdt>
                      </w:p>
                    </w:sdtContent>
                  </w:sdt>
                  <w:sdt>
                    <w:sdtPr>
                      <w:id w:val="-1932407659"/>
                      <w:tag w:val="goog_rdk_381"/>
                    </w:sdtPr>
                    <w:sdtContent>
                      <w:p w:rsidR="00000000" w:rsidDel="00000000" w:rsidP="00000000" w:rsidRDefault="00000000" w:rsidRPr="00000000" w14:paraId="00000041">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2731490"/>
                            <w:tag w:val="goog_rdk_377"/>
                          </w:sdtPr>
                          <w:sdtContent>
                            <w:ins w:author="Sharon Balaji" w:id="35" w:date="2026-09-26T14:14:37Z">
                              <w:sdt>
                                <w:sdtPr>
                                  <w:id w:val="1178546460"/>
                                  <w:tag w:val="goog_rdk_378"/>
                                </w:sdtPr>
                                <w:sdtContent>
                                  <w:del w:author="Nivesh" w:id="19" w:date="2026-09-25T10:03:37Z"/>
                                </w:sdtContent>
                              </w:sdt>
                            </w:ins>
                            <w:sdt>
                              <w:sdtPr>
                                <w:id w:val="-1537049746"/>
                                <w:tag w:val="goog_rdk_379"/>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 paragraph</w:delText>
                                    </w:r>
                                  </w:del>
                                </w:ins>
                              </w:sdtContent>
                            </w:sdt>
                            <w:ins w:author="Sharon Balaji" w:id="35" w:date="2026-09-26T14:14:37Z">
                              <w:del w:author="Nivesh" w:id="19" w:date="2026-09-25T10:03:37Z">
                                <w:sdt>
                                  <w:sdtPr>
                                    <w:id w:val="-1741774501"/>
                                    <w:tag w:val="goog_rdk_380"/>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(3 times)</w:delText>
                                    </w:r>
                                  </w:sdtContent>
                                </w:sdt>
                              </w:del>
                            </w:ins>
                          </w:sdtContent>
                        </w:sdt>
                      </w:p>
                    </w:sdtContent>
                  </w:sdt>
                  <w:sdt>
                    <w:sdtPr>
                      <w:id w:val="-2024244492"/>
                      <w:tag w:val="goog_rdk_385"/>
                    </w:sdtPr>
                    <w:sdtContent>
                      <w:p w:rsidR="00000000" w:rsidDel="00000000" w:rsidP="00000000" w:rsidRDefault="00000000" w:rsidRPr="00000000" w14:paraId="00000042">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29766862"/>
                            <w:tag w:val="goog_rdk_382"/>
                          </w:sdtPr>
                          <w:sdtContent>
                            <w:ins w:author="Sharon Balaji" w:id="35" w:date="2026-09-26T14:14:37Z">
                              <w:sdt>
                                <w:sdtPr>
                                  <w:id w:val="1870386908"/>
                                  <w:tag w:val="goog_rdk_383"/>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899" name="image16.png"/>
                                          <a:graphic>
                                            <a:graphicData uri="http://schemas.openxmlformats.org/drawingml/2006/picture">
                                              <pic:pic>
                                                <pic:nvPicPr>
                                                  <pic:cNvPr descr="Anonymous" id="0" name="image16.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2127758290"/>
                                <w:tag w:val="goog_rdk_384"/>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220738736"/>
                      <w:tag w:val="goog_rdk_389"/>
                    </w:sdtPr>
                    <w:sdtContent>
                      <w:p w:rsidR="00000000" w:rsidDel="00000000" w:rsidP="00000000" w:rsidRDefault="00000000" w:rsidRPr="00000000" w14:paraId="00000043">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3560202"/>
                            <w:tag w:val="goog_rdk_386"/>
                          </w:sdtPr>
                          <w:sdtContent>
                            <w:ins w:author="Sharon Balaji" w:id="35" w:date="2026-09-26T14:14:37Z">
                              <w:sdt>
                                <w:sdtPr>
                                  <w:id w:val="-1012527296"/>
                                  <w:tag w:val="goog_rdk_387"/>
                                </w:sdtPr>
                                <w:sdtContent>
                                  <w:del w:author="Nivesh" w:id="19" w:date="2026-09-25T10:03:37Z"/>
                                </w:sdtContent>
                              </w:sdt>
                            </w:ins>
                            <w:sdt>
                              <w:sdtPr>
                                <w:id w:val="654834731"/>
                                <w:tag w:val="goog_rdk_388"/>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35" w:date="2026-09-26T14:14:37Z">
                              <w:del w:author="Nivesh" w:id="19" w:date="2026-09-25T10:03:37Z"/>
                            </w:ins>
                          </w:sdtContent>
                        </w:sdt>
                      </w:p>
                    </w:sdtContent>
                  </w:sdt>
                  <w:sdt>
                    <w:sdtPr>
                      <w:id w:val="307331495"/>
                      <w:tag w:val="goog_rdk_393"/>
                    </w:sdtPr>
                    <w:sdtContent>
                      <w:p w:rsidR="00000000" w:rsidDel="00000000" w:rsidP="00000000" w:rsidRDefault="00000000" w:rsidRPr="00000000" w14:paraId="00000044">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71706377"/>
                            <w:tag w:val="goog_rdk_390"/>
                          </w:sdtPr>
                          <w:sdtContent>
                            <w:ins w:author="Sharon Balaji" w:id="35" w:date="2026-09-26T14:14:37Z">
                              <w:sdt>
                                <w:sdtPr>
                                  <w:id w:val="-879861624"/>
                                  <w:tag w:val="goog_rdk_391"/>
                                </w:sdtPr>
                                <w:sdtContent>
                                  <w:del w:author="Nivesh" w:id="19" w:date="2026-09-25T10:03:37Z"/>
                                </w:sdtContent>
                              </w:sdt>
                            </w:ins>
                            <w:sdt>
                              <w:sdtPr>
                                <w:id w:val="-935736247"/>
                                <w:tag w:val="goog_rdk_392"/>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13:02 Yesterday</w:delText>
                                    </w:r>
                                  </w:del>
                                </w:ins>
                              </w:sdtContent>
                            </w:sdt>
                            <w:ins w:author="Sharon Balaji" w:id="35" w:date="2026-09-26T14:14:37Z">
                              <w:del w:author="Nivesh" w:id="19" w:date="2026-09-25T10:03:37Z"/>
                            </w:ins>
                          </w:sdtContent>
                        </w:sdt>
                      </w:p>
                    </w:sdtContent>
                  </w:sdt>
                  <w:sdt>
                    <w:sdtPr>
                      <w:id w:val="1409476465"/>
                      <w:tag w:val="goog_rdk_398"/>
                    </w:sdtPr>
                    <w:sdtContent>
                      <w:p w:rsidR="00000000" w:rsidDel="00000000" w:rsidP="00000000" w:rsidRDefault="00000000" w:rsidRPr="00000000" w14:paraId="00000045">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1012862"/>
                            <w:tag w:val="goog_rdk_394"/>
                          </w:sdtPr>
                          <w:sdtContent>
                            <w:ins w:author="Sharon Balaji" w:id="35" w:date="2026-09-26T14:14:37Z">
                              <w:sdt>
                                <w:sdtPr>
                                  <w:id w:val="-615673658"/>
                                  <w:tag w:val="goog_rdk_395"/>
                                </w:sdtPr>
                                <w:sdtContent>
                                  <w:del w:author="Nivesh" w:id="19" w:date="2026-09-25T10:03:37Z"/>
                                </w:sdtContent>
                              </w:sdt>
                            </w:ins>
                            <w:sdt>
                              <w:sdtPr>
                                <w:id w:val="1315340363"/>
                                <w:tag w:val="goog_rdk_396"/>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35" w:date="2026-09-26T14:14:37Z">
                              <w:del w:author="Nivesh" w:id="19" w:date="2026-09-25T10:03:37Z">
                                <w:sdt>
                                  <w:sdtPr>
                                    <w:id w:val="-931124050"/>
                                    <w:tag w:val="goog_rdk_397"/>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alignment, indent first line, indent left</w:delText>
                                    </w:r>
                                  </w:sdtContent>
                                </w:sdt>
                              </w:del>
                            </w:ins>
                          </w:sdtContent>
                        </w:sdt>
                      </w:p>
                    </w:sdtContent>
                  </w:sdt>
                  <w:sdt>
                    <w:sdtPr>
                      <w:id w:val="-181854628"/>
                      <w:tag w:val="goog_rdk_406"/>
                    </w:sdtPr>
                    <w:sdtContent>
                      <w:p w:rsidR="00000000" w:rsidDel="00000000" w:rsidP="00000000" w:rsidRDefault="00000000" w:rsidRPr="00000000" w14:paraId="00000046">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05965237"/>
                            <w:tag w:val="goog_rdk_399"/>
                          </w:sdtPr>
                          <w:sdtContent>
                            <w:ins w:author="Sharon Balaji" w:id="35" w:date="2026-09-26T14:14:37Z">
                              <w:sdt>
                                <w:sdtPr>
                                  <w:id w:val="-1907578482"/>
                                  <w:tag w:val="goog_rdk_400"/>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32" name="image24.png"/>
                                          <a:graphic>
                                            <a:graphicData uri="http://schemas.openxmlformats.org/drawingml/2006/picture">
                                              <pic:pic>
                                                <pic:nvPicPr>
                                                  <pic:cNvPr descr="Thirupathi DD" id="0" name="image24.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Content>
                        </w:sdt>
                        <w:sdt>
                          <w:sdtPr>
                            <w:id w:val="1081530546"/>
                            <w:tag w:val="goog_rdk_401"/>
                          </w:sdtPr>
                          <w:sdtContent>
                            <w:ins w:author="Noorulsabikka" w:id="38" w:date="2026-09-27T08:33:03Z">
                              <w:sdt>
                                <w:sdtPr>
                                  <w:id w:val="-1669937239"/>
                                  <w:tag w:val="goog_rdk_402"/>
                                </w:sdtPr>
                                <w:sdtContent>
                                  <w:del w:author="Nivesh" w:id="19" w:date="2026-09-25T10:03:37Z">
                                    <w:sdt>
                                      <w:sdtPr>
                                        <w:alias w:val="Review status"/>
                                        <w:id w:val="573222151"/>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Content>
                        </w:sdt>
                        <w:sdt>
                          <w:sdtPr>
                            <w:id w:val="-41482313"/>
                            <w:tag w:val="goog_rdk_403"/>
                          </w:sdtPr>
                          <w:sdtContent>
                            <w:ins w:author="Sharon Balaji" w:id="35" w:date="2026-09-26T14:14:37Z">
                              <w:sdt>
                                <w:sdtPr>
                                  <w:id w:val="-1976978649"/>
                                  <w:tag w:val="goog_rdk_404"/>
                                </w:sdtPr>
                                <w:sdtContent>
                                  <w:del w:author="Nivesh" w:id="19" w:date="2026-09-25T10:03:37Z"/>
                                </w:sdtContent>
                              </w:sdt>
                            </w:ins>
                            <w:sdt>
                              <w:sdtPr>
                                <w:id w:val="-304802937"/>
                                <w:tag w:val="goog_rdk_405"/>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775881399"/>
                      <w:tag w:val="goog_rdk_410"/>
                    </w:sdtPr>
                    <w:sdtContent>
                      <w:p w:rsidR="00000000" w:rsidDel="00000000" w:rsidP="00000000" w:rsidRDefault="00000000" w:rsidRPr="00000000" w14:paraId="00000047">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7988196"/>
                            <w:tag w:val="goog_rdk_407"/>
                          </w:sdtPr>
                          <w:sdtContent>
                            <w:ins w:author="Sharon Balaji" w:id="35" w:date="2026-09-26T14:14:37Z">
                              <w:sdt>
                                <w:sdtPr>
                                  <w:id w:val="-775346131"/>
                                  <w:tag w:val="goog_rdk_408"/>
                                </w:sdtPr>
                                <w:sdtContent>
                                  <w:del w:author="Nivesh" w:id="19" w:date="2026-09-25T10:03:37Z"/>
                                </w:sdtContent>
                              </w:sdt>
                            </w:ins>
                            <w:sdt>
                              <w:sdtPr>
                                <w:id w:val="-23276963"/>
                                <w:tag w:val="goog_rdk_409"/>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35" w:date="2026-09-26T14:14:37Z">
                              <w:del w:author="Nivesh" w:id="19" w:date="2026-09-25T10:03:37Z"/>
                            </w:ins>
                          </w:sdtContent>
                        </w:sdt>
                      </w:p>
                    </w:sdtContent>
                  </w:sdt>
                  <w:sdt>
                    <w:sdtPr>
                      <w:id w:val="778938550"/>
                      <w:tag w:val="goog_rdk_414"/>
                    </w:sdtPr>
                    <w:sdtContent>
                      <w:p w:rsidR="00000000" w:rsidDel="00000000" w:rsidP="00000000" w:rsidRDefault="00000000" w:rsidRPr="00000000" w14:paraId="00000048">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06878037"/>
                            <w:tag w:val="goog_rdk_411"/>
                          </w:sdtPr>
                          <w:sdtContent>
                            <w:ins w:author="Sharon Balaji" w:id="35" w:date="2026-09-26T14:14:37Z">
                              <w:sdt>
                                <w:sdtPr>
                                  <w:id w:val="1590714875"/>
                                  <w:tag w:val="goog_rdk_412"/>
                                </w:sdtPr>
                                <w:sdtContent>
                                  <w:del w:author="Nivesh" w:id="19" w:date="2026-09-25T10:03:37Z"/>
                                </w:sdtContent>
                              </w:sdt>
                            </w:ins>
                            <w:sdt>
                              <w:sdtPr>
                                <w:id w:val="-753217701"/>
                                <w:tag w:val="goog_rdk_413"/>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17:28 Today</w:delText>
                                    </w:r>
                                  </w:del>
                                </w:ins>
                              </w:sdtContent>
                            </w:sdt>
                            <w:ins w:author="Sharon Balaji" w:id="35" w:date="2026-09-26T14:14:37Z">
                              <w:del w:author="Nivesh" w:id="19" w:date="2026-09-25T10:03:37Z"/>
                            </w:ins>
                          </w:sdtContent>
                        </w:sdt>
                      </w:p>
                    </w:sdtContent>
                  </w:sdt>
                  <w:sdt>
                    <w:sdtPr>
                      <w:id w:val="-346149590"/>
                      <w:tag w:val="goog_rdk_419"/>
                    </w:sdtPr>
                    <w:sdtContent>
                      <w:p w:rsidR="00000000" w:rsidDel="00000000" w:rsidP="00000000" w:rsidRDefault="00000000" w:rsidRPr="00000000" w14:paraId="00000049">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5405067"/>
                            <w:tag w:val="goog_rdk_415"/>
                          </w:sdtPr>
                          <w:sdtContent>
                            <w:ins w:author="Sharon Balaji" w:id="35" w:date="2026-09-26T14:14:37Z">
                              <w:sdt>
                                <w:sdtPr>
                                  <w:id w:val="342409875"/>
                                  <w:tag w:val="goog_rdk_416"/>
                                </w:sdtPr>
                                <w:sdtContent>
                                  <w:del w:author="Nivesh" w:id="19" w:date="2026-09-25T10:03:37Z"/>
                                </w:sdtContent>
                              </w:sdt>
                            </w:ins>
                            <w:sdt>
                              <w:sdtPr>
                                <w:id w:val="-936083121"/>
                                <w:tag w:val="goog_rdk_417"/>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35" w:date="2026-09-26T14:14:37Z">
                              <w:del w:author="Nivesh" w:id="19" w:date="2026-09-25T10:03:37Z">
                                <w:sdt>
                                  <w:sdtPr>
                                    <w:id w:val="-1045177849"/>
                                    <w:tag w:val="goog_rdk_418"/>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1857032076"/>
                      <w:tag w:val="goog_rdk_423"/>
                    </w:sdtPr>
                    <w:sdtContent>
                      <w:p w:rsidR="00000000" w:rsidDel="00000000" w:rsidP="00000000" w:rsidRDefault="00000000" w:rsidRPr="00000000" w14:paraId="0000004A">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1724441"/>
                            <w:tag w:val="goog_rdk_420"/>
                          </w:sdtPr>
                          <w:sdtContent>
                            <w:ins w:author="Sharon Balaji" w:id="35" w:date="2026-09-26T14:14:37Z">
                              <w:sdt>
                                <w:sdtPr>
                                  <w:id w:val="298409868"/>
                                  <w:tag w:val="goog_rdk_421"/>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909" name="image17.png"/>
                                          <a:graphic>
                                            <a:graphicData uri="http://schemas.openxmlformats.org/drawingml/2006/picture">
                                              <pic:pic>
                                                <pic:nvPicPr>
                                                  <pic:cNvPr descr="Anonymous" id="0" name="image17.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1295369807"/>
                                <w:tag w:val="goog_rdk_422"/>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234140127"/>
                      <w:tag w:val="goog_rdk_427"/>
                    </w:sdtPr>
                    <w:sdtContent>
                      <w:p w:rsidR="00000000" w:rsidDel="00000000" w:rsidP="00000000" w:rsidRDefault="00000000" w:rsidRPr="00000000" w14:paraId="0000004B">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0270177"/>
                            <w:tag w:val="goog_rdk_424"/>
                          </w:sdtPr>
                          <w:sdtContent>
                            <w:ins w:author="Sharon Balaji" w:id="35" w:date="2026-09-26T14:14:37Z">
                              <w:sdt>
                                <w:sdtPr>
                                  <w:id w:val="1629741582"/>
                                  <w:tag w:val="goog_rdk_425"/>
                                </w:sdtPr>
                                <w:sdtContent>
                                  <w:del w:author="Nivesh" w:id="19" w:date="2026-09-25T10:03:37Z"/>
                                </w:sdtContent>
                              </w:sdt>
                            </w:ins>
                            <w:sdt>
                              <w:sdtPr>
                                <w:id w:val="2081508272"/>
                                <w:tag w:val="goog_rdk_426"/>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35" w:date="2026-09-26T14:14:37Z">
                              <w:del w:author="Nivesh" w:id="19" w:date="2026-09-25T10:03:37Z"/>
                            </w:ins>
                          </w:sdtContent>
                        </w:sdt>
                      </w:p>
                    </w:sdtContent>
                  </w:sdt>
                  <w:sdt>
                    <w:sdtPr>
                      <w:id w:val="-1611950260"/>
                      <w:tag w:val="goog_rdk_431"/>
                    </w:sdtPr>
                    <w:sdtContent>
                      <w:p w:rsidR="00000000" w:rsidDel="00000000" w:rsidP="00000000" w:rsidRDefault="00000000" w:rsidRPr="00000000" w14:paraId="0000004C">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2007338"/>
                            <w:tag w:val="goog_rdk_428"/>
                          </w:sdtPr>
                          <w:sdtContent>
                            <w:ins w:author="Sharon Balaji" w:id="35" w:date="2026-09-26T14:14:37Z">
                              <w:sdt>
                                <w:sdtPr>
                                  <w:id w:val="-989506661"/>
                                  <w:tag w:val="goog_rdk_429"/>
                                </w:sdtPr>
                                <w:sdtContent>
                                  <w:del w:author="Nivesh" w:id="19" w:date="2026-09-25T10:03:37Z"/>
                                </w:sdtContent>
                              </w:sdt>
                            </w:ins>
                            <w:sdt>
                              <w:sdtPr>
                                <w:id w:val="-1153302479"/>
                                <w:tag w:val="goog_rdk_430"/>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20:38 Yesterday</w:delText>
                                    </w:r>
                                  </w:del>
                                </w:ins>
                              </w:sdtContent>
                            </w:sdt>
                            <w:ins w:author="Sharon Balaji" w:id="35" w:date="2026-09-26T14:14:37Z">
                              <w:del w:author="Nivesh" w:id="19" w:date="2026-09-25T10:03:37Z"/>
                            </w:ins>
                          </w:sdtContent>
                        </w:sdt>
                      </w:p>
                    </w:sdtContent>
                  </w:sdt>
                  <w:sdt>
                    <w:sdtPr>
                      <w:id w:val="1198263659"/>
                      <w:tag w:val="goog_rdk_437"/>
                    </w:sdtPr>
                    <w:sdtContent>
                      <w:p w:rsidR="00000000" w:rsidDel="00000000" w:rsidP="00000000" w:rsidRDefault="00000000" w:rsidRPr="00000000" w14:paraId="0000004D">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1386089"/>
                            <w:tag w:val="goog_rdk_432"/>
                          </w:sdtPr>
                          <w:sdtContent>
                            <w:ins w:author="Sharon Balaji" w:id="35" w:date="2026-09-26T14:14:37Z">
                              <w:sdt>
                                <w:sdtPr>
                                  <w:id w:val="542617630"/>
                                  <w:tag w:val="goog_rdk_433"/>
                                </w:sdtPr>
                                <w:sdtContent>
                                  <w:del w:author="Nivesh" w:id="19" w:date="2026-09-25T10:03:37Z"/>
                                </w:sdtContent>
                              </w:sdt>
                            </w:ins>
                            <w:sdt>
                              <w:sdtPr>
                                <w:id w:val="-1695794075"/>
                                <w:tag w:val="goog_rdk_434"/>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35" w:date="2026-09-26T14:14:37Z">
                              <w:del w:author="Nivesh" w:id="19" w:date="2026-09-25T10:03:37Z">
                                <w:sdt>
                                  <w:sdtPr>
                                    <w:id w:val="-639750746"/>
                                    <w:tag w:val="goog_rdk_435"/>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68174695"/>
                                    <w:tag w:val="goog_rdk_436"/>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 the Cloud Console. **N…”</w:delText>
                                    </w:r>
                                  </w:sdtContent>
                                </w:sdt>
                              </w:del>
                            </w:ins>
                          </w:sdtContent>
                        </w:sdt>
                      </w:p>
                    </w:sdtContent>
                  </w:sdt>
                  <w:sdt>
                    <w:sdtPr>
                      <w:id w:val="-2065933886"/>
                      <w:tag w:val="goog_rdk_443"/>
                    </w:sdtPr>
                    <w:sdtContent>
                      <w:p w:rsidR="00000000" w:rsidDel="00000000" w:rsidP="00000000" w:rsidRDefault="00000000" w:rsidRPr="00000000" w14:paraId="0000004E">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3357597"/>
                            <w:tag w:val="goog_rdk_438"/>
                          </w:sdtPr>
                          <w:sdtContent>
                            <w:ins w:author="Sharon Balaji" w:id="35" w:date="2026-09-26T14:14:37Z">
                              <w:sdt>
                                <w:sdtPr>
                                  <w:id w:val="-1177408661"/>
                                  <w:tag w:val="goog_rdk_439"/>
                                </w:sdtPr>
                                <w:sdtContent>
                                  <w:del w:author="Nivesh" w:id="19" w:date="2026-09-25T10:03:37Z"/>
                                </w:sdtContent>
                              </w:sdt>
                            </w:ins>
                            <w:sdt>
                              <w:sdtPr>
                                <w:id w:val="-283342072"/>
                                <w:tag w:val="goog_rdk_440"/>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35" w:date="2026-09-26T14:14:37Z">
                              <w:del w:author="Nivesh" w:id="19" w:date="2026-09-25T10:03:37Z">
                                <w:sdt>
                                  <w:sdtPr>
                                    <w:id w:val="1378006105"/>
                                    <w:tag w:val="goog_rdk_441"/>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894688424"/>
                                    <w:tag w:val="goog_rdk_442"/>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 the Cloud Console. **N…”</w:delText>
                                    </w:r>
                                  </w:sdtContent>
                                </w:sdt>
                              </w:del>
                            </w:ins>
                          </w:sdtContent>
                        </w:sdt>
                      </w:p>
                    </w:sdtContent>
                  </w:sdt>
                  <w:sdt>
                    <w:sdtPr>
                      <w:id w:val="-1331958168"/>
                      <w:tag w:val="goog_rdk_447"/>
                    </w:sdtPr>
                    <w:sdtContent>
                      <w:p w:rsidR="00000000" w:rsidDel="00000000" w:rsidP="00000000" w:rsidRDefault="00000000" w:rsidRPr="00000000" w14:paraId="0000004F">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3005302"/>
                            <w:tag w:val="goog_rdk_444"/>
                          </w:sdtPr>
                          <w:sdtContent>
                            <w:ins w:author="Sharon Balaji" w:id="35" w:date="2026-09-26T14:14:37Z">
                              <w:sdt>
                                <w:sdtPr>
                                  <w:id w:val="156141852"/>
                                  <w:tag w:val="goog_rdk_445"/>
                                </w:sdtPr>
                                <w:sdtContent>
                                  <w:del w:author="Nivesh" w:id="19" w:date="2026-09-25T10:03:37Z">
                                    <w:r w:rsidDel="00000000" w:rsidR="00000000" w:rsidRPr="00000000">
                                      <w:rPr>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05" name="image15.png"/>
                                          <a:graphic>
                                            <a:graphicData uri="http://schemas.openxmlformats.org/drawingml/2006/picture">
                                              <pic:pic>
                                                <pic:nvPicPr>
                                                  <pic:cNvPr descr="Thirupathi DD" id="0" name="image15.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
                              <w:sdtPr>
                                <w:id w:val="-442618265"/>
                                <w:tag w:val="goog_rdk_446"/>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174745720"/>
                      <w:tag w:val="goog_rdk_451"/>
                    </w:sdtPr>
                    <w:sdtContent>
                      <w:p w:rsidR="00000000" w:rsidDel="00000000" w:rsidP="00000000" w:rsidRDefault="00000000" w:rsidRPr="00000000" w14:paraId="00000050">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20234293"/>
                            <w:tag w:val="goog_rdk_448"/>
                          </w:sdtPr>
                          <w:sdtContent>
                            <w:ins w:author="Sharon Balaji" w:id="35" w:date="2026-09-26T14:14:37Z">
                              <w:sdt>
                                <w:sdtPr>
                                  <w:id w:val="-1774518788"/>
                                  <w:tag w:val="goog_rdk_449"/>
                                </w:sdtPr>
                                <w:sdtContent>
                                  <w:del w:author="Nivesh" w:id="19" w:date="2026-09-25T10:03:37Z"/>
                                </w:sdtContent>
                              </w:sdt>
                            </w:ins>
                            <w:sdt>
                              <w:sdtPr>
                                <w:id w:val="1824287054"/>
                                <w:tag w:val="goog_rdk_450"/>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35" w:date="2026-09-26T14:14:37Z">
                              <w:del w:author="Nivesh" w:id="19" w:date="2026-09-25T10:03:37Z"/>
                            </w:ins>
                          </w:sdtContent>
                        </w:sdt>
                      </w:p>
                    </w:sdtContent>
                  </w:sdt>
                  <w:sdt>
                    <w:sdtPr>
                      <w:id w:val="1287888321"/>
                      <w:tag w:val="goog_rdk_455"/>
                    </w:sdtPr>
                    <w:sdtContent>
                      <w:p w:rsidR="00000000" w:rsidDel="00000000" w:rsidP="00000000" w:rsidRDefault="00000000" w:rsidRPr="00000000" w14:paraId="00000051">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2188114"/>
                            <w:tag w:val="goog_rdk_452"/>
                          </w:sdtPr>
                          <w:sdtContent>
                            <w:ins w:author="Sharon Balaji" w:id="35" w:date="2026-09-26T14:14:37Z">
                              <w:sdt>
                                <w:sdtPr>
                                  <w:id w:val="1727647071"/>
                                  <w:tag w:val="goog_rdk_453"/>
                                </w:sdtPr>
                                <w:sdtContent>
                                  <w:del w:author="Nivesh" w:id="19" w:date="2026-09-25T10:03:37Z"/>
                                </w:sdtContent>
                              </w:sdt>
                            </w:ins>
                            <w:sdt>
                              <w:sdtPr>
                                <w:id w:val="1927666845"/>
                                <w:tag w:val="goog_rdk_454"/>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16:53 Today</w:delText>
                                    </w:r>
                                  </w:del>
                                </w:ins>
                              </w:sdtContent>
                            </w:sdt>
                            <w:ins w:author="Sharon Balaji" w:id="35" w:date="2026-09-26T14:14:37Z">
                              <w:del w:author="Nivesh" w:id="19" w:date="2026-09-25T10:03:37Z"/>
                            </w:ins>
                          </w:sdtContent>
                        </w:sdt>
                      </w:p>
                    </w:sdtContent>
                  </w:sdt>
                  <w:sdt>
                    <w:sdtPr>
                      <w:id w:val="699353014"/>
                      <w:tag w:val="goog_rdk_460"/>
                    </w:sdtPr>
                    <w:sdtContent>
                      <w:p w:rsidR="00000000" w:rsidDel="00000000" w:rsidP="00000000" w:rsidRDefault="00000000" w:rsidRPr="00000000" w14:paraId="00000052">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3724497"/>
                            <w:tag w:val="goog_rdk_456"/>
                          </w:sdtPr>
                          <w:sdtContent>
                            <w:ins w:author="Sharon Balaji" w:id="35" w:date="2026-09-26T14:14:37Z">
                              <w:sdt>
                                <w:sdtPr>
                                  <w:id w:val="776427389"/>
                                  <w:tag w:val="goog_rdk_457"/>
                                </w:sdtPr>
                                <w:sdtContent>
                                  <w:del w:author="Nivesh" w:id="19" w:date="2026-09-25T10:03:37Z"/>
                                </w:sdtContent>
                              </w:sdt>
                            </w:ins>
                            <w:sdt>
                              <w:sdtPr>
                                <w:id w:val="1606923726"/>
                                <w:tag w:val="goog_rdk_458"/>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35" w:date="2026-09-26T14:14:37Z">
                              <w:del w:author="Nivesh" w:id="19" w:date="2026-09-25T10:03:37Z">
                                <w:sdt>
                                  <w:sdtPr>
                                    <w:id w:val="1614235237"/>
                                    <w:tag w:val="goog_rdk_459"/>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731367243"/>
                      <w:tag w:val="goog_rdk_464"/>
                    </w:sdtPr>
                    <w:sdtContent>
                      <w:p w:rsidR="00000000" w:rsidDel="00000000" w:rsidP="00000000" w:rsidRDefault="00000000" w:rsidRPr="00000000" w14:paraId="00000053">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5763576"/>
                            <w:tag w:val="goog_rdk_461"/>
                          </w:sdtPr>
                          <w:sdtContent>
                            <w:ins w:author="Sharon Balaji" w:id="35" w:date="2026-09-26T14:14:37Z">
                              <w:sdt>
                                <w:sdtPr>
                                  <w:id w:val="-405036840"/>
                                  <w:tag w:val="goog_rdk_462"/>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Hema vaitheeswari .V" id="2126916933" name="image26.jpg"/>
                                          <a:graphic>
                                            <a:graphicData uri="http://schemas.openxmlformats.org/drawingml/2006/picture">
                                              <pic:pic>
                                                <pic:nvPicPr>
                                                  <pic:cNvPr descr="Hema vaitheeswari .V" id="0" name="image26.jpg"/>
                                                  <pic:cNvPicPr preferRelativeResize="0"/>
                                                </pic:nvPicPr>
                                                <pic:blipFill>
                                                  <a:blip r:embed="rId20"/>
                                                  <a:srcRect b="0" l="0" r="0" t="0"/>
                                                  <a:stretch>
                                                    <a:fillRect/>
                                                  </a:stretch>
                                                </pic:blipFill>
                                                <pic:spPr>
                                                  <a:xfrm>
                                                    <a:off x="0" y="0"/>
                                                    <a:ext cx="476250" cy="476250"/>
                                                  </a:xfrm>
                                                  <a:prstGeom prst="rect"/>
                                                  <a:ln/>
                                                </pic:spPr>
                                              </pic:pic>
                                            </a:graphicData>
                                          </a:graphic>
                                        </wp:inline>
                                      </w:drawing>
                                    </w:r>
                                  </w:del>
                                </w:sdtContent>
                              </w:sdt>
                            </w:ins>
                            <w:sdt>
                              <w:sdtPr>
                                <w:id w:val="-270523338"/>
                                <w:tag w:val="goog_rdk_463"/>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1969924059"/>
                      <w:tag w:val="goog_rdk_468"/>
                    </w:sdtPr>
                    <w:sdtContent>
                      <w:p w:rsidR="00000000" w:rsidDel="00000000" w:rsidP="00000000" w:rsidRDefault="00000000" w:rsidRPr="00000000" w14:paraId="00000054">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0533261"/>
                            <w:tag w:val="goog_rdk_465"/>
                          </w:sdtPr>
                          <w:sdtContent>
                            <w:ins w:author="Sharon Balaji" w:id="35" w:date="2026-09-26T14:14:37Z">
                              <w:sdt>
                                <w:sdtPr>
                                  <w:id w:val="779634552"/>
                                  <w:tag w:val="goog_rdk_466"/>
                                </w:sdtPr>
                                <w:sdtContent>
                                  <w:del w:author="Nivesh" w:id="19" w:date="2026-09-25T10:03:37Z"/>
                                </w:sdtContent>
                              </w:sdt>
                            </w:ins>
                            <w:sdt>
                              <w:sdtPr>
                                <w:id w:val="1649077413"/>
                                <w:tag w:val="goog_rdk_467"/>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Hema vaitheeswari .V</w:delText>
                                    </w:r>
                                  </w:del>
                                </w:ins>
                              </w:sdtContent>
                            </w:sdt>
                            <w:ins w:author="Sharon Balaji" w:id="35" w:date="2026-09-26T14:14:37Z">
                              <w:del w:author="Nivesh" w:id="19" w:date="2026-09-25T10:03:37Z"/>
                            </w:ins>
                          </w:sdtContent>
                        </w:sdt>
                      </w:p>
                    </w:sdtContent>
                  </w:sdt>
                  <w:sdt>
                    <w:sdtPr>
                      <w:id w:val="1515038200"/>
                      <w:tag w:val="goog_rdk_472"/>
                    </w:sdtPr>
                    <w:sdtContent>
                      <w:p w:rsidR="00000000" w:rsidDel="00000000" w:rsidP="00000000" w:rsidRDefault="00000000" w:rsidRPr="00000000" w14:paraId="00000055">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86198133"/>
                            <w:tag w:val="goog_rdk_469"/>
                          </w:sdtPr>
                          <w:sdtContent>
                            <w:ins w:author="Sharon Balaji" w:id="35" w:date="2026-09-26T14:14:37Z">
                              <w:sdt>
                                <w:sdtPr>
                                  <w:id w:val="2094941526"/>
                                  <w:tag w:val="goog_rdk_470"/>
                                </w:sdtPr>
                                <w:sdtContent>
                                  <w:del w:author="Nivesh" w:id="19" w:date="2026-09-25T10:03:37Z"/>
                                </w:sdtContent>
                              </w:sdt>
                            </w:ins>
                            <w:sdt>
                              <w:sdtPr>
                                <w:id w:val="264393653"/>
                                <w:tag w:val="goog_rdk_471"/>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09:25 Today</w:delText>
                                    </w:r>
                                  </w:del>
                                </w:ins>
                              </w:sdtContent>
                            </w:sdt>
                            <w:ins w:author="Sharon Balaji" w:id="35" w:date="2026-09-26T14:14:37Z">
                              <w:del w:author="Nivesh" w:id="19" w:date="2026-09-25T10:03:37Z"/>
                            </w:ins>
                          </w:sdtContent>
                        </w:sdt>
                      </w:p>
                    </w:sdtContent>
                  </w:sdt>
                  <w:sdt>
                    <w:sdtPr>
                      <w:id w:val="2144364260"/>
                      <w:tag w:val="goog_rdk_477"/>
                    </w:sdtPr>
                    <w:sdtContent>
                      <w:p w:rsidR="00000000" w:rsidDel="00000000" w:rsidP="00000000" w:rsidRDefault="00000000" w:rsidRPr="00000000" w14:paraId="00000056">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7027066"/>
                            <w:tag w:val="goog_rdk_473"/>
                          </w:sdtPr>
                          <w:sdtContent>
                            <w:ins w:author="Sharon Balaji" w:id="35" w:date="2026-09-26T14:14:37Z">
                              <w:sdt>
                                <w:sdtPr>
                                  <w:id w:val="-1266945467"/>
                                  <w:tag w:val="goog_rdk_474"/>
                                </w:sdtPr>
                                <w:sdtContent>
                                  <w:del w:author="Nivesh" w:id="19" w:date="2026-09-25T10:03:37Z"/>
                                </w:sdtContent>
                              </w:sdt>
                            </w:ins>
                            <w:sdt>
                              <w:sdtPr>
                                <w:id w:val="-836723897"/>
                                <w:tag w:val="goog_rdk_475"/>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35" w:date="2026-09-26T14:14:37Z">
                              <w:del w:author="Nivesh" w:id="19" w:date="2026-09-25T10:03:37Z">
                                <w:sdt>
                                  <w:sdtPr>
                                    <w:id w:val="1629655581"/>
                                    <w:tag w:val="goog_rdk_476"/>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1005094679"/>
                      <w:tag w:val="goog_rdk_481"/>
                    </w:sdtPr>
                    <w:sdtContent>
                      <w:p w:rsidR="00000000" w:rsidDel="00000000" w:rsidP="00000000" w:rsidRDefault="00000000" w:rsidRPr="00000000" w14:paraId="00000057">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1873974"/>
                            <w:tag w:val="goog_rdk_478"/>
                          </w:sdtPr>
                          <w:sdtContent>
                            <w:ins w:author="Sharon Balaji" w:id="35" w:date="2026-09-26T14:14:37Z">
                              <w:sdt>
                                <w:sdtPr>
                                  <w:id w:val="275709500"/>
                                  <w:tag w:val="goog_rdk_479"/>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04" name="image14.png"/>
                                          <a:graphic>
                                            <a:graphicData uri="http://schemas.openxmlformats.org/drawingml/2006/picture">
                                              <pic:pic>
                                                <pic:nvPicPr>
                                                  <pic:cNvPr descr="Thirupathi DD" id="0" name="image14.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
                              <w:sdtPr>
                                <w:id w:val="-1739042353"/>
                                <w:tag w:val="goog_rdk_480"/>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555114876"/>
                      <w:tag w:val="goog_rdk_485"/>
                    </w:sdtPr>
                    <w:sdtContent>
                      <w:p w:rsidR="00000000" w:rsidDel="00000000" w:rsidP="00000000" w:rsidRDefault="00000000" w:rsidRPr="00000000" w14:paraId="00000058">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32102603"/>
                            <w:tag w:val="goog_rdk_482"/>
                          </w:sdtPr>
                          <w:sdtContent>
                            <w:ins w:author="Sharon Balaji" w:id="35" w:date="2026-09-26T14:14:37Z">
                              <w:sdt>
                                <w:sdtPr>
                                  <w:id w:val="2072474289"/>
                                  <w:tag w:val="goog_rdk_483"/>
                                </w:sdtPr>
                                <w:sdtContent>
                                  <w:del w:author="Nivesh" w:id="19" w:date="2026-09-25T10:03:37Z"/>
                                </w:sdtContent>
                              </w:sdt>
                            </w:ins>
                            <w:sdt>
                              <w:sdtPr>
                                <w:id w:val="119270122"/>
                                <w:tag w:val="goog_rdk_484"/>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35" w:date="2026-09-26T14:14:37Z">
                              <w:del w:author="Nivesh" w:id="19" w:date="2026-09-25T10:03:37Z"/>
                            </w:ins>
                          </w:sdtContent>
                        </w:sdt>
                      </w:p>
                    </w:sdtContent>
                  </w:sdt>
                  <w:sdt>
                    <w:sdtPr>
                      <w:id w:val="427768566"/>
                      <w:tag w:val="goog_rdk_489"/>
                    </w:sdtPr>
                    <w:sdtContent>
                      <w:p w:rsidR="00000000" w:rsidDel="00000000" w:rsidP="00000000" w:rsidRDefault="00000000" w:rsidRPr="00000000" w14:paraId="00000059">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0006112"/>
                            <w:tag w:val="goog_rdk_486"/>
                          </w:sdtPr>
                          <w:sdtContent>
                            <w:ins w:author="Sharon Balaji" w:id="35" w:date="2026-09-26T14:14:37Z">
                              <w:sdt>
                                <w:sdtPr>
                                  <w:id w:val="837700838"/>
                                  <w:tag w:val="goog_rdk_487"/>
                                </w:sdtPr>
                                <w:sdtContent>
                                  <w:del w:author="Nivesh" w:id="19" w:date="2026-09-25T10:03:37Z"/>
                                </w:sdtContent>
                              </w:sdt>
                            </w:ins>
                            <w:sdt>
                              <w:sdtPr>
                                <w:id w:val="-1592976978"/>
                                <w:tag w:val="goog_rdk_488"/>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16:52 Today</w:delText>
                                    </w:r>
                                  </w:del>
                                </w:ins>
                              </w:sdtContent>
                            </w:sdt>
                            <w:ins w:author="Sharon Balaji" w:id="35" w:date="2026-09-26T14:14:37Z">
                              <w:del w:author="Nivesh" w:id="19" w:date="2026-09-25T10:03:37Z"/>
                            </w:ins>
                          </w:sdtContent>
                        </w:sdt>
                      </w:p>
                    </w:sdtContent>
                  </w:sdt>
                  <w:sdt>
                    <w:sdtPr>
                      <w:id w:val="1657175007"/>
                      <w:tag w:val="goog_rdk_494"/>
                    </w:sdtPr>
                    <w:sdtContent>
                      <w:p w:rsidR="00000000" w:rsidDel="00000000" w:rsidP="00000000" w:rsidRDefault="00000000" w:rsidRPr="00000000" w14:paraId="0000005A">
                        <w:pPr>
                          <w:widowControl w:val="0"/>
                          <w:shd w:fill="f0f4f9" w:val="clear"/>
                          <w:spacing w:after="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8524037"/>
                            <w:tag w:val="goog_rdk_490"/>
                          </w:sdtPr>
                          <w:sdtContent>
                            <w:ins w:author="Sharon Balaji" w:id="35" w:date="2026-09-26T14:14:37Z">
                              <w:sdt>
                                <w:sdtPr>
                                  <w:id w:val="400584883"/>
                                  <w:tag w:val="goog_rdk_491"/>
                                </w:sdtPr>
                                <w:sdtContent>
                                  <w:del w:author="Nivesh" w:id="19" w:date="2026-09-25T10:03:37Z"/>
                                </w:sdtContent>
                              </w:sdt>
                            </w:ins>
                            <w:sdt>
                              <w:sdtPr>
                                <w:id w:val="1348334878"/>
                                <w:tag w:val="goog_rdk_492"/>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35" w:date="2026-09-26T14:14:37Z">
                              <w:del w:author="Nivesh" w:id="19" w:date="2026-09-25T10:03:37Z">
                                <w:sdt>
                                  <w:sdtPr>
                                    <w:id w:val="1554500430"/>
                                    <w:tag w:val="goog_rdk_493"/>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 (13 times)</w:delText>
                                    </w:r>
                                  </w:sdtContent>
                                </w:sdt>
                              </w:del>
                            </w:ins>
                          </w:sdtContent>
                        </w:sdt>
                      </w:p>
                    </w:sdtContent>
                  </w:sdt>
                  <w:sdt>
                    <w:sdtPr>
                      <w:id w:val="-1396084726"/>
                      <w:tag w:val="goog_rdk_498"/>
                    </w:sdtPr>
                    <w:sdtContent>
                      <w:p w:rsidR="00000000" w:rsidDel="00000000" w:rsidP="00000000" w:rsidRDefault="00000000" w:rsidRPr="00000000" w14:paraId="0000005B">
                        <w:pPr>
                          <w:widowControl w:val="0"/>
                          <w:shd w:fill="f0f4f9" w:val="clear"/>
                          <w:spacing w:after="120" w:before="4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283885"/>
                            <w:tag w:val="goog_rdk_495"/>
                          </w:sdtPr>
                          <w:sdtContent>
                            <w:ins w:author="Sharon Balaji" w:id="35" w:date="2026-09-26T14:14:37Z">
                              <w:sdt>
                                <w:sdtPr>
                                  <w:id w:val="-242347301"/>
                                  <w:tag w:val="goog_rdk_496"/>
                                </w:sdtPr>
                                <w:sdtContent>
                                  <w:del w:author="Nivesh" w:id="19" w:date="2026-09-25T10:03:37Z">
                                    <w:r w:rsidDel="00000000" w:rsidR="00000000" w:rsidRPr="00000000">
                                      <w:rPr>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dhivyadharshini Dhivya" id="2126916908" name="image9.png"/>
                                          <a:graphic>
                                            <a:graphicData uri="http://schemas.openxmlformats.org/drawingml/2006/picture">
                                              <pic:pic>
                                                <pic:nvPicPr>
                                                  <pic:cNvPr descr="dhivyadharshini Dhivya" id="0" name="image9.png"/>
                                                  <pic:cNvPicPr preferRelativeResize="0"/>
                                                </pic:nvPicPr>
                                                <pic:blipFill>
                                                  <a:blip r:embed="rId21"/>
                                                  <a:srcRect b="0" l="0" r="0" t="0"/>
                                                  <a:stretch>
                                                    <a:fillRect/>
                                                  </a:stretch>
                                                </pic:blipFill>
                                                <pic:spPr>
                                                  <a:xfrm>
                                                    <a:off x="0" y="0"/>
                                                    <a:ext cx="476250" cy="476250"/>
                                                  </a:xfrm>
                                                  <a:prstGeom prst="rect"/>
                                                  <a:ln/>
                                                </pic:spPr>
                                              </pic:pic>
                                            </a:graphicData>
                                          </a:graphic>
                                        </wp:inline>
                                      </w:drawing>
                                    </w:r>
                                  </w:del>
                                </w:sdtContent>
                              </w:sdt>
                            </w:ins>
                            <w:sdt>
                              <w:sdtPr>
                                <w:id w:val="763875576"/>
                                <w:tag w:val="goog_rdk_497"/>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608876418"/>
                      <w:tag w:val="goog_rdk_502"/>
                    </w:sdtPr>
                    <w:sdtContent>
                      <w:p w:rsidR="00000000" w:rsidDel="00000000" w:rsidP="00000000" w:rsidRDefault="00000000" w:rsidRPr="00000000" w14:paraId="0000005C">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2693423"/>
                            <w:tag w:val="goog_rdk_499"/>
                          </w:sdtPr>
                          <w:sdtContent>
                            <w:ins w:author="Sharon Balaji" w:id="35" w:date="2026-09-26T14:14:37Z">
                              <w:sdt>
                                <w:sdtPr>
                                  <w:id w:val="-949396537"/>
                                  <w:tag w:val="goog_rdk_500"/>
                                </w:sdtPr>
                                <w:sdtContent>
                                  <w:del w:author="Nivesh" w:id="19" w:date="2026-09-25T10:03:37Z"/>
                                </w:sdtContent>
                              </w:sdt>
                            </w:ins>
                            <w:sdt>
                              <w:sdtPr>
                                <w:id w:val="513872515"/>
                                <w:tag w:val="goog_rdk_501"/>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dhivyadharshini Dhivya</w:delText>
                                    </w:r>
                                  </w:del>
                                </w:ins>
                              </w:sdtContent>
                            </w:sdt>
                            <w:ins w:author="Sharon Balaji" w:id="35" w:date="2026-09-26T14:14:37Z">
                              <w:del w:author="Nivesh" w:id="19" w:date="2026-09-25T10:03:37Z"/>
                            </w:ins>
                          </w:sdtContent>
                        </w:sdt>
                      </w:p>
                    </w:sdtContent>
                  </w:sdt>
                  <w:sdt>
                    <w:sdtPr>
                      <w:id w:val="-540402729"/>
                      <w:tag w:val="goog_rdk_506"/>
                    </w:sdtPr>
                    <w:sdtContent>
                      <w:p w:rsidR="00000000" w:rsidDel="00000000" w:rsidP="00000000" w:rsidRDefault="00000000" w:rsidRPr="00000000" w14:paraId="0000005D">
                        <w:pPr>
                          <w:widowControl w:val="0"/>
                          <w:shd w:fill="f0f4f9" w:val="clear"/>
                          <w:spacing w:after="120" w:lineRule="auto"/>
                          <w:ind w:left="0" w:firstLine="0"/>
                          <w:rPr>
                            <w:ins w:author="Sharon Balaji" w:id="35" w:date="2026-09-26T14:14:37Z"/>
                            <w:del w:author="Nivesh" w:id="19" w:date="2026-09-25T10:03:37Z"/>
                            <w:rFonts w:ascii="Roboto" w:cs="Roboto" w:eastAsia="Roboto" w:hAnsi="Roboto"/>
                            <w:color w:val="444746"/>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940354"/>
                            <w:tag w:val="goog_rdk_503"/>
                          </w:sdtPr>
                          <w:sdtContent>
                            <w:ins w:author="Sharon Balaji" w:id="35" w:date="2026-09-26T14:14:37Z">
                              <w:sdt>
                                <w:sdtPr>
                                  <w:id w:val="1214213110"/>
                                  <w:tag w:val="goog_rdk_504"/>
                                </w:sdtPr>
                                <w:sdtContent>
                                  <w:del w:author="Nivesh" w:id="19" w:date="2026-09-25T10:03:37Z"/>
                                </w:sdtContent>
                              </w:sdt>
                            </w:ins>
                            <w:sdt>
                              <w:sdtPr>
                                <w:id w:val="753543763"/>
                                <w:tag w:val="goog_rdk_505"/>
                              </w:sdtPr>
                              <w:sdtContent>
                                <w:ins w:author="Sharon Balaji" w:id="35" w:date="2026-09-26T14:14:37Z">
                                  <w:del w:author="Nivesh" w:id="19" w:date="2026-09-25T10:03:37Z">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12:47 24 Sept</w:delText>
                                    </w:r>
                                  </w:del>
                                </w:ins>
                              </w:sdtContent>
                            </w:sdt>
                            <w:ins w:author="Sharon Balaji" w:id="35" w:date="2026-09-26T14:14:37Z">
                              <w:del w:author="Nivesh" w:id="19" w:date="2026-09-25T10:03:37Z"/>
                            </w:ins>
                          </w:sdtContent>
                        </w:sdt>
                      </w:p>
                    </w:sdtContent>
                  </w:sdt>
                  <w:sdt>
                    <w:sdtPr>
                      <w:id w:val="-1319437993"/>
                      <w:tag w:val="goog_rdk_512"/>
                    </w:sdtPr>
                    <w:sdtContent>
                      <w:p w:rsidR="00000000" w:rsidDel="00000000" w:rsidP="00000000" w:rsidRDefault="00000000" w:rsidRPr="00000000" w14:paraId="0000005E">
                        <w:pPr>
                          <w:widowControl w:val="0"/>
                          <w:shd w:fill="f0f4f9" w:val="clear"/>
                          <w:spacing w:after="0" w:lineRule="auto"/>
                          <w:ind w:left="0" w:firstLine="0"/>
                          <w:rPr>
                            <w:ins w:author="Sharon Balaji" w:id="35" w:date="2026-09-26T14:14:37Z"/>
                            <w:del w:author="Nivesh" w:id="19" w:date="2026-09-25T10:03:37Z"/>
                            <w:rFonts w:ascii="Roboto" w:cs="Roboto" w:eastAsia="Roboto" w:hAnsi="Roboto"/>
                            <w:i w:val="1"/>
                            <w:iCs w:val="1"/>
                            <w:color w:val="5e5e5e"/>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90746295"/>
                            <w:tag w:val="goog_rdk_507"/>
                          </w:sdtPr>
                          <w:sdtContent>
                            <w:ins w:author="Sharon Balaji" w:id="35" w:date="2026-09-26T14:14:37Z">
                              <w:sdt>
                                <w:sdtPr>
                                  <w:id w:val="1827772429"/>
                                  <w:tag w:val="goog_rdk_508"/>
                                </w:sdtPr>
                                <w:sdtContent>
                                  <w:del w:author="Nivesh" w:id="19" w:date="2026-09-25T10:03:37Z"/>
                                </w:sdtContent>
                              </w:sdt>
                            </w:ins>
                            <w:sdt>
                              <w:sdtPr>
                                <w:id w:val="1557485601"/>
                                <w:tag w:val="goog_rdk_509"/>
                              </w:sdtPr>
                              <w:sdtContent>
                                <w:ins w:author="Sharon Balaji" w:id="35" w:date="2026-09-26T14:14:37Z">
                                  <w:del w:author="Nivesh" w:id="19" w:date="2026-09-25T10:03:37Z">
                                    <w:r w:rsidDel="00000000" w:rsidR="00000000" w:rsidRPr="00000000">
                                      <w:rPr>
                                        <w:rFonts w:ascii="Roboto" w:cs="Roboto" w:eastAsia="Roboto" w:hAnsi="Roboto"/>
                                        <w:b w:val="1"/>
                                        <w:bCs w:val="1"/>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35" w:date="2026-09-26T14:14:37Z">
                              <w:del w:author="Nivesh" w:id="19" w:date="2026-09-25T10:03:37Z">
                                <w:sdt>
                                  <w:sdtPr>
                                    <w:id w:val="-84240404"/>
                                    <w:tag w:val="goog_rdk_510"/>
                                  </w:sdtPr>
                                  <w:sdtContent>
                                    <w:r w:rsidDel="00000000" w:rsidR="00000000" w:rsidRPr="00000000">
                                      <w:rPr>
                                        <w:rFonts w:ascii="Roboto" w:cs="Roboto" w:eastAsia="Roboto" w:hAnsi="Roboto"/>
                                        <w:color w:val="444746"/>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2121885948"/>
                                    <w:tag w:val="goog_rdk_511"/>
                                  </w:sdtPr>
                                  <w:sdtContent>
                                    <w:r w:rsidDel="00000000" w:rsidR="00000000" w:rsidRPr="00000000">
                                      <w:rPr>
                                        <w:rFonts w:ascii="Roboto" w:cs="Roboto" w:eastAsia="Roboto" w:hAnsi="Roboto"/>
                                        <w:i w:val="1"/>
                                        <w:iCs w:val="1"/>
                                        <w:color w:val="5e5e5e"/>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“ri”</w:delText>
                                    </w:r>
                                  </w:sdtContent>
                                </w:sdt>
                              </w:del>
                            </w:ins>
                          </w:sdtContent>
                        </w:sdt>
                      </w:p>
                    </w:sdtContent>
                  </w:sdt>
                  <w:sdt>
                    <w:sdtPr>
                      <w:id w:val="1039602846"/>
                      <w:tag w:val="goog_rdk_516"/>
                    </w:sdtPr>
                    <w:sdtContent>
                      <w:p w:rsidR="00000000" w:rsidDel="00000000" w:rsidP="00000000" w:rsidRDefault="00000000" w:rsidRPr="00000000" w14:paraId="0000005F">
                        <w:pPr>
                          <w:widowControl w:val="0"/>
                          <w:spacing w:after="0" w:lineRule="auto"/>
                          <w:ind w:left="0" w:firstLine="0"/>
                          <w:rPr>
                            <w:ins w:author="Sharon Balaji" w:id="35" w:date="2026-09-26T14:14:37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fldChar w:fldCharType="begin"/>
                          <w:instrText xml:space="preserve"> HYPERLINK "https://docs.google.com/document/d/1qfB_S3qCLtBpc3etJkYvZkdMlBKCmvYK/edit#" </w:instrText>
                          <w:fldChar w:fldCharType="separate"/>
                        </w:r>
                        <w:sdt>
                          <w:sdtPr>
                            <w:id w:val="-417304305"/>
                            <w:tag w:val="goog_rdk_513"/>
                          </w:sdtPr>
                          <w:sdtContent>
                            <w:ins w:author="Sharon Balaji" w:id="35" w:date="2026-09-26T14:14:37Z">
                              <w:sdt>
                                <w:sdtPr>
                                  <w:id w:val="411701407"/>
                                  <w:tag w:val="goog_rdk_514"/>
                                </w:sdtPr>
                                <w:sdtContent>
                                  <w:del w:author="Nivesh" w:id="19" w:date="2026-09-25T10:03:37Z"/>
                                </w:sdtContent>
                              </w:sdt>
                            </w:ins>
                            <w:sdt>
                              <w:sdtPr>
                                <w:id w:val="1332862581"/>
                                <w:tag w:val="goog_rdk_515"/>
                              </w:sdtPr>
                              <w:sdtContent>
                                <w:ins w:author="Sharon Balaji" w:id="35" w:date="2026-09-26T14:14:37Z">
                                  <w:del w:author="Nivesh" w:id="19" w:date="2026-09-25T10:03:37Z">
                                    <w:r w:rsidDel="00000000" w:rsidR="00000000" w:rsidRPr="00000000">
                                      <w:rPr>
                                        <w:rtl w:val="0"/>
                                        <w:rPrChange w:author="Rozia_Farheen B" w:id="28" w:date="2026-09-26T13:32:14Z">
                                          <w:rPr>
                                            <w:rFonts w:ascii="Roboto" w:cs="Roboto" w:eastAsia="Roboto" w:hAnsi="Roboto"/>
                                            <w:color w:val="1155cc"/>
                                            <w:sz w:val="20"/>
                                            <w:szCs w:val="20"/>
                                          </w:rPr>
                                        </w:rPrChange>
                                      </w:rPr>
                                      <w:delText xml:space="preserve">Turn on screen reader support</w:delText>
                                    </w:r>
                                  </w:del>
                                </w:ins>
                              </w:sdtContent>
                            </w:sdt>
                            <w:ins w:author="Sharon Balaji" w:id="35" w:date="2026-09-26T14:14:37Z">
                              <w:del w:author="Nivesh" w:id="19" w:date="2026-09-25T10:03:37Z"/>
                            </w:ins>
                          </w:sdtContent>
                        </w:sdt>
                      </w:p>
                    </w:sdtContent>
                  </w:sdt>
                  <w:sdt>
                    <w:sdtPr>
                      <w:id w:val="831062186"/>
                      <w:tag w:val="goog_rdk_520"/>
                    </w:sdtPr>
                    <w:sdtContent>
                      <w:p w:rsidR="00000000" w:rsidDel="00000000" w:rsidP="00000000" w:rsidRDefault="00000000" w:rsidRPr="00000000" w14:paraId="00000060">
                        <w:pPr>
                          <w:widowControl w:val="0"/>
                          <w:spacing w:after="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fldChar w:fldCharType="end"/>
                        </w:r>
                        <w:sdt>
                          <w:sdtPr>
                            <w:id w:val="1946985061"/>
                            <w:tag w:val="goog_rdk_517"/>
                          </w:sdtPr>
                          <w:sdtContent>
                            <w:ins w:author="Sharon Balaji" w:id="35" w:date="2026-09-26T14:14:37Z">
                              <w:sdt>
                                <w:sdtPr>
                                  <w:id w:val="-851635740"/>
                                  <w:tag w:val="goog_rdk_518"/>
                                </w:sdtPr>
                                <w:sdtContent>
                                  <w:del w:author="Nivesh" w:id="19" w:date="2026-09-25T10:03:37Z"/>
                                </w:sdtContent>
                              </w:sdt>
                            </w:ins>
                            <w:sdt>
                              <w:sdtPr>
                                <w:id w:val="-1720671509"/>
                                <w:tag w:val="goog_rdk_519"/>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To enable screen reader support, press Ctrl+Alt+Z To learn about keyboard shortcuts, press Ctrl+slash</w:delText>
                                    </w:r>
                                  </w:del>
                                </w:ins>
                              </w:sdtContent>
                            </w:sdt>
                            <w:ins w:author="Sharon Balaji" w:id="35" w:date="2026-09-26T14:14:37Z">
                              <w:del w:author="Nivesh" w:id="19" w:date="2026-09-25T10:03:37Z"/>
                            </w:ins>
                          </w:sdtContent>
                        </w:sdt>
                      </w:p>
                    </w:sdtContent>
                  </w:sdt>
                  <w:sdt>
                    <w:sdtPr>
                      <w:id w:val="-1046601641"/>
                      <w:tag w:val="goog_rdk_524"/>
                    </w:sdtPr>
                    <w:sdtContent>
                      <w:p w:rsidR="00000000" w:rsidDel="00000000" w:rsidP="00000000" w:rsidRDefault="00000000" w:rsidRPr="00000000" w14:paraId="00000061">
                        <w:pPr>
                          <w:widowControl w:val="0"/>
                          <w:spacing w:after="0" w:lineRule="auto"/>
                          <w:ind w:left="0" w:firstLine="0"/>
                          <w:rPr>
                            <w:ins w:author="Sharon Balaji" w:id="35" w:date="2026-09-26T14:14:37Z"/>
                            <w:del w:author="Nivesh" w:id="19" w:date="2026-09-25T10:03:37Z"/>
                            <w:rFonts w:ascii="Roboto" w:cs="Roboto" w:eastAsia="Roboto" w:hAnsi="Roboto"/>
                            <w:color w:val="1f1f1f"/>
                            <w:sz w:val="20"/>
                            <w:szCs w:val="2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7470299"/>
                            <w:tag w:val="goog_rdk_521"/>
                          </w:sdtPr>
                          <w:sdtContent>
                            <w:ins w:author="Sharon Balaji" w:id="35" w:date="2026-09-26T14:14:37Z">
                              <w:sdt>
                                <w:sdtPr>
                                  <w:id w:val="11452007"/>
                                  <w:tag w:val="goog_rdk_522"/>
                                </w:sdtPr>
                                <w:sdtContent>
                                  <w:del w:author="Nivesh" w:id="19" w:date="2026-09-25T10:03:37Z"/>
                                </w:sdtContent>
                              </w:sdt>
                            </w:ins>
                            <w:sdt>
                              <w:sdtPr>
                                <w:id w:val="-627259826"/>
                                <w:tag w:val="goog_rdk_523"/>
                              </w:sdtPr>
                              <w:sdtContent>
                                <w:ins w:author="Sharon Balaji" w:id="35" w:date="2026-09-26T14:14:37Z">
                                  <w:del w:author="Nivesh" w:id="19" w:date="2026-09-25T10:03:37Z">
                                    <w:r w:rsidDel="00000000" w:rsidR="00000000" w:rsidRPr="00000000">
                                      <w:rPr>
                                        <w:rFonts w:ascii="Roboto" w:cs="Roboto" w:eastAsia="Roboto" w:hAnsi="Roboto"/>
                                        <w:color w:val="1f1f1f"/>
                                        <w:sz w:val="20"/>
                                        <w:szCs w:val="20"/>
                                        <w:rtl w:val="0"/>
                                        <w:rPrChange w:author="Sharon Balaji" w:id="36" w:date="2026-09-26T14:14: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Banner hidden </w:delText>
                                    </w:r>
                                  </w:del>
                                </w:ins>
                              </w:sdtContent>
                            </w:sdt>
                            <w:ins w:author="Sharon Balaji" w:id="35" w:date="2026-09-26T14:14:37Z">
                              <w:del w:author="Nivesh" w:id="19" w:date="2026-09-25T10:03:37Z"/>
                            </w:ins>
                          </w:sdtContent>
                        </w:sdt>
                      </w:p>
                    </w:sdtContent>
                  </w:sdt>
                  <w:sdt>
                    <w:sdtPr>
                      <w:id w:val="-685976698"/>
                      <w:tag w:val="goog_rdk_528"/>
                    </w:sdtPr>
                    <w:sdtContent>
                      <w:p w:rsidR="00000000" w:rsidDel="00000000" w:rsidP="00000000" w:rsidRDefault="00000000" w:rsidRPr="00000000" w14:paraId="00000062">
                        <w:pPr>
                          <w:widowControl w:val="0"/>
                          <w:spacing w:after="0" w:lineRule="auto"/>
                          <w:ind w:left="0" w:firstLine="0"/>
                          <w:rPr>
                            <w:ins w:author="Sharon Balaji" w:id="35" w:date="2026-09-26T14:14:37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38500235"/>
                            <w:tag w:val="goog_rdk_525"/>
                          </w:sdtPr>
                          <w:sdtContent>
                            <w:ins w:author="Sharon Balaji" w:id="35" w:date="2026-09-26T14:14:37Z">
                              <w:sdt>
                                <w:sdtPr>
                                  <w:id w:val="-1197906492"/>
                                  <w:tag w:val="goog_rdk_526"/>
                                </w:sdtPr>
                                <w:sdtContent>
                                  <w:del w:author="Nivesh" w:id="19" w:date="2026-09-25T10:03:37Z"/>
                                </w:sdtContent>
                              </w:sdt>
                            </w:ins>
                            <w:sdt>
                              <w:sdtPr>
                                <w:id w:val="-1625439927"/>
                                <w:tag w:val="goog_rdk_527"/>
                              </w:sdtPr>
                              <w:sdtContent>
                                <w:ins w:author="Sharon Balaji" w:id="35" w:date="2026-09-26T14:14:37Z">
                                  <w:del w:author="Nivesh" w:id="19" w:date="2026-09-25T10:03:37Z">
                                    <w:r w:rsidDel="00000000" w:rsidR="00000000" w:rsidRPr="00000000">
                                      <w:rPr>
                                        <w:rtl w:val="0"/>
                                      </w:rPr>
                                    </w:r>
                                  </w:del>
                                </w:ins>
                              </w:sdtContent>
                            </w:sdt>
                            <w:ins w:author="Sharon Balaji" w:id="35" w:date="2026-09-26T14:14:37Z">
                              <w:del w:author="Nivesh" w:id="19" w:date="2026-09-25T10:03:37Z"/>
                            </w:ins>
                          </w:sdtContent>
                        </w:sdt>
                      </w:p>
                    </w:sdtContent>
                  </w:sdt>
                  <w:sdt>
                    <w:sdtPr>
                      <w:id w:val="-641408731"/>
                      <w:tag w:val="goog_rdk_534"/>
                    </w:sdtPr>
                    <w:sdtContent>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6712666"/>
                            <w:tag w:val="goog_rdk_531"/>
                          </w:sdtPr>
                          <w:sdtContent>
                            <w:ins w:author="Rozia_Farheen B" w:id="27" w:date="2026-09-26T13:32:14Z">
                              <w:sdt>
                                <w:sdtPr>
                                  <w:id w:val="1183903079"/>
                                  <w:tag w:val="goog_rdk_532"/>
                                </w:sdtPr>
                                <w:sdtContent>
                                  <w:del w:author="Nivesh" w:id="19" w:date="2026-09-25T10:03:37Z"/>
                                </w:sdtContent>
                              </w:sdt>
                            </w:ins>
                            <w:sdt>
                              <w:sdtPr>
                                <w:id w:val="-510977923"/>
                                <w:tag w:val="goog_rdk_533"/>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74415822"/>
                      <w:tag w:val="goog_rdk_538"/>
                    </w:sdtPr>
                    <w:sdtContent>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4737428"/>
                            <w:tag w:val="goog_rdk_535"/>
                          </w:sdtPr>
                          <w:sdtContent>
                            <w:ins w:author="Rozia_Farheen B" w:id="27" w:date="2026-09-26T13:32:14Z">
                              <w:sdt>
                                <w:sdtPr>
                                  <w:id w:val="1742659301"/>
                                  <w:tag w:val="goog_rdk_536"/>
                                </w:sdtPr>
                                <w:sdtContent>
                                  <w:del w:author="Nivesh" w:id="19" w:date="2026-09-25T10:03:37Z">
                                    <w:sdt>
                                      <w:sdtPr>
                                        <w:alias w:val="Review status"/>
                                        <w:id w:val="221259235"/>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
                              <w:sdtPr>
                                <w:id w:val="-1880996389"/>
                                <w:tag w:val="goog_rdk_537"/>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tc>
              </w:tr>
            </w:sdtContent>
          </w:sdt>
        </w:tbl>
      </w:sdtContent>
    </w:sdt>
    <w:sdt>
      <w:sdtPr>
        <w:id w:val="956563662"/>
        <w:tag w:val="goog_rdk_543"/>
      </w:sdtPr>
      <w:sdtContent>
        <w:p w:rsidR="00000000" w:rsidDel="00000000" w:rsidP="00000000" w:rsidRDefault="00000000" w:rsidRPr="00000000" w14:paraId="00000065">
          <w:pPr>
            <w:rPr>
              <w:ins w:author="Rozia_Farheen B" w:id="27" w:date="2026-09-26T13:32:14Z"/>
              <w:del w:author="Nivesh" w:id="19" w:date="2026-09-25T10:03:37Z"/>
              <w:rPrChange w:author="Rozia_Farheen B" w:id="28" w:date="2026-09-26T13:32:1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3778794"/>
              <w:tag w:val="goog_rdk_540"/>
            </w:sdtPr>
            <w:sdtContent>
              <w:ins w:author="Rozia_Farheen B" w:id="27" w:date="2026-09-26T13:32:14Z">
                <w:sdt>
                  <w:sdtPr>
                    <w:id w:val="1937309804"/>
                    <w:tag w:val="goog_rdk_541"/>
                  </w:sdtPr>
                  <w:sdtContent>
                    <w:del w:author="Nivesh" w:id="19" w:date="2026-09-25T10:03:37Z"/>
                  </w:sdtContent>
                </w:sdt>
              </w:ins>
              <w:sdt>
                <w:sdtPr>
                  <w:id w:val="1488214729"/>
                  <w:tag w:val="goog_rdk_542"/>
                </w:sdtPr>
                <w:sdtContent>
                  <w:ins w:author="Rozia_Farheen B" w:id="27" w:date="2026-09-26T13:32:14Z">
                    <w:del w:author="Nivesh" w:id="19" w:date="2026-09-25T10:03:37Z">
                      <w:r w:rsidDel="00000000" w:rsidR="00000000" w:rsidRPr="00000000">
                        <w:rPr>
                          <w:rtl w:val="0"/>
                        </w:rPr>
                      </w:r>
                    </w:del>
                  </w:ins>
                </w:sdtContent>
              </w:sdt>
              <w:ins w:author="Rozia_Farheen B" w:id="27" w:date="2026-09-26T13:32:14Z">
                <w:del w:author="Nivesh" w:id="19" w:date="2026-09-25T10:03:37Z"/>
              </w:ins>
            </w:sdtContent>
          </w:sdt>
        </w:p>
      </w:sdtContent>
    </w:sdt>
    <w:sdt>
      <w:sdtPr>
        <w:id w:val="2106810027"/>
        <w:tag w:val="goog_rdk_550"/>
      </w:sdtPr>
      <w:sdtContent>
        <w:p w:rsidR="00000000" w:rsidDel="00000000" w:rsidP="00000000" w:rsidRDefault="00000000" w:rsidRPr="00000000" w14:paraId="00000066">
          <w:pPr>
            <w:numPr>
              <w:ilvl w:val="0"/>
              <w:numId w:val="1"/>
            </w:numPr>
            <w:spacing w:after="0" w:afterAutospacing="0"/>
            <w:ind w:left="720" w:hanging="360"/>
            <w:jc w:val="center"/>
            <w:rPr>
              <w:ins w:author="Pooja S" w:id="39" w:date="2026-09-25T07:14:57Z"/>
              <w:del w:author="Nivesh" w:id="19" w:date="2026-09-25T10:03:37Z"/>
              <w:rPrChange w:author="SANDHIYA A" w:id="41" w:date="2026-09-26T09:25:19Z">
                <w:rPr/>
              </w:rPrChange>
            </w:rPr>
            <w:pPrChange w:author="SANDHIYA A" w:id="0" w:date="2026-09-26T09:25:19Z">
              <w:pPr>
                <w:numPr>
                  <w:ilvl w:val="0"/>
                  <w:numId w:val="4"/>
                </w:numPr>
                <w:ind w:left="720" w:hanging="360"/>
                <w:jc w:val="center"/>
              </w:pPr>
            </w:pPrChange>
          </w:pPr>
          <w:sdt>
            <w:sdtPr>
              <w:id w:val="-205568257"/>
              <w:tag w:val="goog_rdk_547"/>
            </w:sdtPr>
            <w:sdtContent>
              <w:ins w:author="Pooja S" w:id="39" w:date="2026-09-25T07:14:57Z">
                <w:sdt>
                  <w:sdtPr>
                    <w:id w:val="-93956474"/>
                    <w:tag w:val="goog_rdk_548"/>
                  </w:sdtPr>
                  <w:sdtContent>
                    <w:del w:author="Nivesh" w:id="19" w:date="2026-09-25T10:03:37Z"/>
                  </w:sdtContent>
                </w:sdt>
              </w:ins>
              <w:sdt>
                <w:sdtPr>
                  <w:id w:val="1297811852"/>
                  <w:tag w:val="goog_rdk_549"/>
                </w:sdtPr>
                <w:sdtContent>
                  <w:ins w:author="Pooja S" w:id="39" w:date="2026-09-25T07:14:57Z">
                    <w:del w:author="Nivesh" w:id="19" w:date="2026-09-25T10:03:37Z">
                      <w:r w:rsidDel="00000000" w:rsidR="00000000" w:rsidRPr="00000000">
                        <w:rPr>
                          <w:rtl w:val="0"/>
                        </w:rPr>
                      </w:r>
                    </w:del>
                  </w:ins>
                </w:sdtContent>
              </w:sdt>
              <w:ins w:author="Pooja S" w:id="39" w:date="2026-09-25T07:14:57Z">
                <w:del w:author="Nivesh" w:id="19" w:date="2026-09-25T10:03:37Z"/>
              </w:ins>
            </w:sdtContent>
          </w:sdt>
        </w:p>
      </w:sdtContent>
    </w:sdt>
    <w:sdt>
      <w:sdtPr>
        <w:id w:val="1575023449"/>
        <w:tag w:val="goog_rdk_554"/>
      </w:sdtPr>
      <w:sdtContent>
        <w:p w:rsidR="00000000" w:rsidDel="00000000" w:rsidP="00000000" w:rsidRDefault="00000000" w:rsidRPr="00000000" w14:paraId="00000067">
          <w:pPr>
            <w:numPr>
              <w:ilvl w:val="0"/>
              <w:numId w:val="1"/>
            </w:numPr>
            <w:spacing w:after="0" w:afterAutospacing="0"/>
            <w:ind w:left="720" w:hanging="360"/>
            <w:jc w:val="center"/>
            <w:rPr>
              <w:ins w:author="Pooja S" w:id="39" w:date="2026-09-25T07:14:57Z"/>
              <w:del w:author="Nivesh" w:id="19" w:date="2026-09-25T10:03:37Z"/>
              <w:rPrChange w:author="SANDHIYA A" w:id="41" w:date="2026-09-26T09:25:19Z">
                <w:rPr/>
              </w:rPrChange>
            </w:rPr>
            <w:pPrChange w:author="SANDHIYA A" w:id="0" w:date="2026-09-26T09:25:19Z">
              <w:pPr>
                <w:numPr>
                  <w:ilvl w:val="0"/>
                  <w:numId w:val="4"/>
                </w:numPr>
                <w:ind w:left="720" w:hanging="360"/>
                <w:jc w:val="center"/>
              </w:pPr>
            </w:pPrChange>
          </w:pPr>
          <w:sdt>
            <w:sdtPr>
              <w:id w:val="2015942302"/>
              <w:tag w:val="goog_rdk_551"/>
            </w:sdtPr>
            <w:sdtContent>
              <w:ins w:author="Pooja S" w:id="39" w:date="2026-09-25T07:14:57Z">
                <w:sdt>
                  <w:sdtPr>
                    <w:id w:val="-1403715592"/>
                    <w:tag w:val="goog_rdk_552"/>
                  </w:sdtPr>
                  <w:sdtContent>
                    <w:del w:author="Nivesh" w:id="19" w:date="2026-09-25T10:03:37Z"/>
                  </w:sdtContent>
                </w:sdt>
              </w:ins>
              <w:sdt>
                <w:sdtPr>
                  <w:id w:val="-1149782672"/>
                  <w:tag w:val="goog_rdk_553"/>
                </w:sdtPr>
                <w:sdtContent>
                  <w:ins w:author="Pooja S" w:id="39" w:date="2026-09-25T07:14:57Z">
                    <w:del w:author="Nivesh" w:id="19" w:date="2026-09-25T10:03:37Z">
                      <w:r w:rsidDel="00000000" w:rsidR="00000000" w:rsidRPr="00000000">
                        <w:rPr>
                          <w:rtl w:val="0"/>
                        </w:rPr>
                      </w:r>
                    </w:del>
                  </w:ins>
                </w:sdtContent>
              </w:sdt>
              <w:ins w:author="Pooja S" w:id="39" w:date="2026-09-25T07:14:57Z">
                <w:del w:author="Nivesh" w:id="19" w:date="2026-09-25T10:03:37Z"/>
              </w:ins>
            </w:sdtContent>
          </w:sdt>
        </w:p>
      </w:sdtContent>
    </w:sdt>
    <w:sdt>
      <w:sdtPr>
        <w:id w:val="-1802585001"/>
        <w:tag w:val="goog_rdk_560"/>
      </w:sdtPr>
      <w:sdtContent>
        <w:p w:rsidR="00000000" w:rsidDel="00000000" w:rsidP="00000000" w:rsidRDefault="00000000" w:rsidRPr="00000000" w14:paraId="00000068">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1151142084"/>
              <w:tag w:val="goog_rdk_557"/>
            </w:sdtPr>
            <w:sdtContent>
              <w:ins w:author="Anonymous" w:id="43" w:date="2026-09-25T15:08:18Z">
                <w:sdt>
                  <w:sdtPr>
                    <w:id w:val="533932743"/>
                    <w:tag w:val="goog_rdk_558"/>
                  </w:sdtPr>
                  <w:sdtContent>
                    <w:del w:author="Nivesh" w:id="19" w:date="2026-09-25T10:03:37Z"/>
                  </w:sdtContent>
                </w:sdt>
              </w:ins>
              <w:sdt>
                <w:sdtPr>
                  <w:id w:val="-611195009"/>
                  <w:tag w:val="goog_rdk_559"/>
                </w:sdtPr>
                <w:sdtContent>
                  <w:ins w:author="Anonymous" w:id="43" w:date="2026-09-25T15:08:18Z">
                    <w:del w:author="Nivesh" w:id="19" w:date="2026-09-25T10:03:37Z">
                      <w:r w:rsidDel="00000000" w:rsidR="00000000" w:rsidRPr="00000000">
                        <w:rPr>
                          <w:rtl w:val="0"/>
                        </w:rPr>
                      </w:r>
                    </w:del>
                  </w:ins>
                </w:sdtContent>
              </w:sdt>
              <w:ins w:author="Anonymous" w:id="43" w:date="2026-09-25T15:08:18Z">
                <w:del w:author="Nivesh" w:id="19" w:date="2026-09-25T10:03:37Z"/>
              </w:ins>
            </w:sdtContent>
          </w:sdt>
        </w:p>
      </w:sdtContent>
    </w:sdt>
    <w:sdt>
      <w:sdtPr>
        <w:id w:val="-1415062841"/>
        <w:tag w:val="goog_rdk_565"/>
      </w:sdtPr>
      <w:sdtContent>
        <w:p w:rsidR="00000000" w:rsidDel="00000000" w:rsidP="00000000" w:rsidRDefault="00000000" w:rsidRPr="00000000" w14:paraId="00000069">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1757901683"/>
              <w:tag w:val="goog_rdk_561"/>
            </w:sdtPr>
            <w:sdtContent>
              <w:ins w:author="Anonymous" w:id="43" w:date="2026-09-25T15:08:18Z">
                <w:sdt>
                  <w:sdtPr>
                    <w:id w:val="1029441992"/>
                    <w:tag w:val="goog_rdk_562"/>
                  </w:sdtPr>
                  <w:sdtContent>
                    <w:del w:author="Nivesh" w:id="19" w:date="2026-09-25T10:03:37Z"/>
                  </w:sdtContent>
                </w:sdt>
              </w:ins>
              <w:sdt>
                <w:sdtPr>
                  <w:id w:val="1486715149"/>
                  <w:tag w:val="goog_rdk_563"/>
                </w:sdtPr>
                <w:sdtContent>
                  <w:ins w:author="Anonymous" w:id="43" w:date="2026-09-25T15:08:18Z">
                    <w:del w:author="Nivesh" w:id="19" w:date="2026-09-25T10:03:37Z">
                      <w:r w:rsidDel="00000000" w:rsidR="00000000" w:rsidRPr="00000000">
                        <w:rPr>
                          <w:rtl w:val="0"/>
                          <w:rPrChange w:author="Thirupathi DD" w:id="44" w:date="2026-09-26T11:23:03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w:delText>
                      </w:r>
                    </w:del>
                  </w:ins>
                </w:sdtContent>
              </w:sdt>
              <w:ins w:author="Anonymous" w:id="43" w:date="2026-09-25T15:08:18Z">
                <w:del w:author="Nivesh" w:id="19" w:date="2026-09-25T10:03:37Z">
                  <w:sdt>
                    <w:sdtPr>
                      <w:id w:val="-155176434"/>
                      <w:tag w:val="goog_rdk_564"/>
                    </w:sdtPr>
                    <w:sdtContent>
                      <w:r w:rsidDel="00000000" w:rsidR="00000000" w:rsidRPr="00000000">
                        <w:rPr>
                          <w:rtl w:val="0"/>
                        </w:rPr>
                      </w:r>
                    </w:sdtContent>
                  </w:sdt>
                </w:del>
              </w:ins>
            </w:sdtContent>
          </w:sdt>
        </w:p>
      </w:sdtContent>
    </w:sdt>
    <w:sdt>
      <w:sdtPr>
        <w:id w:val="1939976762"/>
        <w:tag w:val="goog_rdk_571"/>
      </w:sdtPr>
      <w:sdtContent>
        <w:p w:rsidR="00000000" w:rsidDel="00000000" w:rsidP="00000000" w:rsidRDefault="00000000" w:rsidRPr="00000000" w14:paraId="0000006A">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1566300867"/>
              <w:tag w:val="goog_rdk_566"/>
            </w:sdtPr>
            <w:sdtContent>
              <w:ins w:author="Anonymous" w:id="43" w:date="2026-09-25T15:08:18Z">
                <w:sdt>
                  <w:sdtPr>
                    <w:id w:val="-1061510453"/>
                    <w:tag w:val="goog_rdk_567"/>
                  </w:sdtPr>
                  <w:sdtContent>
                    <w:del w:author="Nivesh" w:id="19" w:date="2026-09-25T10:03:37Z"/>
                  </w:sdtContent>
                </w:sdt>
              </w:ins>
              <w:sdt>
                <w:sdtPr>
                  <w:id w:val="-1280438115"/>
                  <w:tag w:val="goog_rdk_568"/>
                </w:sdtPr>
                <w:sdtContent>
                  <w:ins w:author="Anonymous" w:id="43" w:date="2026-09-25T15:08:18Z">
                    <w:del w:author="Nivesh" w:id="19" w:date="2026-09-25T10:03:37Z">
                      <w:r w:rsidDel="00000000" w:rsidR="00000000" w:rsidRPr="00000000">
                        <w:rPr>
                          <w:rtl w:val="0"/>
                          <w:rPrChange w:author="Hema vaitheeswari .V" w:id="46" w:date="2026-09-26T03:55:55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the Cloud Console. **Not</w:delText>
                      </w:r>
                    </w:del>
                  </w:ins>
                </w:sdtContent>
              </w:sdt>
              <w:ins w:author="Anonymous" w:id="43" w:date="2026-09-25T15:08:18Z">
                <w:del w:author="Nivesh" w:id="19" w:date="2026-09-25T10:03:37Z">
                  <w:sdt>
                    <w:sdtPr>
                      <w:id w:val="-1840193245"/>
                      <w:tag w:val="goog_rdk_569"/>
                    </w:sdtPr>
                    <w:sdtContent>
                      <w:r w:rsidDel="00000000" w:rsidR="00000000" w:rsidRPr="00000000">
                        <w:rPr>
                          <w:rFonts w:ascii="Comfortaa" w:cs="Comfortaa" w:eastAsia="Comfortaa" w:hAnsi="Comfortaa"/>
                          <w:rtl w:val="0"/>
                          <w:rPrChange w:author="Hema vaitheeswari .V" w:id="46" w:date="2026-09-26T03:55:55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e</w:delText>
                      </w:r>
                    </w:sdtContent>
                  </w:sdt>
                  <w:sdt>
                    <w:sdtPr>
                      <w:id w:val="1989584832"/>
                      <w:tag w:val="goog_rdk_570"/>
                    </w:sdtPr>
                    <w:sdtContent>
                      <w:r w:rsidDel="00000000" w:rsidR="00000000" w:rsidRPr="00000000">
                        <w:rPr>
                          <w:rtl w:val="0"/>
                          <w:rPrChange w:author="Hema vaitheeswari .V" w:id="46" w:date="2026-09-26T03:55:55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Gemini API requests using this key will fail after</w:delText>
                      </w:r>
                    </w:sdtContent>
                  </w:sdt>
                </w:del>
              </w:ins>
            </w:sdtContent>
          </w:sdt>
        </w:p>
      </w:sdtContent>
    </w:sdt>
    <w:sdt>
      <w:sdtPr>
        <w:id w:val="1380725442"/>
        <w:tag w:val="goog_rdk_575"/>
      </w:sdtPr>
      <w:sdtContent>
        <w:p w:rsidR="00000000" w:rsidDel="00000000" w:rsidP="00000000" w:rsidRDefault="00000000" w:rsidRPr="00000000" w14:paraId="0000006B">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1026916672"/>
              <w:tag w:val="goog_rdk_572"/>
            </w:sdtPr>
            <w:sdtContent>
              <w:ins w:author="Anonymous" w:id="43" w:date="2026-09-25T15:08:18Z">
                <w:sdt>
                  <w:sdtPr>
                    <w:id w:val="1785531834"/>
                    <w:tag w:val="goog_rdk_573"/>
                  </w:sdtPr>
                  <w:sdtContent>
                    <w:del w:author="Nivesh" w:id="19" w:date="2026-09-25T10:03:37Z"/>
                  </w:sdtContent>
                </w:sdt>
              </w:ins>
              <w:sdt>
                <w:sdtPr>
                  <w:id w:val="-337792392"/>
                  <w:tag w:val="goog_rdk_574"/>
                </w:sdtPr>
                <w:sdtContent>
                  <w:ins w:author="Anonymous" w:id="43" w:date="2026-09-25T15:08:18Z">
                    <w:del w:author="Nivesh" w:id="19" w:date="2026-09-25T10:03:37Z">
                      <w:r w:rsidDel="00000000" w:rsidR="00000000" w:rsidRPr="00000000">
                        <w:rPr>
                          <w:rtl w:val="0"/>
                          <w:rPrChange w:author="Anonymous" w:id="45" w:date="2026-09-25T15:08: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these restrictions are applied.**</w:delText>
                      </w:r>
                    </w:del>
                  </w:ins>
                </w:sdtContent>
              </w:sdt>
              <w:ins w:author="Anonymous" w:id="43" w:date="2026-09-25T15:08:18Z">
                <w:del w:author="Nivesh" w:id="19" w:date="2026-09-25T10:03:37Z"/>
              </w:ins>
            </w:sdtContent>
          </w:sdt>
        </w:p>
      </w:sdtContent>
    </w:sdt>
    <w:sdt>
      <w:sdtPr>
        <w:id w:val="2016546515"/>
        <w:tag w:val="goog_rdk_579"/>
      </w:sdtPr>
      <w:sdtContent>
        <w:p w:rsidR="00000000" w:rsidDel="00000000" w:rsidP="00000000" w:rsidRDefault="00000000" w:rsidRPr="00000000" w14:paraId="0000006C">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423661517"/>
              <w:tag w:val="goog_rdk_576"/>
            </w:sdtPr>
            <w:sdtContent>
              <w:ins w:author="Anonymous" w:id="43" w:date="2026-09-25T15:08:18Z">
                <w:sdt>
                  <w:sdtPr>
                    <w:id w:val="1399523969"/>
                    <w:tag w:val="goog_rdk_577"/>
                  </w:sdtPr>
                  <w:sdtContent>
                    <w:del w:author="Nivesh" w:id="19" w:date="2026-09-25T10:03:37Z"/>
                  </w:sdtContent>
                </w:sdt>
              </w:ins>
              <w:sdt>
                <w:sdtPr>
                  <w:id w:val="-1650924250"/>
                  <w:tag w:val="goog_rdk_578"/>
                </w:sdtPr>
                <w:sdtContent>
                  <w:ins w:author="Anonymous" w:id="43" w:date="2026-09-25T15:08:18Z">
                    <w:del w:author="Nivesh" w:id="19" w:date="2026-09-25T10:03:37Z">
                      <w:r w:rsidDel="00000000" w:rsidR="00000000" w:rsidRPr="00000000">
                        <w:rPr>
                          <w:rtl w:val="0"/>
                        </w:rPr>
                      </w:r>
                    </w:del>
                  </w:ins>
                </w:sdtContent>
              </w:sdt>
              <w:ins w:author="Anonymous" w:id="43" w:date="2026-09-25T15:08:18Z">
                <w:del w:author="Nivesh" w:id="19" w:date="2026-09-25T10:03:37Z"/>
              </w:ins>
            </w:sdtContent>
          </w:sdt>
        </w:p>
      </w:sdtContent>
    </w:sdt>
    <w:sdt>
      <w:sdtPr>
        <w:id w:val="-2025199722"/>
        <w:tag w:val="goog_rdk_585"/>
      </w:sdtPr>
      <w:sdtContent>
        <w:p w:rsidR="00000000" w:rsidDel="00000000" w:rsidP="00000000" w:rsidRDefault="00000000" w:rsidRPr="00000000" w14:paraId="0000006D">
          <w:pPr>
            <w:numPr>
              <w:ilvl w:val="0"/>
              <w:numId w:val="1"/>
            </w:numPr>
            <w:tabs>
              <w:tab w:val="center" w:leader="none" w:pos="4513"/>
              <w:tab w:val="right" w:leader="none" w:pos="9026"/>
            </w:tabs>
            <w:rPr>
              <w:ins w:author="Anonymous" w:id="43" w:date="2026-09-25T15:08:18Z"/>
              <w:del w:author="Nivesh" w:id="19" w:date="2026-09-25T10:03:37Z"/>
            </w:rPr>
            <w:pPrChange w:author="SANDHIYA A" w:id="0" w:date="2026-09-26T09:25:19Z">
              <w:pPr>
                <w:numPr>
                  <w:ilvl w:val="0"/>
                  <w:numId w:val="4"/>
                </w:numPr>
                <w:tabs>
                  <w:tab w:val="center" w:leader="none" w:pos="4513"/>
                  <w:tab w:val="right" w:leader="none" w:pos="9026"/>
                </w:tabs>
              </w:pPr>
            </w:pPrChange>
          </w:pPr>
          <w:sdt>
            <w:sdtPr>
              <w:id w:val="-2069565713"/>
              <w:tag w:val="goog_rdk_580"/>
            </w:sdtPr>
            <w:sdtContent>
              <w:ins w:author="Anonymous" w:id="43" w:date="2026-09-25T15:08:18Z">
                <w:sdt>
                  <w:sdtPr>
                    <w:id w:val="-1764626056"/>
                    <w:tag w:val="goog_rdk_581"/>
                  </w:sdtPr>
                  <w:sdtContent>
                    <w:del w:author="Nivesh" w:id="19" w:date="2026-09-25T10:03:37Z"/>
                  </w:sdtContent>
                </w:sdt>
              </w:ins>
              <w:sdt>
                <w:sdtPr>
                  <w:id w:val="-765118646"/>
                  <w:tag w:val="goog_rdk_582"/>
                </w:sdtPr>
                <w:sdtContent>
                  <w:ins w:author="Anonymous" w:id="43" w:date="2026-09-25T15:08:18Z">
                    <w:del w:author="Nivesh" w:id="19" w:date="2026-09-25T10:03:37Z">
                      <w:r w:rsidDel="00000000" w:rsidR="00000000" w:rsidRPr="00000000">
                        <w:rPr>
                          <w:rtl w:val="0"/>
                          <w:rPrChange w:author="Anonymous" w:id="45" w:date="2026-09-25T15:08: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 Visit the [Google Cloud Console Credentials page]</w:delText>
                      </w:r>
                    </w:del>
                  </w:ins>
                </w:sdtContent>
              </w:sdt>
              <w:ins w:author="Anonymous" w:id="43" w:date="2026-09-25T15:08:18Z">
                <w:del w:author="Nivesh" w:id="19" w:date="2026-09-25T10:03:37Z">
                  <w:sdt>
                    <w:sdtPr>
                      <w:id w:val="1155413027"/>
                      <w:tag w:val="goog_rdk_583"/>
                    </w:sdtPr>
                    <w:sdtContent>
                      <w:r w:rsidDel="00000000" w:rsidR="00000000" w:rsidRPr="00000000">
                        <w:rPr>
                          <w:rtl w:val="0"/>
                          <w:rPrChange w:author="Anonymous" w:id="45" w:date="2026-09-25T15:08: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w:delText>
                      </w:r>
                    </w:sdtContent>
                  </w:sdt>
                  <w:sdt>
                    <w:sdtPr>
                      <w:id w:val="-1101761751"/>
                      <w:tag w:val="goog_rdk_584"/>
                    </w:sdtPr>
                    <w:sdtContent>
                      <w:r w:rsidDel="00000000" w:rsidR="00000000" w:rsidRPr="00000000">
                        <w:rPr>
                          <w:rtl w:val="0"/>
                          <w:rPrChange w:author="Anonymous" w:id="45" w:date="2026-09-25T15:08: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(https://console.cloud.google.com/apis/credentials).</w:delText>
                      </w:r>
                    </w:sdtContent>
                  </w:sdt>
                </w:del>
              </w:ins>
            </w:sdtContent>
          </w:sdt>
        </w:p>
      </w:sdtContent>
    </w:sdt>
    <w:sdt>
      <w:sdtPr>
        <w:id w:val="1938163323"/>
        <w:tag w:val="goog_rdk_592"/>
      </w:sdtPr>
      <w:sdtContent>
        <w:p w:rsidR="00000000" w:rsidDel="00000000" w:rsidP="00000000" w:rsidRDefault="00000000" w:rsidRPr="00000000" w14:paraId="0000006E">
          <w:pPr>
            <w:numPr>
              <w:ilvl w:val="0"/>
              <w:numId w:val="1"/>
            </w:numPr>
            <w:spacing w:after="0" w:afterAutospacing="0"/>
            <w:ind w:left="720" w:hanging="360"/>
            <w:jc w:val="center"/>
            <w:rPr>
              <w:ins w:author="Pooja S" w:id="39" w:date="2026-09-25T07:14:57Z"/>
              <w:del w:author="Nivesh" w:id="19" w:date="2026-09-25T10:03:37Z"/>
              <w:rPrChange w:author="SANDHIYA A" w:id="41" w:date="2026-09-26T09:25:19Z">
                <w:rPr/>
              </w:rPrChange>
            </w:rPr>
            <w:pPrChange w:author="SANDHIYA A" w:id="0" w:date="2026-09-26T09:25:19Z">
              <w:pPr>
                <w:numPr>
                  <w:ilvl w:val="0"/>
                  <w:numId w:val="4"/>
                </w:numPr>
                <w:ind w:left="720" w:hanging="360"/>
                <w:jc w:val="center"/>
              </w:pPr>
            </w:pPrChange>
          </w:pPr>
          <w:sdt>
            <w:sdtPr>
              <w:id w:val="995989932"/>
              <w:tag w:val="goog_rdk_586"/>
            </w:sdtPr>
            <w:sdtContent>
              <w:ins w:author="Anonymous" w:id="43" w:date="2026-09-25T15:08:18Z">
                <w:sdt>
                  <w:sdtPr>
                    <w:id w:val="-826808127"/>
                    <w:tag w:val="goog_rdk_587"/>
                  </w:sdtPr>
                  <w:sdtContent>
                    <w:del w:author="Nivesh" w:id="19" w:date="2026-09-25T10:03:37Z"/>
                  </w:sdtContent>
                </w:sdt>
              </w:ins>
              <w:sdt>
                <w:sdtPr>
                  <w:id w:val="866886729"/>
                  <w:tag w:val="goog_rdk_588"/>
                </w:sdtPr>
                <w:sdtContent>
                  <w:ins w:author="Anonymous" w:id="43" w:date="2026-09-25T15:08:18Z">
                    <w:del w:author="Nivesh" w:id="19" w:date="2026-09-25T10:03:37Z">
                      <w:r w:rsidDel="00000000" w:rsidR="00000000" w:rsidRPr="00000000">
                        <w:rPr>
                          <w:rtl w:val="0"/>
                          <w:rPrChange w:author="Anonymous" w:id="45" w:date="2026-09-25T15:08:1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 Select the project and the A</w:delText>
                      </w:r>
                    </w:del>
                  </w:ins>
                </w:sdtContent>
              </w:sdt>
              <w:ins w:author="Anonymous" w:id="43" w:date="2026-09-25T15:08:18Z">
                <w:del w:author="Nivesh" w:id="19" w:date="2026-09-25T10:03:37Z"/>
              </w:ins>
            </w:sdtContent>
          </w:sdt>
          <w:sdt>
            <w:sdtPr>
              <w:id w:val="1491893061"/>
              <w:tag w:val="goog_rdk_589"/>
            </w:sdtPr>
            <w:sdtContent>
              <w:ins w:author="Pooja S" w:id="39" w:date="2026-09-25T07:14:57Z">
                <w:sdt>
                  <w:sdtPr>
                    <w:id w:val="-264196847"/>
                    <w:tag w:val="goog_rdk_590"/>
                  </w:sdtPr>
                  <w:sdtContent>
                    <w:del w:author="Nivesh" w:id="19" w:date="2026-09-25T10:03:37Z"/>
                  </w:sdtContent>
                </w:sdt>
              </w:ins>
              <w:sdt>
                <w:sdtPr>
                  <w:id w:val="-153787512"/>
                  <w:tag w:val="goog_rdk_591"/>
                </w:sdtPr>
                <w:sdtContent>
                  <w:ins w:author="Pooja S" w:id="39" w:date="2026-09-25T07:14:57Z">
                    <w:del w:author="Nivesh" w:id="19" w:date="2026-09-25T10:03:37Z">
                      <w:r w:rsidDel="00000000" w:rsidR="00000000" w:rsidRPr="00000000">
                        <w:rPr>
                          <w:rtl w:val="0"/>
                        </w:rPr>
                      </w:r>
                    </w:del>
                  </w:ins>
                </w:sdtContent>
              </w:sdt>
              <w:ins w:author="Pooja S" w:id="39" w:date="2026-09-25T07:14:57Z">
                <w:del w:author="Nivesh" w:id="19" w:date="2026-09-25T10:03:37Z"/>
              </w:ins>
            </w:sdtContent>
          </w:sdt>
        </w:p>
      </w:sdtContent>
    </w:sdt>
    <w:sdt>
      <w:sdtPr>
        <w:id w:val="1208640130"/>
        <w:tag w:val="goog_rdk_603"/>
      </w:sdtPr>
      <w:sdtContent>
        <w:p w:rsidR="00000000" w:rsidDel="00000000" w:rsidP="00000000" w:rsidRDefault="00000000" w:rsidRPr="00000000" w14:paraId="0000006F">
          <w:pPr>
            <w:numPr>
              <w:ilvl w:val="0"/>
              <w:numId w:val="1"/>
            </w:numPr>
            <w:ind w:left="720" w:hanging="360"/>
            <w:rPr>
              <w:ins w:author="Yogitha V" w:id="48" w:date="2026-09-25T05:05:07Z"/>
              <w:del w:author="Nivesh" w:id="19" w:date="2026-09-25T10:03:37Z"/>
              <w:rPrChange w:author="SANDHIYA A" w:id="41" w:date="2026-09-26T09:25:19Z">
                <w:rPr/>
              </w:rPrChange>
            </w:rPr>
            <w:pPrChange w:author="SANDHIYA A" w:id="0" w:date="2026-09-26T09:25:19Z">
              <w:pPr>
                <w:numPr>
                  <w:ilvl w:val="0"/>
                  <w:numId w:val="4"/>
                </w:numPr>
                <w:ind w:left="720" w:hanging="360"/>
              </w:pPr>
            </w:pPrChange>
          </w:pPr>
          <w:sdt>
            <w:sdtPr>
              <w:id w:val="1021232432"/>
              <w:tag w:val="goog_rdk_596"/>
            </w:sdtPr>
            <w:sdtContent>
              <w:ins w:author="HARIPRIYA H" w:id="47" w:date="2026-09-25T05:32:00Z">
                <w:sdt>
                  <w:sdtPr>
                    <w:id w:val="-1792982682"/>
                    <w:tag w:val="goog_rdk_597"/>
                  </w:sdtPr>
                  <w:sdtContent>
                    <w:del w:author="Nivesh" w:id="19" w:date="2026-09-25T10:03:37Z"/>
                  </w:sdtContent>
                </w:sdt>
              </w:ins>
              <w:sdt>
                <w:sdtPr>
                  <w:id w:val="-1373735062"/>
                  <w:tag w:val="goog_rdk_598"/>
                </w:sdtPr>
                <w:sdtContent>
                  <w:ins w:author="HARIPRIYA H" w:id="47" w:date="2026-09-25T05:32:00Z">
                    <w:del w:author="Nivesh" w:id="19" w:date="2026-09-25T10:03:37Z">
                      <w:r w:rsidDel="00000000" w:rsidR="00000000" w:rsidRPr="00000000">
                        <w:rPr>
                          <w:rtl w:val="0"/>
                          <w:rPrChange w:author="SANDHIYA A" w:id="2" w:date="2026-09-26T09:26:22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HARIPRIYA H" w:id="47" w:date="2026-09-25T05:32:00Z">
                <w:del w:author="Nivesh" w:id="19" w:date="2026-09-25T10:03:37Z"/>
              </w:ins>
            </w:sdtContent>
          </w:sdt>
          <w:sdt>
            <w:sdtPr>
              <w:id w:val="102239406"/>
              <w:tag w:val="goog_rdk_599"/>
            </w:sdtPr>
            <w:sdtContent>
              <w:del w:author="Nivesh" w:id="19" w:date="2026-09-25T10:03:37Z"/>
            </w:sdtContent>
          </w:sdt>
          <w:sdt>
            <w:sdtPr>
              <w:id w:val="-1867359210"/>
              <w:tag w:val="goog_rdk_600"/>
            </w:sdtPr>
            <w:sdtContent>
              <w:ins w:author="Yogitha V" w:id="48" w:date="2026-09-25T05:05:07Z">
                <w:sdt>
                  <w:sdtPr>
                    <w:id w:val="1847122157"/>
                    <w:tag w:val="goog_rdk_601"/>
                  </w:sdtPr>
                  <w:sdtContent>
                    <w:del w:author="Nivesh" w:id="19" w:date="2026-09-25T10:03:37Z"/>
                  </w:sdtContent>
                </w:sdt>
              </w:ins>
              <w:sdt>
                <w:sdtPr>
                  <w:id w:val="-760228902"/>
                  <w:tag w:val="goog_rdk_602"/>
                </w:sdtPr>
                <w:sdtContent>
                  <w:ins w:author="Yogitha V" w:id="48" w:date="2026-09-25T05:05:07Z">
                    <w:del w:author="Nivesh" w:id="19" w:date="2026-09-25T10:03:37Z">
                      <w:r w:rsidDel="00000000" w:rsidR="00000000" w:rsidRPr="00000000">
                        <w:rPr>
                          <w:rtl w:val="0"/>
                        </w:rPr>
                      </w:r>
                    </w:del>
                  </w:ins>
                </w:sdtContent>
              </w:sdt>
              <w:ins w:author="Yogitha V" w:id="48" w:date="2026-09-25T05:05:07Z">
                <w:del w:author="Nivesh" w:id="19" w:date="2026-09-25T10:03:37Z"/>
              </w:ins>
            </w:sdtContent>
          </w:sdt>
        </w:p>
      </w:sdtContent>
    </w:sdt>
    <w:sdt>
      <w:sdtPr>
        <w:id w:val="-1763462225"/>
        <w:tag w:val="goog_rdk_633"/>
      </w:sdtPr>
      <w:sdtContent>
        <w:p w:rsidR="00000000" w:rsidDel="00000000" w:rsidP="00000000" w:rsidRDefault="00000000" w:rsidRPr="00000000" w14:paraId="00000070">
          <w:pPr>
            <w:rPr>
              <w:ins w:author="Anonymous" w:id="55" w:date="2026-09-24T06:21:21Z"/>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Subramanian" w:id="56" w:date="2026-09-25T02:48:40Z">
                <w:rPr>
                  <w:rFonts w:ascii="Arial" w:cs="Arial" w:eastAsia="Arial" w:hAnsi="Arial"/>
                  <w:b w:val="0"/>
                  <w:bCs w:val="0"/>
                  <w:i w:val="0"/>
                  <w:iCs w:val="0"/>
                  <w:smallCaps w:val="0"/>
                  <w:strike w:val="0"/>
                  <w:color w:val="000000"/>
                  <w:sz w:val="22"/>
                  <w:szCs w:val="22"/>
                  <w:u w:val="none"/>
                  <w:shd w:fill="auto" w:val="clear"/>
                  <w:vertAlign w:val="baseline"/>
                </w:rPr>
              </w:rPrChange>
            </w:rPr>
            <w:pPrChange w:author="Subramanian" w:id="0" w:date="2026-09-25T02:48:40Z">
              <w:pPr>
                <w:ind w:left="0" w:firstLine="0"/>
              </w:pPr>
            </w:pPrChange>
          </w:pPr>
          <w:sdt>
            <w:sdtPr>
              <w:id w:val="-33094680"/>
              <w:tag w:val="goog_rdk_607"/>
            </w:sdtPr>
            <w:sdtContent>
              <w:ins w:author="Akshaya Selvam" w:id="49" w:date="2026-09-25T03:59:35Z">
                <w:sdt>
                  <w:sdtPr>
                    <w:id w:val="-983338034"/>
                    <w:tag w:val="goog_rdk_608"/>
                  </w:sdtPr>
                  <w:sdtContent>
                    <w:del w:author="Nivesh" w:id="19" w:date="2026-09-25T10:03:37Z"/>
                  </w:sdtContent>
                </w:sdt>
              </w:ins>
              <w:sdt>
                <w:sdtPr>
                  <w:id w:val="390720249"/>
                  <w:tag w:val="goog_rdk_609"/>
                </w:sdtPr>
                <w:sdtContent>
                  <w:ins w:author="Akshaya Selvam" w:id="49" w:date="2026-09-25T03:59:35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kshaya Selvam" w:id="49" w:date="2026-09-25T03:59:35Z">
                <w:del w:author="Nivesh" w:id="19" w:date="2026-09-25T10:03:37Z">
                  <w:sdt>
                    <w:sdtPr>
                      <w:id w:val="-1175281907"/>
                      <w:tag w:val="goog_rdk_610"/>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del>
              </w:ins>
            </w:sdtContent>
          </w:sdt>
          <w:sdt>
            <w:sdtPr>
              <w:id w:val="-1253013609"/>
              <w:tag w:val="goog_rdk_611"/>
            </w:sdtPr>
            <w:sdtContent>
              <w:del w:author="Nivesh" w:id="19" w:date="2026-09-25T10:03:37Z"/>
            </w:sdtContent>
          </w:sdt>
          <w:sdt>
            <w:sdtPr>
              <w:id w:val="-1683532778"/>
              <w:tag w:val="goog_rdk_612"/>
            </w:sdtPr>
            <w:sdtContent>
              <w:ins w:author="Padma G" w:id="50" w:date="2026-09-24T08:45:47Z">
                <w:sdt>
                  <w:sdtPr>
                    <w:id w:val="-1056357922"/>
                    <w:tag w:val="goog_rdk_613"/>
                  </w:sdtPr>
                  <w:sdtContent>
                    <w:del w:author="Nivesh" w:id="19" w:date="2026-09-25T10:03:37Z"/>
                  </w:sdtContent>
                </w:sdt>
              </w:ins>
              <w:sdt>
                <w:sdtPr>
                  <w:id w:val="-2056654159"/>
                  <w:tag w:val="goog_rdk_614"/>
                </w:sdtPr>
                <w:sdtContent>
                  <w:ins w:author="Padma G" w:id="50" w:date="2026-09-24T08:45:47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Padma G" w:id="50" w:date="2026-09-24T08:45:47Z">
                <w:del w:author="Nivesh" w:id="19" w:date="2026-09-25T10:03:37Z"/>
              </w:ins>
            </w:sdtContent>
          </w:sdt>
          <w:sdt>
            <w:sdtPr>
              <w:id w:val="-1579586559"/>
              <w:tag w:val="goog_rdk_615"/>
            </w:sdtPr>
            <w:sdtContent>
              <w:del w:author="Nivesh" w:id="19" w:date="2026-09-25T10:03:37Z"/>
            </w:sdtContent>
          </w:sdt>
          <w:sdt>
            <w:sdtPr>
              <w:id w:val="-410380892"/>
              <w:tag w:val="goog_rdk_616"/>
            </w:sdtPr>
            <w:sdtContent>
              <w:ins w:author="Ragavanelavai" w:id="51" w:date="2026-09-25T09:57:23Z">
                <w:sdt>
                  <w:sdtPr>
                    <w:id w:val="1762189907"/>
                    <w:tag w:val="goog_rdk_617"/>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5731510" cy="3033395"/>
                            <wp:effectExtent b="0" l="0" r="0" t="0"/>
                            <wp:docPr id="2126916974" name="image27.png"/>
                            <a:graphic>
                              <a:graphicData uri="http://schemas.openxmlformats.org/drawingml/2006/picture">
                                <pic:pic>
                                  <pic:nvPicPr>
                                    <pic:cNvPr id="0" name="image27.png"/>
                                    <pic:cNvPicPr preferRelativeResize="0"/>
                                  </pic:nvPicPr>
                                  <pic:blipFill>
                                    <a:blip r:embed="rId22"/>
                                    <a:srcRect b="-53459" l="-2658" r="2658" t="53459"/>
                                    <a:stretch>
                                      <a:fillRect/>
                                    </a:stretch>
                                  </pic:blipFill>
                                  <pic:spPr>
                                    <a:xfrm>
                                      <a:off x="0" y="0"/>
                                      <a:ext cx="5731510" cy="3033395"/>
                                    </a:xfrm>
                                    <a:prstGeom prst="rect"/>
                                    <a:ln/>
                                  </pic:spPr>
                                </pic:pic>
                              </a:graphicData>
                            </a:graphic>
                          </wp:inline>
                        </w:drawing>
                      </w:r>
                    </w:del>
                  </w:sdtContent>
                </w:sdt>
              </w:ins>
            </w:sdtContent>
          </w:sdt>
          <w:sdt>
            <w:sdtPr>
              <w:id w:val="714539120"/>
              <w:tag w:val="goog_rdk_618"/>
            </w:sdtPr>
            <w:sdtContent>
              <w:del w:author="Nivesh" w:id="19" w:date="2026-09-25T10:03:37Z"/>
            </w:sdtContent>
          </w:sdt>
          <w:sdt>
            <w:sdtPr>
              <w:id w:val="2085110314"/>
              <w:tag w:val="goog_rdk_619"/>
            </w:sdtPr>
            <w:sdtContent>
              <w:ins w:author="Anonymous" w:id="52" w:date="2026-09-24T07:40:51Z">
                <w:sdt>
                  <w:sdtPr>
                    <w:id w:val="-165845281"/>
                    <w:tag w:val="goog_rdk_620"/>
                  </w:sdtPr>
                  <w:sdtContent>
                    <w:del w:author="Nivesh" w:id="19" w:date="2026-09-25T10:03:37Z"/>
                  </w:sdtContent>
                </w:sdt>
              </w:ins>
              <w:sdt>
                <w:sdtPr>
                  <w:id w:val="-1495658768"/>
                  <w:tag w:val="goog_rdk_621"/>
                </w:sdtPr>
                <w:sdtContent>
                  <w:ins w:author="Anonymous" w:id="52" w:date="2026-09-24T07:40:51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nonymous" w:id="52" w:date="2026-09-24T07:40:51Z">
                <w:del w:author="Nivesh" w:id="19" w:date="2026-09-25T10:03:37Z"/>
              </w:ins>
            </w:sdtContent>
          </w:sdt>
          <w:sdt>
            <w:sdtPr>
              <w:id w:val="-444791416"/>
              <w:tag w:val="goog_rdk_622"/>
            </w:sdtPr>
            <w:sdtContent>
              <w:del w:author="Nivesh" w:id="19" w:date="2026-09-25T10:03:37Z"/>
            </w:sdtContent>
          </w:sdt>
          <w:sdt>
            <w:sdtPr>
              <w:id w:val="-124233184"/>
              <w:tag w:val="goog_rdk_623"/>
            </w:sdtPr>
            <w:sdtContent>
              <w:ins w:author="Rahama Dullah" w:id="53" w:date="2026-09-24T09:14:23Z">
                <w:sdt>
                  <w:sdtPr>
                    <w:id w:val="-1053049914"/>
                    <w:tag w:val="goog_rdk_624"/>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5731510" cy="3033395"/>
                            <wp:effectExtent b="0" l="0" r="0" t="0"/>
                            <wp:docPr id="2126916903" name="image27.png"/>
                            <a:graphic>
                              <a:graphicData uri="http://schemas.openxmlformats.org/drawingml/2006/picture">
                                <pic:pic>
                                  <pic:nvPicPr>
                                    <pic:cNvPr id="0" name="image27.png"/>
                                    <pic:cNvPicPr preferRelativeResize="0"/>
                                  </pic:nvPicPr>
                                  <pic:blipFill>
                                    <a:blip r:embed="rId22"/>
                                    <a:srcRect b="-54088" l="-2658" r="2658" t="54088"/>
                                    <a:stretch>
                                      <a:fillRect/>
                                    </a:stretch>
                                  </pic:blipFill>
                                  <pic:spPr>
                                    <a:xfrm>
                                      <a:off x="0" y="0"/>
                                      <a:ext cx="5731510" cy="3033395"/>
                                    </a:xfrm>
                                    <a:prstGeom prst="rect"/>
                                    <a:ln/>
                                  </pic:spPr>
                                </pic:pic>
                              </a:graphicData>
                            </a:graphic>
                          </wp:inline>
                        </w:drawing>
                      </w:r>
                    </w:del>
                  </w:sdtContent>
                </w:sdt>
              </w:ins>
            </w:sdtContent>
          </w:sdt>
          <w:sdt>
            <w:sdtPr>
              <w:id w:val="462798491"/>
              <w:tag w:val="goog_rdk_625"/>
            </w:sdtPr>
            <w:sdtContent>
              <w:del w:author="Nivesh" w:id="19" w:date="2026-09-25T10:03:37Z"/>
            </w:sdtContent>
          </w:sdt>
          <w:sdt>
            <w:sdtPr>
              <w:id w:val="1734548734"/>
              <w:tag w:val="goog_rdk_626"/>
            </w:sdtPr>
            <w:sdtContent>
              <w:ins w:author="Ajith kumar G" w:id="54" w:date="2026-09-24T07:02:53Z">
                <w:sdt>
                  <w:sdtPr>
                    <w:id w:val="-1783511924"/>
                    <w:tag w:val="goog_rdk_627"/>
                  </w:sdtPr>
                  <w:sdtContent>
                    <w:del w:author="Nivesh" w:id="19" w:date="2026-09-25T10:03:37Z"/>
                  </w:sdtContent>
                </w:sdt>
              </w:ins>
              <w:sdt>
                <w:sdtPr>
                  <w:id w:val="1959833299"/>
                  <w:tag w:val="goog_rdk_628"/>
                </w:sdtPr>
                <w:sdtContent>
                  <w:ins w:author="Ajith kumar G" w:id="54" w:date="2026-09-24T07:02:53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jith kumar G" w:id="54" w:date="2026-09-24T07:02:53Z">
                <w:del w:author="Nivesh" w:id="19" w:date="2026-09-25T10:03:37Z"/>
              </w:ins>
            </w:sdtContent>
          </w:sdt>
          <w:sdt>
            <w:sdtPr>
              <w:id w:val="-530184731"/>
              <w:tag w:val="goog_rdk_629"/>
            </w:sdtPr>
            <w:sdtContent>
              <w:del w:author="Nivesh" w:id="19" w:date="2026-09-25T10:03:37Z"/>
            </w:sdtContent>
          </w:sdt>
          <w:sdt>
            <w:sdtPr>
              <w:id w:val="-80722389"/>
              <w:tag w:val="goog_rdk_630"/>
            </w:sdtPr>
            <w:sdtContent>
              <w:ins w:author="Anonymous" w:id="55" w:date="2026-09-24T06:21:21Z">
                <w:sdt>
                  <w:sdtPr>
                    <w:id w:val="261267271"/>
                    <w:tag w:val="goog_rdk_631"/>
                  </w:sdtPr>
                  <w:sdtContent>
                    <w:del w:author="Nivesh" w:id="19" w:date="2026-09-25T10:03:37Z"/>
                  </w:sdtContent>
                </w:sdt>
              </w:ins>
              <w:sdt>
                <w:sdtPr>
                  <w:id w:val="1322988672"/>
                  <w:tag w:val="goog_rdk_632"/>
                </w:sdtPr>
                <w:sdtContent>
                  <w:ins w:author="Anonymous" w:id="55" w:date="2026-09-24T06:21:21Z">
                    <w:del w:author="Nivesh" w:id="19" w:date="2026-09-25T10:03:37Z">
                      <w:r w:rsidDel="00000000" w:rsidR="00000000" w:rsidRPr="00000000">
                        <w:rPr>
                          <w:rtl w:val="0"/>
                        </w:rPr>
                      </w:r>
                    </w:del>
                  </w:ins>
                </w:sdtContent>
              </w:sdt>
              <w:ins w:author="Anonymous" w:id="55" w:date="2026-09-24T06:21:21Z">
                <w:del w:author="Nivesh" w:id="19" w:date="2026-09-25T10:03:37Z"/>
              </w:ins>
            </w:sdtContent>
          </w:sdt>
        </w:p>
      </w:sdtContent>
    </w:sdt>
    <w:sdt>
      <w:sdtPr>
        <w:id w:val="1771090067"/>
        <w:tag w:val="goog_rdk_644"/>
      </w:sdtPr>
      <w:sdtContent>
        <w:p w:rsidR="00000000" w:rsidDel="00000000" w:rsidP="00000000" w:rsidRDefault="00000000" w:rsidRPr="00000000" w14:paraId="00000071">
          <w:pPr>
            <w:numPr>
              <w:ilvl w:val="0"/>
              <w:numId w:val="4"/>
            </w:numPr>
            <w:ind w:left="720" w:hanging="360"/>
            <w:rPr>
              <w:ins w:author="Anonymous" w:id="58" w:date="2026-09-24T04:47:07Z"/>
              <w:del w:author="Nivesh" w:id="19" w:date="2026-09-25T10:03:37Z"/>
              <w:u w:val="none"/>
              <w:rPrChange w:author="DELIGHT WORLD 1.0" w:id="59" w:date="2026-09-24T13:53:56Z">
                <w:rPr>
                  <w:rFonts w:ascii="Arial" w:cs="Arial" w:eastAsia="Arial" w:hAnsi="Arial"/>
                  <w:b w:val="0"/>
                  <w:bCs w:val="0"/>
                  <w:i w:val="0"/>
                  <w:iCs w:val="0"/>
                  <w:smallCaps w:val="0"/>
                  <w:strike w:val="0"/>
                  <w:color w:val="000000"/>
                  <w:sz w:val="22"/>
                  <w:szCs w:val="22"/>
                  <w:u w:val="none"/>
                  <w:shd w:fill="auto" w:val="clear"/>
                  <w:vertAlign w:val="baseline"/>
                </w:rPr>
              </w:rPrChange>
            </w:rPr>
            <w:pPrChange w:author="DELIGHT WORLD 1.0" w:id="0" w:date="2026-09-24T13:53:56Z">
              <w:pPr>
                <w:ind w:left="1440" w:firstLine="0"/>
              </w:pPr>
            </w:pPrChange>
          </w:pPr>
          <w:sdt>
            <w:sdtPr>
              <w:id w:val="-1307417000"/>
              <w:tag w:val="goog_rdk_637"/>
            </w:sdtPr>
            <w:sdtContent>
              <w:ins w:author="Annamalai M" w:id="57" w:date="2026-09-24T05:00:44Z">
                <w:sdt>
                  <w:sdtPr>
                    <w:id w:val="-1033934332"/>
                    <w:tag w:val="goog_rdk_638"/>
                  </w:sdtPr>
                  <w:sdtContent>
                    <w:del w:author="Nivesh" w:id="19" w:date="2026-09-25T10:03:37Z"/>
                  </w:sdtContent>
                </w:sdt>
              </w:ins>
              <w:sdt>
                <w:sdtPr>
                  <w:id w:val="-1749155092"/>
                  <w:tag w:val="goog_rdk_639"/>
                </w:sdtPr>
                <w:sdtContent>
                  <w:ins w:author="Annamalai M" w:id="57" w:date="2026-09-24T05:00: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_</w:delText>
                      </w:r>
                    </w:del>
                  </w:ins>
                </w:sdtContent>
              </w:sdt>
              <w:ins w:author="Annamalai M" w:id="57" w:date="2026-09-24T05:00:44Z">
                <w:del w:author="Nivesh" w:id="19" w:date="2026-09-25T10:03:37Z"/>
              </w:ins>
            </w:sdtContent>
          </w:sdt>
          <w:sdt>
            <w:sdtPr>
              <w:id w:val="155340223"/>
              <w:tag w:val="goog_rdk_640"/>
            </w:sdtPr>
            <w:sdtContent>
              <w:del w:author="Nivesh" w:id="19" w:date="2026-09-25T10:03:37Z"/>
            </w:sdtContent>
          </w:sdt>
          <w:sdt>
            <w:sdtPr>
              <w:id w:val="1430910027"/>
              <w:tag w:val="goog_rdk_641"/>
            </w:sdtPr>
            <w:sdtContent>
              <w:ins w:author="Anonymous" w:id="58" w:date="2026-09-24T04:47:07Z">
                <w:sdt>
                  <w:sdtPr>
                    <w:id w:val="-1149441698"/>
                    <w:tag w:val="goog_rdk_642"/>
                  </w:sdtPr>
                  <w:sdtContent>
                    <w:del w:author="Nivesh" w:id="19" w:date="2026-09-25T10:03:37Z"/>
                  </w:sdtContent>
                </w:sdt>
              </w:ins>
              <w:sdt>
                <w:sdtPr>
                  <w:id w:val="1893608162"/>
                  <w:tag w:val="goog_rdk_643"/>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1405555891"/>
        <w:tag w:val="goog_rdk_648"/>
      </w:sdtPr>
      <w:sdtContent>
        <w:p w:rsidR="00000000" w:rsidDel="00000000" w:rsidP="00000000" w:rsidRDefault="00000000" w:rsidRPr="00000000" w14:paraId="00000072">
          <w:pPr>
            <w:numPr>
              <w:ilvl w:val="0"/>
              <w:numId w:val="4"/>
            </w:numPr>
            <w:ind w:left="0" w:firstLine="0"/>
            <w:rPr>
              <w:ins w:author="Anonymous" w:id="58" w:date="2026-09-24T04:47:07Z"/>
              <w:del w:author="Nivesh" w:id="19" w:date="2026-09-25T10:03:37Z"/>
              <w:u w:val="none"/>
              <w:rPrChange w:author="DELIGHT WORLD 1.0" w:id="59" w:date="2026-09-24T13:53:56Z">
                <w:rPr>
                  <w:rFonts w:ascii="Arial" w:cs="Arial" w:eastAsia="Arial" w:hAnsi="Arial"/>
                  <w:b w:val="0"/>
                  <w:bCs w:val="0"/>
                  <w:i w:val="0"/>
                  <w:iCs w:val="0"/>
                  <w:smallCaps w:val="0"/>
                  <w:strike w:val="0"/>
                  <w:color w:val="000000"/>
                  <w:sz w:val="22"/>
                  <w:szCs w:val="22"/>
                  <w:u w:val="none"/>
                  <w:shd w:fill="auto" w:val="clear"/>
                  <w:vertAlign w:val="baseline"/>
                </w:rPr>
              </w:rPrChange>
            </w:rPr>
            <w:pPrChange w:author="DELIGHT WORLD 1.0" w:id="0" w:date="2026-09-24T13:53:56Z">
              <w:pPr>
                <w:ind w:left="1440" w:firstLine="0"/>
              </w:pPr>
            </w:pPrChange>
          </w:pPr>
          <w:sdt>
            <w:sdtPr>
              <w:id w:val="-1560749208"/>
              <w:tag w:val="goog_rdk_645"/>
            </w:sdtPr>
            <w:sdtContent>
              <w:ins w:author="Anonymous" w:id="58" w:date="2026-09-24T04:47:07Z">
                <w:sdt>
                  <w:sdtPr>
                    <w:id w:val="-52561083"/>
                    <w:tag w:val="goog_rdk_646"/>
                  </w:sdtPr>
                  <w:sdtContent>
                    <w:del w:author="Nivesh" w:id="19" w:date="2026-09-25T10:03:37Z"/>
                  </w:sdtContent>
                </w:sdt>
              </w:ins>
              <w:sdt>
                <w:sdtPr>
                  <w:id w:val="-1489470029"/>
                  <w:tag w:val="goog_rdk_647"/>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82141873"/>
        <w:tag w:val="goog_rdk_657"/>
      </w:sdtPr>
      <w:sdtContent>
        <w:p w:rsidR="00000000" w:rsidDel="00000000" w:rsidP="00000000" w:rsidRDefault="00000000" w:rsidRPr="00000000" w14:paraId="00000073">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00562474"/>
              <w:tag w:val="goog_rdk_651"/>
            </w:sdtPr>
            <w:sdtContent>
              <w:ins w:author="Anonymous" w:id="60" w:date="2026-09-25T07:23:52Z">
                <w:sdt>
                  <w:sdtPr>
                    <w:id w:val="-462735848"/>
                    <w:tag w:val="goog_rdk_652"/>
                  </w:sdtPr>
                  <w:sdtContent>
                    <w:del w:author="Nivesh" w:id="19" w:date="2026-09-25T10:03:37Z"/>
                  </w:sdtContent>
                </w:sdt>
              </w:ins>
              <w:sdt>
                <w:sdtPr>
                  <w:id w:val="1058154234"/>
                  <w:tag w:val="goog_rdk_653"/>
                </w:sdtPr>
                <w:sdtContent>
                  <w:ins w:author="Anonymous" w:id="60" w:date="2026-09-25T07:23:52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nmj</w:delText>
                      </w:r>
                    </w:del>
                  </w:ins>
                </w:sdtContent>
              </w:sdt>
              <w:ins w:author="Anonymous" w:id="60" w:date="2026-09-25T07:23:52Z">
                <w:del w:author="Nivesh" w:id="19" w:date="2026-09-25T10:03:37Z"/>
              </w:ins>
            </w:sdtContent>
          </w:sdt>
          <w:sdt>
            <w:sdtPr>
              <w:id w:val="24287767"/>
              <w:tag w:val="goog_rdk_654"/>
            </w:sdtPr>
            <w:sdtContent>
              <w:ins w:author="Anonymous" w:id="58" w:date="2026-09-24T04:47:07Z">
                <w:sdt>
                  <w:sdtPr>
                    <w:id w:val="1841485689"/>
                    <w:tag w:val="goog_rdk_655"/>
                  </w:sdtPr>
                  <w:sdtContent>
                    <w:del w:author="Nivesh" w:id="19" w:date="2026-09-25T10:03:37Z"/>
                  </w:sdtContent>
                </w:sdt>
              </w:ins>
              <w:sdt>
                <w:sdtPr>
                  <w:id w:val="2092042614"/>
                  <w:tag w:val="goog_rdk_656"/>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879845404"/>
        <w:tag w:val="goog_rdk_661"/>
      </w:sdtPr>
      <w:sdtContent>
        <w:p w:rsidR="00000000" w:rsidDel="00000000" w:rsidP="00000000" w:rsidRDefault="00000000" w:rsidRPr="00000000" w14:paraId="00000074">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38244187"/>
              <w:tag w:val="goog_rdk_658"/>
            </w:sdtPr>
            <w:sdtContent>
              <w:ins w:author="Anonymous" w:id="58" w:date="2026-09-24T04:47:07Z">
                <w:sdt>
                  <w:sdtPr>
                    <w:id w:val="-574391886"/>
                    <w:tag w:val="goog_rdk_659"/>
                  </w:sdtPr>
                  <w:sdtContent>
                    <w:del w:author="Nivesh" w:id="19" w:date="2026-09-25T10:03:37Z"/>
                  </w:sdtContent>
                </w:sdt>
              </w:ins>
              <w:sdt>
                <w:sdtPr>
                  <w:id w:val="-1063810554"/>
                  <w:tag w:val="goog_rdk_660"/>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1883276855"/>
        <w:tag w:val="goog_rdk_665"/>
      </w:sdtPr>
      <w:sdtContent>
        <w:p w:rsidR="00000000" w:rsidDel="00000000" w:rsidP="00000000" w:rsidRDefault="00000000" w:rsidRPr="00000000" w14:paraId="00000075">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6856836"/>
              <w:tag w:val="goog_rdk_662"/>
            </w:sdtPr>
            <w:sdtContent>
              <w:ins w:author="Anonymous" w:id="58" w:date="2026-09-24T04:47:07Z">
                <w:sdt>
                  <w:sdtPr>
                    <w:id w:val="-1079101749"/>
                    <w:tag w:val="goog_rdk_663"/>
                  </w:sdtPr>
                  <w:sdtContent>
                    <w:del w:author="Nivesh" w:id="19" w:date="2026-09-25T10:03:37Z"/>
                  </w:sdtContent>
                </w:sdt>
              </w:ins>
              <w:sdt>
                <w:sdtPr>
                  <w:id w:val="-1173631767"/>
                  <w:tag w:val="goog_rdk_664"/>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909940135"/>
        <w:tag w:val="goog_rdk_669"/>
      </w:sdtPr>
      <w:sdtContent>
        <w:p w:rsidR="00000000" w:rsidDel="00000000" w:rsidP="00000000" w:rsidRDefault="00000000" w:rsidRPr="00000000" w14:paraId="00000076">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2238902"/>
              <w:tag w:val="goog_rdk_666"/>
            </w:sdtPr>
            <w:sdtContent>
              <w:ins w:author="Anonymous" w:id="58" w:date="2026-09-24T04:47:07Z">
                <w:sdt>
                  <w:sdtPr>
                    <w:id w:val="-1775729356"/>
                    <w:tag w:val="goog_rdk_667"/>
                  </w:sdtPr>
                  <w:sdtContent>
                    <w:del w:author="Nivesh" w:id="19" w:date="2026-09-25T10:03:37Z"/>
                  </w:sdtContent>
                </w:sdt>
              </w:ins>
              <w:sdt>
                <w:sdtPr>
                  <w:id w:val="31080076"/>
                  <w:tag w:val="goog_rdk_668"/>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110533268"/>
        <w:tag w:val="goog_rdk_673"/>
      </w:sdtPr>
      <w:sdtContent>
        <w:p w:rsidR="00000000" w:rsidDel="00000000" w:rsidP="00000000" w:rsidRDefault="00000000" w:rsidRPr="00000000" w14:paraId="00000077">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7103714"/>
              <w:tag w:val="goog_rdk_670"/>
            </w:sdtPr>
            <w:sdtContent>
              <w:ins w:author="Anonymous" w:id="58" w:date="2026-09-24T04:47:07Z">
                <w:sdt>
                  <w:sdtPr>
                    <w:id w:val="608740177"/>
                    <w:tag w:val="goog_rdk_671"/>
                  </w:sdtPr>
                  <w:sdtContent>
                    <w:del w:author="Nivesh" w:id="19" w:date="2026-09-25T10:03:37Z"/>
                  </w:sdtContent>
                </w:sdt>
              </w:ins>
              <w:sdt>
                <w:sdtPr>
                  <w:id w:val="1583234141"/>
                  <w:tag w:val="goog_rdk_672"/>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1473271541"/>
        <w:tag w:val="goog_rdk_677"/>
      </w:sdtPr>
      <w:sdtContent>
        <w:p w:rsidR="00000000" w:rsidDel="00000000" w:rsidP="00000000" w:rsidRDefault="00000000" w:rsidRPr="00000000" w14:paraId="00000078">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5256950"/>
              <w:tag w:val="goog_rdk_674"/>
            </w:sdtPr>
            <w:sdtContent>
              <w:ins w:author="Anonymous" w:id="58" w:date="2026-09-24T04:47:07Z">
                <w:sdt>
                  <w:sdtPr>
                    <w:id w:val="-881379483"/>
                    <w:tag w:val="goog_rdk_675"/>
                  </w:sdtPr>
                  <w:sdtContent>
                    <w:del w:author="Nivesh" w:id="19" w:date="2026-09-25T10:03:37Z"/>
                  </w:sdtContent>
                </w:sdt>
              </w:ins>
              <w:sdt>
                <w:sdtPr>
                  <w:id w:val="-70927697"/>
                  <w:tag w:val="goog_rdk_676"/>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1148239407"/>
        <w:tag w:val="goog_rdk_681"/>
      </w:sdtPr>
      <w:sdtContent>
        <w:p w:rsidR="00000000" w:rsidDel="00000000" w:rsidP="00000000" w:rsidRDefault="00000000" w:rsidRPr="00000000" w14:paraId="00000079">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6400990"/>
              <w:tag w:val="goog_rdk_678"/>
            </w:sdtPr>
            <w:sdtContent>
              <w:ins w:author="Anonymous" w:id="58" w:date="2026-09-24T04:47:07Z">
                <w:sdt>
                  <w:sdtPr>
                    <w:id w:val="-903902750"/>
                    <w:tag w:val="goog_rdk_679"/>
                  </w:sdtPr>
                  <w:sdtContent>
                    <w:del w:author="Nivesh" w:id="19" w:date="2026-09-25T10:03:37Z"/>
                  </w:sdtContent>
                </w:sdt>
              </w:ins>
              <w:sdt>
                <w:sdtPr>
                  <w:id w:val="589437628"/>
                  <w:tag w:val="goog_rdk_680"/>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1791715054"/>
        <w:tag w:val="goog_rdk_685"/>
      </w:sdtPr>
      <w:sdtContent>
        <w:p w:rsidR="00000000" w:rsidDel="00000000" w:rsidP="00000000" w:rsidRDefault="00000000" w:rsidRPr="00000000" w14:paraId="0000007A">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5712014"/>
              <w:tag w:val="goog_rdk_682"/>
            </w:sdtPr>
            <w:sdtContent>
              <w:ins w:author="Anonymous" w:id="58" w:date="2026-09-24T04:47:07Z">
                <w:sdt>
                  <w:sdtPr>
                    <w:id w:val="1443854277"/>
                    <w:tag w:val="goog_rdk_683"/>
                  </w:sdtPr>
                  <w:sdtContent>
                    <w:del w:author="Nivesh" w:id="19" w:date="2026-09-25T10:03:37Z"/>
                  </w:sdtContent>
                </w:sdt>
              </w:ins>
              <w:sdt>
                <w:sdtPr>
                  <w:id w:val="-1582061620"/>
                  <w:tag w:val="goog_rdk_684"/>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2127884158"/>
        <w:tag w:val="goog_rdk_689"/>
      </w:sdtPr>
      <w:sdtContent>
        <w:p w:rsidR="00000000" w:rsidDel="00000000" w:rsidP="00000000" w:rsidRDefault="00000000" w:rsidRPr="00000000" w14:paraId="0000007B">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8511075"/>
              <w:tag w:val="goog_rdk_686"/>
            </w:sdtPr>
            <w:sdtContent>
              <w:ins w:author="Anonymous" w:id="58" w:date="2026-09-24T04:47:07Z">
                <w:sdt>
                  <w:sdtPr>
                    <w:id w:val="-1638041982"/>
                    <w:tag w:val="goog_rdk_687"/>
                  </w:sdtPr>
                  <w:sdtContent>
                    <w:del w:author="Nivesh" w:id="19" w:date="2026-09-25T10:03:37Z"/>
                  </w:sdtContent>
                </w:sdt>
              </w:ins>
              <w:sdt>
                <w:sdtPr>
                  <w:id w:val="-1695318966"/>
                  <w:tag w:val="goog_rdk_688"/>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280709880"/>
        <w:tag w:val="goog_rdk_693"/>
      </w:sdtPr>
      <w:sdtContent>
        <w:p w:rsidR="00000000" w:rsidDel="00000000" w:rsidP="00000000" w:rsidRDefault="00000000" w:rsidRPr="00000000" w14:paraId="0000007C">
          <w:pPr>
            <w:ind w:left="1440" w:firstLine="0"/>
            <w:rPr>
              <w:ins w:author="Anonymous" w:id="58" w:date="2026-09-24T04:47:0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37014888"/>
              <w:tag w:val="goog_rdk_690"/>
            </w:sdtPr>
            <w:sdtContent>
              <w:ins w:author="Anonymous" w:id="58" w:date="2026-09-24T04:47:07Z">
                <w:sdt>
                  <w:sdtPr>
                    <w:id w:val="1134315815"/>
                    <w:tag w:val="goog_rdk_691"/>
                  </w:sdtPr>
                  <w:sdtContent>
                    <w:del w:author="Nivesh" w:id="19" w:date="2026-09-25T10:03:37Z"/>
                  </w:sdtContent>
                </w:sdt>
              </w:ins>
              <w:sdt>
                <w:sdtPr>
                  <w:id w:val="-1588411245"/>
                  <w:tag w:val="goog_rdk_692"/>
                </w:sdtPr>
                <w:sdtContent>
                  <w:ins w:author="Anonymous" w:id="58" w:date="2026-09-24T04:47:07Z">
                    <w:del w:author="Nivesh" w:id="19" w:date="2026-09-25T10:03:37Z">
                      <w:r w:rsidDel="00000000" w:rsidR="00000000" w:rsidRPr="00000000">
                        <w:rPr>
                          <w:rtl w:val="0"/>
                        </w:rPr>
                      </w:r>
                    </w:del>
                  </w:ins>
                </w:sdtContent>
              </w:sdt>
              <w:ins w:author="Anonymous" w:id="58" w:date="2026-09-24T04:47:07Z">
                <w:del w:author="Nivesh" w:id="19" w:date="2026-09-25T10:03:37Z"/>
              </w:ins>
            </w:sdtContent>
          </w:sdt>
        </w:p>
      </w:sdtContent>
    </w:sdt>
    <w:sdt>
      <w:sdtPr>
        <w:id w:val="1829003089"/>
        <w:tag w:val="goog_rdk_720"/>
      </w:sdtPr>
      <w:sdtContent>
        <w:p w:rsidR="00000000" w:rsidDel="00000000" w:rsidP="00000000" w:rsidRDefault="00000000" w:rsidRPr="00000000" w14:paraId="0000007D">
          <w:pPr>
            <w:ind w:left="1440" w:firstLine="0"/>
            <w:rPr>
              <w:ins w:author="Pushpa K" w:id="65" w:date="2026-09-23T10:04:37Z"/>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Anonymous" w:id="66" w:date="2026-09-24T04:04:55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4T04:04:55Z">
              <w:pPr/>
            </w:pPrChange>
          </w:pPr>
          <w:sdt>
            <w:sdtPr>
              <w:id w:val="529990954"/>
              <w:tag w:val="goog_rdk_697"/>
            </w:sdtPr>
            <w:sdtContent>
              <w:ins w:author="Prawin A.K" w:id="61" w:date="2026-09-24T04:01:41Z">
                <w:sdt>
                  <w:sdtPr>
                    <w:id w:val="118411604"/>
                    <w:tag w:val="goog_rdk_698"/>
                  </w:sdtPr>
                  <w:sdtContent>
                    <w:del w:author="Nivesh" w:id="19" w:date="2026-09-25T10:03:37Z"/>
                  </w:sdtContent>
                </w:sdt>
              </w:ins>
              <w:sdt>
                <w:sdtPr>
                  <w:id w:val="1084772681"/>
                  <w:tag w:val="goog_rdk_699"/>
                </w:sdtPr>
                <w:sdtContent>
                  <w:ins w:author="Prawin A.K" w:id="61" w:date="2026-09-24T04:01:41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ccccccccccccccccccccccccccccc</w:delText>
                      </w:r>
                    </w:del>
                  </w:ins>
                </w:sdtContent>
              </w:sdt>
              <w:ins w:author="Prawin A.K" w:id="61" w:date="2026-09-24T04:01:41Z">
                <w:del w:author="Nivesh" w:id="19" w:date="2026-09-25T10:03:37Z">
                  <w:sdt>
                    <w:sdtPr>
                      <w:id w:val="-730222100"/>
                      <w:tag w:val="goog_rdk_700"/>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ccccccccccccccccccccccccccc</w:delText>
                      </w:r>
                    </w:sdtContent>
                  </w:sdt>
                </w:del>
              </w:ins>
            </w:sdtContent>
          </w:sdt>
          <w:sdt>
            <w:sdtPr>
              <w:id w:val="608901904"/>
              <w:tag w:val="goog_rdk_701"/>
            </w:sdtPr>
            <w:sdtContent>
              <w:ins w:author="Anonymous" w:id="62" w:date="2026-09-24T04:20:57Z">
                <w:sdt>
                  <w:sdtPr>
                    <w:id w:val="-2019876046"/>
                    <w:tag w:val="goog_rdk_702"/>
                  </w:sdtPr>
                  <w:sdtContent>
                    <w:del w:author="Nivesh" w:id="19" w:date="2026-09-25T10:03:37Z"/>
                  </w:sdtContent>
                </w:sdt>
              </w:ins>
              <w:sdt>
                <w:sdtPr>
                  <w:id w:val="-474907569"/>
                  <w:tag w:val="goog_rdk_703"/>
                </w:sdtPr>
                <w:sdtContent>
                  <w:ins w:author="Anonymous" w:id="62" w:date="2026-09-24T04:20:57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br w:type="textWrapping"/>
                      </w:r>
                    </w:del>
                  </w:ins>
                </w:sdtContent>
              </w:sdt>
              <w:ins w:author="Anonymous" w:id="62" w:date="2026-09-24T04:20:57Z">
                <w:del w:author="Nivesh" w:id="19" w:date="2026-09-25T10:03:37Z"/>
              </w:ins>
            </w:sdtContent>
          </w:sdt>
          <w:sdt>
            <w:sdtPr>
              <w:id w:val="-960146019"/>
              <w:tag w:val="goog_rdk_704"/>
            </w:sdtPr>
            <w:sdtContent>
              <w:ins w:author="Prawin A.K" w:id="61" w:date="2026-09-24T04:01:41Z">
                <w:sdt>
                  <w:sdtPr>
                    <w:id w:val="151265352"/>
                    <w:tag w:val="goog_rdk_705"/>
                  </w:sdtPr>
                  <w:sdtContent>
                    <w:del w:author="Nivesh" w:id="19" w:date="2026-09-25T10:03:37Z"/>
                  </w:sdtContent>
                </w:sdt>
              </w:ins>
            </w:sdtContent>
          </w:sdt>
          <w:sdt>
            <w:sdtPr>
              <w:id w:val="-74729123"/>
              <w:tag w:val="goog_rdk_706"/>
            </w:sdtPr>
            <w:sdtContent>
              <w:ins w:author="ꜱᴜʀᴇɴᴅʀᴀɴ. ᴄ" w:id="63" w:date="2026-09-25T06:22:21Z">
                <w:sdt>
                  <w:sdtPr>
                    <w:id w:val="1306328632"/>
                    <w:tag w:val="goog_rdk_707"/>
                  </w:sdtPr>
                  <w:sdtContent>
                    <w:del w:author="Nivesh" w:id="19" w:date="2026-09-25T10:03:37Z"/>
                  </w:sdtContent>
                </w:sdt>
              </w:ins>
              <w:sdt>
                <w:sdtPr>
                  <w:id w:val="-1913972136"/>
                  <w:tag w:val="goog_rdk_708"/>
                </w:sdtPr>
                <w:sdtContent>
                  <w:ins w:author="ꜱᴜʀᴇɴᴅʀᴀɴ. ᴄ" w:id="63" w:date="2026-09-25T06:22:21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Kj</w:delText>
                      </w:r>
                    </w:del>
                  </w:ins>
                </w:sdtContent>
              </w:sdt>
              <w:ins w:author="ꜱᴜʀᴇɴᴅʀᴀɴ. ᴄ" w:id="63" w:date="2026-09-25T06:22:21Z">
                <w:del w:author="Nivesh" w:id="19" w:date="2026-09-25T10:03:37Z"/>
              </w:ins>
            </w:sdtContent>
          </w:sdt>
          <w:sdt>
            <w:sdtPr>
              <w:id w:val="190969182"/>
              <w:tag w:val="goog_rdk_709"/>
            </w:sdtPr>
            <w:sdtContent>
              <w:ins w:author="Prawin A.K" w:id="61" w:date="2026-09-24T04:01:41Z">
                <w:sdt>
                  <w:sdtPr>
                    <w:id w:val="-1328438740"/>
                    <w:tag w:val="goog_rdk_710"/>
                  </w:sdtPr>
                  <w:sdtContent>
                    <w:del w:author="Nivesh" w:id="19" w:date="2026-09-25T10:03:37Z"/>
                  </w:sdtContent>
                </w:sdt>
              </w:ins>
              <w:sdt>
                <w:sdtPr>
                  <w:id w:val="1100226727"/>
                  <w:tag w:val="goog_rdk_711"/>
                </w:sdtPr>
                <w:sdtContent>
                  <w:ins w:author="Prawin A.K" w:id="61" w:date="2026-09-24T04:01:41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cccsc</w:delText>
                      </w:r>
                    </w:del>
                  </w:ins>
                </w:sdtContent>
              </w:sdt>
              <w:ins w:author="Prawin A.K" w:id="61" w:date="2026-09-24T04:01:41Z">
                <w:del w:author="Nivesh" w:id="19" w:date="2026-09-25T10:03:37Z"/>
              </w:ins>
            </w:sdtContent>
          </w:sdt>
          <w:sdt>
            <w:sdtPr>
              <w:id w:val="978956116"/>
              <w:tag w:val="goog_rdk_712"/>
            </w:sdtPr>
            <w:sdtContent>
              <w:del w:author="Nivesh" w:id="19" w:date="2026-09-25T10:03:37Z"/>
            </w:sdtContent>
          </w:sdt>
          <w:sdt>
            <w:sdtPr>
              <w:id w:val="526511959"/>
              <w:tag w:val="goog_rdk_713"/>
            </w:sdtPr>
            <w:sdtContent>
              <w:ins w:author="Anonymous" w:id="64" w:date="2026-09-23T13:27:16Z">
                <w:sdt>
                  <w:sdtPr>
                    <w:id w:val="1606793446"/>
                    <w:tag w:val="goog_rdk_714"/>
                  </w:sdtPr>
                  <w:sdtContent>
                    <w:del w:author="Nivesh" w:id="19" w:date="2026-09-25T10:03:37Z"/>
                  </w:sdtContent>
                </w:sdt>
              </w:ins>
              <w:sdt>
                <w:sdtPr>
                  <w:id w:val="-1219010623"/>
                  <w:tag w:val="goog_rdk_715"/>
                </w:sdtPr>
                <w:sdtContent>
                  <w:ins w:author="Anonymous" w:id="64" w:date="2026-09-23T13:27:16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tab/>
                      </w:r>
                    </w:del>
                  </w:ins>
                </w:sdtContent>
              </w:sdt>
              <w:ins w:author="Anonymous" w:id="64" w:date="2026-09-23T13:27:16Z">
                <w:del w:author="Nivesh" w:id="19" w:date="2026-09-25T10:03:37Z"/>
              </w:ins>
            </w:sdtContent>
          </w:sdt>
          <w:sdt>
            <w:sdtPr>
              <w:id w:val="-478498678"/>
              <w:tag w:val="goog_rdk_716"/>
            </w:sdtPr>
            <w:sdtContent>
              <w:del w:author="Nivesh" w:id="19" w:date="2026-09-25T10:03:37Z"/>
            </w:sdtContent>
          </w:sdt>
          <w:sdt>
            <w:sdtPr>
              <w:id w:val="514385716"/>
              <w:tag w:val="goog_rdk_717"/>
            </w:sdtPr>
            <w:sdtContent>
              <w:ins w:author="Pushpa K" w:id="65" w:date="2026-09-23T10:04:37Z">
                <w:sdt>
                  <w:sdtPr>
                    <w:id w:val="-451307299"/>
                    <w:tag w:val="goog_rdk_718"/>
                  </w:sdtPr>
                  <w:sdtContent>
                    <w:del w:author="Nivesh" w:id="19" w:date="2026-09-25T10:03:37Z"/>
                  </w:sdtContent>
                </w:sdt>
              </w:ins>
              <w:sdt>
                <w:sdtPr>
                  <w:id w:val="2064310501"/>
                  <w:tag w:val="goog_rdk_719"/>
                </w:sdtPr>
                <w:sdtContent>
                  <w:ins w:author="Pushpa K" w:id="65" w:date="2026-09-23T10:04:37Z">
                    <w:del w:author="Nivesh" w:id="19" w:date="2026-09-25T10:03:37Z">
                      <w:r w:rsidDel="00000000" w:rsidR="00000000" w:rsidRPr="00000000">
                        <w:rPr>
                          <w:rtl w:val="0"/>
                        </w:rPr>
                      </w:r>
                    </w:del>
                  </w:ins>
                </w:sdtContent>
              </w:sdt>
              <w:ins w:author="Pushpa K" w:id="65" w:date="2026-09-23T10:04:37Z">
                <w:del w:author="Nivesh" w:id="19" w:date="2026-09-25T10:03:37Z"/>
              </w:ins>
            </w:sdtContent>
          </w:sdt>
        </w:p>
      </w:sdtContent>
    </w:sdt>
    <w:sdt>
      <w:sdtPr>
        <w:id w:val="-2075803589"/>
        <w:tag w:val="goog_rdk_727"/>
      </w:sdtPr>
      <w:sdtContent>
        <w:p w:rsidR="00000000" w:rsidDel="00000000" w:rsidP="00000000" w:rsidRDefault="00000000" w:rsidRPr="00000000" w14:paraId="0000007E">
          <w:pPr>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4303129"/>
              <w:tag w:val="goog_rdk_724"/>
            </w:sdtPr>
            <w:sdtContent>
              <w:ins w:author="Anonymous" w:id="67" w:date="2026-09-23T09:48:44Z">
                <w:sdt>
                  <w:sdtPr>
                    <w:id w:val="1894023339"/>
                    <w:tag w:val="goog_rdk_725"/>
                  </w:sdtPr>
                  <w:sdtContent>
                    <w:del w:author="Nivesh" w:id="19" w:date="2026-09-25T10:03:37Z"/>
                  </w:sdtContent>
                </w:sdt>
              </w:ins>
              <w:sdt>
                <w:sdtPr>
                  <w:id w:val="1930792490"/>
                  <w:tag w:val="goog_rdk_726"/>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sdt>
      <w:sdtPr>
        <w:lock w:val="contentLocked"/>
        <w:id w:val="145176883"/>
        <w:tag w:val="goog_rdk_843"/>
      </w:sdtPr>
      <w:sdtContent>
        <w:tbl>
          <w:tblPr>
            <w:tblStyle w:val="Table3"/>
            <w:tblW w:w="94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4309"/>
            <w:gridCol w:w="2592"/>
            <w:tblGridChange w:id="0">
              <w:tblGrid>
                <w:gridCol w:w="2592"/>
                <w:gridCol w:w="4309"/>
                <w:gridCol w:w="2592"/>
              </w:tblGrid>
            </w:tblGridChange>
          </w:tblGrid>
          <w:sdt>
            <w:sdtPr>
              <w:id w:val="330994860"/>
              <w:tag w:val="goog_rdk_728"/>
            </w:sdtPr>
            <w:sdtContent>
              <w:tr>
                <w:trPr>
                  <w:cantSplit w:val="0"/>
                  <w:trHeight w:val="520" w:hRule="atLeast"/>
                  <w:tblHeader w:val="1"/>
                  <w:ins w:author="Anonymous" w:id="67" w:date="2026-09-23T09:48:44Z"/>
                  <w:del w:author="Nivesh" w:id="19" w:date="2026-09-25T10:03:37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sdt>
                    <w:sdtPr>
                      <w:id w:val="456487859"/>
                      <w:tag w:val="goog_rdk_732"/>
                    </w:sdtPr>
                    <w:sdtContent>
                      <w:p w:rsidR="00000000" w:rsidDel="00000000" w:rsidP="00000000" w:rsidRDefault="00000000" w:rsidRPr="00000000" w14:paraId="0000007F">
                        <w:pPr>
                          <w:pStyle w:val="Heading2"/>
                          <w:widowControl w:val="0"/>
                          <w:spacing w:after="120" w:before="120" w:line="240" w:lineRule="auto"/>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1198310"/>
                            <w:tag w:val="goog_rdk_729"/>
                          </w:sdtPr>
                          <w:sdtContent>
                            <w:ins w:author="Anonymous" w:id="67" w:date="2026-09-23T09:48:44Z">
                              <w:sdt>
                                <w:sdtPr>
                                  <w:id w:val="386572301"/>
                                  <w:tag w:val="goog_rdk_730"/>
                                </w:sdtPr>
                                <w:sdtContent>
                                  <w:del w:author="Nivesh" w:id="19" w:date="2026-09-25T10:03:37Z"/>
                                </w:sdtContent>
                              </w:sdt>
                            </w:ins>
                            <w:sdt>
                              <w:sdtPr>
                                <w:id w:val="897537858"/>
                                <w:tag w:val="goog_rdk_731"/>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Anonymous" w:id="67" w:date="2026-09-23T09:48:44Z">
                              <w:del w:author="Nivesh" w:id="19" w:date="2026-09-25T10:03:37Z">
                                <w:bookmarkStart w:colFirst="0" w:colLast="0" w:name="_heading=h.4sjnbib6iv66" w:id="2"/>
                                <w:bookmarkEnd w:id="2"/>
                              </w:del>
                            </w:ins>
                          </w:sdtContent>
                        </w:sdt>
                      </w:p>
                    </w:sdtContent>
                  </w:sdt>
                </w:tc>
              </w:tr>
            </w:sdtContent>
          </w:sdt>
          <w:sdt>
            <w:sdtPr>
              <w:id w:val="354583061"/>
              <w:tag w:val="goog_rdk_741"/>
            </w:sdtPr>
            <w:sdtContent>
              <w:tr>
                <w:trPr>
                  <w:cantSplit w:val="0"/>
                  <w:tblHeader w:val="1"/>
                  <w:ins w:author="Anonymous" w:id="67" w:date="2026-09-23T09:48:44Z"/>
                  <w:del w:author="Nivesh" w:id="19" w:date="2026-09-25T10:03:37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sdt>
                    <w:sdtPr>
                      <w:id w:val="884240664"/>
                      <w:tag w:val="goog_rdk_745"/>
                    </w:sdtPr>
                    <w:sdtContent>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8089838"/>
                            <w:tag w:val="goog_rdk_742"/>
                          </w:sdtPr>
                          <w:sdtContent>
                            <w:ins w:author="Anonymous" w:id="67" w:date="2026-09-23T09:48:44Z">
                              <w:sdt>
                                <w:sdtPr>
                                  <w:id w:val="-1518294894"/>
                                  <w:tag w:val="goog_rdk_743"/>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26916893" name="image2.png"/>
                                          <a:graphic>
                                            <a:graphicData uri="http://schemas.openxmlformats.org/drawingml/2006/picture">
                                              <pic:pic>
                                                <pic:nvPicPr>
                                                  <pic:cNvPr descr="Files" id="0" name="image2.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231969849"/>
                                <w:tag w:val="goog_rdk_744"/>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File</w:delText>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sdt>
                    <w:sdtPr>
                      <w:id w:val="-1663085813"/>
                      <w:tag w:val="goog_rdk_749"/>
                    </w:sdtPr>
                    <w:sdtContent>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08202005"/>
                            <w:tag w:val="goog_rdk_746"/>
                          </w:sdtPr>
                          <w:sdtContent>
                            <w:ins w:author="Anonymous" w:id="67" w:date="2026-09-23T09:48:44Z">
                              <w:sdt>
                                <w:sdtPr>
                                  <w:id w:val="111552133"/>
                                  <w:tag w:val="goog_rdk_747"/>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126916895" name="image4.png"/>
                                          <a:graphic>
                                            <a:graphicData uri="http://schemas.openxmlformats.org/drawingml/2006/picture">
                                              <pic:pic>
                                                <pic:nvPicPr>
                                                  <pic:cNvPr descr="No type" id="0" name="image4.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1516530583"/>
                                <w:tag w:val="goog_rdk_748"/>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Description</w:delText>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sdt>
                    <w:sdtPr>
                      <w:id w:val="-197074594"/>
                      <w:tag w:val="goog_rdk_753"/>
                    </w:sdtPr>
                    <w:sdtContent>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7036429"/>
                            <w:tag w:val="goog_rdk_750"/>
                          </w:sdtPr>
                          <w:sdtContent>
                            <w:ins w:author="Anonymous" w:id="67" w:date="2026-09-23T09:48:44Z">
                              <w:sdt>
                                <w:sdtPr>
                                  <w:id w:val="-1770283873"/>
                                  <w:tag w:val="goog_rdk_751"/>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2126916892" name="image1.png"/>
                                          <a:graphic>
                                            <a:graphicData uri="http://schemas.openxmlformats.org/drawingml/2006/picture">
                                              <pic:pic>
                                                <pic:nvPicPr>
                                                  <pic:cNvPr descr="Drop-downs" id="0" name="image1.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1834242392"/>
                                <w:tag w:val="goog_rdk_752"/>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Status</w:delText>
                                    </w:r>
                                  </w:del>
                                </w:ins>
                              </w:sdtContent>
                            </w:sdt>
                            <w:ins w:author="Anonymous" w:id="67" w:date="2026-09-23T09:48:44Z">
                              <w:del w:author="Nivesh" w:id="19" w:date="2026-09-25T10:03:37Z"/>
                            </w:ins>
                          </w:sdtContent>
                        </w:sdt>
                      </w:p>
                    </w:sdtContent>
                  </w:sdt>
                </w:tc>
              </w:tr>
            </w:sdtContent>
          </w:sdt>
          <w:sdt>
            <w:sdtPr>
              <w:id w:val="1498329425"/>
              <w:tag w:val="goog_rdk_754"/>
            </w:sdtPr>
            <w:sdtContent>
              <w:tr>
                <w:trPr>
                  <w:cantSplit w:val="0"/>
                  <w:tblHeader w:val="0"/>
                  <w:ins w:author="Anonymous" w:id="67" w:date="2026-09-23T09:48:4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544965503"/>
                      <w:tag w:val="goog_rdk_774"/>
                    </w:sdtPr>
                    <w:sdtContent>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53668229"/>
                            <w:tag w:val="goog_rdk_757"/>
                          </w:sdtPr>
                          <w:sdtContent>
                            <w:ins w:author="Nishitha Nishitha" w:id="68" w:date="2026-09-23T13:20:27Z">
                              <w:sdt>
                                <w:sdtPr>
                                  <w:id w:val="-1229592311"/>
                                  <w:tag w:val="goog_rdk_758"/>
                                </w:sdtPr>
                                <w:sdtContent>
                                  <w:del w:author="Nivesh" w:id="19" w:date="2026-09-25T10:03:37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730477608"/>
                                        <w:tag w:val="goog_rdk_759"/>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2078952394"/>
                            <w:tag w:val="goog_rdk_760"/>
                          </w:sdtPr>
                          <w:sdtContent>
                            <w:ins w:author="Anonymous" w:id="67" w:date="2026-09-23T09:48:44Z">
                              <w:sdt>
                                <w:sdtPr>
                                  <w:id w:val="1769959055"/>
                                  <w:tag w:val="goog_rdk_761"/>
                                </w:sdtPr>
                                <w:sdtContent>
                                  <w:del w:author="Nivesh" w:id="19" w:date="2026-09-25T10:03:37Z"/>
                                </w:sdtContent>
                              </w:sdt>
                            </w:ins>
                          </w:sdtContent>
                        </w:sdt>
                        <w:sdt>
                          <w:sdtPr>
                            <w:id w:val="419072992"/>
                            <w:tag w:val="goog_rdk_762"/>
                          </w:sdtPr>
                          <w:sdtContent>
                            <w:ins w:author="sivasankari" w:id="69" w:date="2026-09-24T09:36:24Z">
                              <w:sdt>
                                <w:sdtPr>
                                  <w:id w:val="589724460"/>
                                  <w:tag w:val="goog_rdk_763"/>
                                </w:sdtPr>
                                <w:sdtContent>
                                  <w:del w:author="Nivesh" w:id="19" w:date="2026-09-25T10:03:37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sdt>
                                      <w:sdtPr>
                                        <w:id w:val="-1135525432"/>
                                        <w:tag w:val="goog_rdk_764"/>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FitBuddy – AI Fitness Plan Generator using Gemini Models</w:delText>
                                        </w:r>
                                      </w:sdtContent>
                                    </w:sdt>
                                    <w:r w:rsidDel="00000000" w:rsidR="00000000" w:rsidRPr="00000000">
                                      <w:fldChar w:fldCharType="end"/>
                                    </w:r>
                                  </w:del>
                                </w:sdtContent>
                              </w:sdt>
                            </w:ins>
                          </w:sdtContent>
                        </w:sdt>
                        <w:sdt>
                          <w:sdtPr>
                            <w:id w:val="-1703602797"/>
                            <w:tag w:val="goog_rdk_765"/>
                          </w:sdtPr>
                          <w:sdtContent>
                            <w:ins w:author="Anonymous" w:id="67" w:date="2026-09-23T09:48:44Z">
                              <w:sdt>
                                <w:sdtPr>
                                  <w:id w:val="-1083938659"/>
                                  <w:tag w:val="goog_rdk_766"/>
                                </w:sdtPr>
                                <w:sdtContent>
                                  <w:del w:author="Nivesh" w:id="19" w:date="2026-09-25T10:03:37Z"/>
                                </w:sdtContent>
                              </w:sdt>
                            </w:ins>
                            <w:sdt>
                              <w:sdtPr>
                                <w:id w:val="-1517691914"/>
                                <w:tag w:val="goog_rdk_767"/>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67" w:date="2026-09-23T09:48:44Z">
                              <w:del w:author="Nivesh" w:id="19" w:date="2026-09-25T10:03:37Z"/>
                            </w:ins>
                          </w:sdtContent>
                        </w:sdt>
                        <w:sdt>
                          <w:sdtPr>
                            <w:id w:val="-1406715034"/>
                            <w:tag w:val="goog_rdk_768"/>
                          </w:sdtPr>
                          <w:sdtContent>
                            <w:ins w:author="Sadhana.D" w:id="70" w:date="2026-09-23T14:35:43Z">
                              <w:sdt>
                                <w:sdtPr>
                                  <w:id w:val="1373842902"/>
                                  <w:tag w:val="goog_rdk_769"/>
                                </w:sdtPr>
                                <w:sdtContent>
                                  <w:del w:author="Nivesh" w:id="19" w:date="2026-09-25T10:03:37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391976375"/>
                                        <w:tag w:val="goog_rdk_770"/>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131989002"/>
                            <w:tag w:val="goog_rdk_771"/>
                          </w:sdtPr>
                          <w:sdtContent>
                            <w:ins w:author="Anonymous" w:id="67" w:date="2026-09-23T09:48:44Z">
                              <w:sdt>
                                <w:sdtPr>
                                  <w:id w:val="994457551"/>
                                  <w:tag w:val="goog_rdk_772"/>
                                </w:sdtPr>
                                <w:sdtContent>
                                  <w:del w:author="Nivesh" w:id="19" w:date="2026-09-25T10:03:37Z"/>
                                </w:sdtContent>
                              </w:sdt>
                            </w:ins>
                            <w:sdt>
                              <w:sdtPr>
                                <w:id w:val="1783506919"/>
                                <w:tag w:val="goog_rdk_773"/>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496405085"/>
                      <w:tag w:val="goog_rdk_778"/>
                    </w:sdtPr>
                    <w:sdtContent>
                      <w:p w:rsidR="00000000" w:rsidDel="00000000" w:rsidP="00000000" w:rsidRDefault="00000000" w:rsidRPr="00000000" w14:paraId="00000086">
                        <w:pPr>
                          <w:widowControl w:val="0"/>
                          <w:spacing w:after="0" w:line="240" w:lineRule="auto"/>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Change w:author="Sadhana.D" w:id="0" w:date="2026-09-23T14:35:27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1259682489"/>
                            <w:tag w:val="goog_rdk_775"/>
                          </w:sdtPr>
                          <w:sdtContent>
                            <w:ins w:author="Anonymous" w:id="67" w:date="2026-09-23T09:48:44Z">
                              <w:sdt>
                                <w:sdtPr>
                                  <w:id w:val="1634559948"/>
                                  <w:tag w:val="goog_rdk_776"/>
                                </w:sdtPr>
                                <w:sdtContent>
                                  <w:del w:author="Nivesh" w:id="19" w:date="2026-09-25T10:03:37Z"/>
                                </w:sdtContent>
                              </w:sdt>
                            </w:ins>
                            <w:sdt>
                              <w:sdtPr>
                                <w:id w:val="-1933253967"/>
                                <w:tag w:val="goog_rdk_777"/>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2003406734"/>
                      <w:tag w:val="goog_rdk_784"/>
                    </w:sdtPr>
                    <w:sdtContent>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arubala .B baskaran" w:id="72" w:date="2026-09-23T11:48:47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0068211"/>
                            <w:tag w:val="goog_rdk_779"/>
                          </w:sdtPr>
                          <w:sdtContent>
                            <w:ins w:author="Anonymous" w:id="67" w:date="2026-09-23T09:48:44Z">
                              <w:sdt>
                                <w:sdtPr>
                                  <w:id w:val="-2074450"/>
                                  <w:tag w:val="goog_rdk_780"/>
                                </w:sdtPr>
                                <w:sdtContent>
                                  <w:del w:author="Nivesh" w:id="19" w:date="2026-09-25T10:03:37Z">
                                    <w:sdt>
                                      <w:sdtPr>
                                        <w:alias w:val="Review status"/>
                                        <w:id w:val="-1735977474"/>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del>
                                </w:sdtContent>
                              </w:sdt>
                            </w:ins>
                          </w:sdtContent>
                        </w:sdt>
                        <w:sdt>
                          <w:sdtPr>
                            <w:id w:val="1484352729"/>
                            <w:tag w:val="goog_rdk_781"/>
                          </w:sdtPr>
                          <w:sdtContent>
                            <w:ins w:author="sarubala .B baskaran" w:id="72" w:date="2026-09-23T11:48:47Z">
                              <w:sdt>
                                <w:sdtPr>
                                  <w:id w:val="-476644290"/>
                                  <w:tag w:val="goog_rdk_782"/>
                                </w:sdtPr>
                                <w:sdtContent>
                                  <w:del w:author="Nivesh" w:id="19" w:date="2026-09-25T10:03:37Z"/>
                                </w:sdtContent>
                              </w:sdt>
                            </w:ins>
                            <w:sdt>
                              <w:sdtPr>
                                <w:id w:val="1735165562"/>
                                <w:tag w:val="goog_rdk_783"/>
                              </w:sdtPr>
                              <w:sdtContent>
                                <w:ins w:author="sarubala .B baskaran" w:id="72" w:date="2026-09-23T11:48:47Z">
                                  <w:del w:author="Nivesh" w:id="19" w:date="2026-09-25T10:03:37Z">
                                    <w:r w:rsidDel="00000000" w:rsidR="00000000" w:rsidRPr="00000000">
                                      <w:rPr>
                                        <w:rtl w:val="0"/>
                                      </w:rPr>
                                    </w:r>
                                  </w:del>
                                </w:ins>
                              </w:sdtContent>
                            </w:sdt>
                            <w:ins w:author="sarubala .B baskaran" w:id="72" w:date="2026-09-23T11:48:47Z">
                              <w:del w:author="Nivesh" w:id="19" w:date="2026-09-25T10:03:37Z"/>
                            </w:ins>
                          </w:sdtContent>
                        </w:sdt>
                      </w:p>
                    </w:sdtContent>
                  </w:sdt>
                  <w:sdt>
                    <w:sdtPr>
                      <w:id w:val="924533394"/>
                      <w:tag w:val="goog_rdk_790"/>
                    </w:sdtPr>
                    <w:sdtConten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40680181"/>
                            <w:tag w:val="goog_rdk_787"/>
                          </w:sdtPr>
                          <w:sdtContent>
                            <w:ins w:author="Anonymous" w:id="67" w:date="2026-09-23T09:48:44Z">
                              <w:sdt>
                                <w:sdtPr>
                                  <w:id w:val="1684904852"/>
                                  <w:tag w:val="goog_rdk_788"/>
                                </w:sdtPr>
                                <w:sdtContent>
                                  <w:del w:author="Nivesh" w:id="19" w:date="2026-09-25T10:03:37Z"/>
                                </w:sdtContent>
                              </w:sdt>
                            </w:ins>
                            <w:sdt>
                              <w:sdtPr>
                                <w:id w:val="-437810023"/>
                                <w:tag w:val="goog_rdk_789"/>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r>
            </w:sdtContent>
          </w:sdt>
          <w:sdt>
            <w:sdtPr>
              <w:id w:val="-1029508110"/>
              <w:tag w:val="goog_rdk_791"/>
            </w:sdtPr>
            <w:sdtContent>
              <w:tr>
                <w:trPr>
                  <w:cantSplit w:val="0"/>
                  <w:tblHeader w:val="0"/>
                  <w:ins w:author="Anonymous" w:id="67" w:date="2026-09-23T09:48:4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897601131"/>
                      <w:tag w:val="goog_rdk_801"/>
                    </w:sdtPr>
                    <w:sdtContent>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8273488"/>
                            <w:tag w:val="goog_rdk_794"/>
                          </w:sdtPr>
                          <w:sdtContent>
                            <w:ins w:author="Nishitha Nishitha" w:id="73" w:date="2026-09-23T13:37:40Z">
                              <w:sdt>
                                <w:sdtPr>
                                  <w:id w:val="-1474321345"/>
                                  <w:tag w:val="goog_rdk_795"/>
                                </w:sdtPr>
                                <w:sdtContent>
                                  <w:del w:author="Nivesh" w:id="19" w:date="2026-09-25T10:03:37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086569044"/>
                                        <w:tag w:val="goog_rdk_796"/>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624663513"/>
                            <w:tag w:val="goog_rdk_797"/>
                          </w:sdtPr>
                          <w:sdtContent>
                            <w:ins w:author="Anonymous" w:id="67" w:date="2026-09-23T09:48:44Z">
                              <w:sdt>
                                <w:sdtPr>
                                  <w:id w:val="445525632"/>
                                  <w:tag w:val="goog_rdk_798"/>
                                </w:sdtPr>
                                <w:sdtContent>
                                  <w:del w:author="Nivesh" w:id="19" w:date="2026-09-25T10:03:37Z"/>
                                </w:sdtContent>
                              </w:sdt>
                            </w:ins>
                            <w:sdt>
                              <w:sdtPr>
                                <w:id w:val="-1155951135"/>
                                <w:tag w:val="goog_rdk_799"/>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67" w:date="2026-09-23T09:48:44Z">
                              <w:del w:author="Nivesh" w:id="19" w:date="2026-09-25T10:03:37Z">
                                <w:sdt>
                                  <w:sdtPr>
                                    <w:id w:val="-1910660425"/>
                                    <w:tag w:val="goog_rdk_80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192258917"/>
                      <w:tag w:val="goog_rdk_810"/>
                    </w:sdtPr>
                    <w:sdtContent>
                      <w:p w:rsidR="00000000" w:rsidDel="00000000" w:rsidP="00000000" w:rsidRDefault="00000000" w:rsidRPr="00000000" w14:paraId="0000008A">
                        <w:pPr>
                          <w:widowControl w:val="0"/>
                          <w:spacing w:after="0" w:lineRule="auto"/>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Change w:author="Kishore Anand" w:id="0" w:date="2026-09-24T10:51:26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659245711"/>
                            <w:tag w:val="goog_rdk_804"/>
                          </w:sdtPr>
                          <w:sdtContent>
                            <w:ins w:author="Kishore Anand" w:id="74" w:date="2026-09-24T10:51:26Z">
                              <w:sdt>
                                <w:sdtPr>
                                  <w:id w:val="1987229866"/>
                                  <w:tag w:val="goog_rdk_805"/>
                                </w:sdtPr>
                                <w:sdtContent>
                                  <w:del w:author="Nivesh" w:id="19" w:date="2026-09-25T10:03:37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554762283"/>
                                        <w:tag w:val="goog_rdk_806"/>
                                      </w:sdtPr>
                                      <w:sdtContent>
                                        <w:r w:rsidDel="00000000" w:rsidR="00000000" w:rsidRPr="00000000">
                                          <w:rPr>
                                            <w:rtl w:val="0"/>
                                            <w:rPrChange w:author="Nivesh" w:id="42" w:date="2026-09-25T10:03:37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61523141"/>
                            <w:tag w:val="goog_rdk_807"/>
                          </w:sdtPr>
                          <w:sdtContent>
                            <w:ins w:author="Anonymous" w:id="67" w:date="2026-09-23T09:48:44Z">
                              <w:sdt>
                                <w:sdtPr>
                                  <w:id w:val="800005130"/>
                                  <w:tag w:val="goog_rdk_808"/>
                                </w:sdtPr>
                                <w:sdtContent>
                                  <w:del w:author="Nivesh" w:id="19" w:date="2026-09-25T10:03:37Z"/>
                                </w:sdtContent>
                              </w:sdt>
                            </w:ins>
                            <w:sdt>
                              <w:sdtPr>
                                <w:id w:val="-2020073318"/>
                                <w:tag w:val="goog_rdk_809"/>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230320300"/>
                      <w:tag w:val="goog_rdk_814"/>
                    </w:sdtPr>
                    <w:sdtContent>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0962142"/>
                            <w:tag w:val="goog_rdk_811"/>
                          </w:sdtPr>
                          <w:sdtContent>
                            <w:ins w:author="Anonymous" w:id="67" w:date="2026-09-23T09:48:44Z">
                              <w:sdt>
                                <w:sdtPr>
                                  <w:id w:val="1556728863"/>
                                  <w:tag w:val="goog_rdk_812"/>
                                </w:sdtPr>
                                <w:sdtContent>
                                  <w:del w:author="Nivesh" w:id="19" w:date="2026-09-25T10:03:37Z">
                                    <w:sdt>
                                      <w:sdtPr>
                                        <w:alias w:val="Review status"/>
                                        <w:id w:val="1835283717"/>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
                              <w:sdtPr>
                                <w:id w:val="1678005018"/>
                                <w:tag w:val="goog_rdk_813"/>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r>
            </w:sdtContent>
          </w:sdt>
          <w:sdt>
            <w:sdtPr>
              <w:id w:val="1988534489"/>
              <w:tag w:val="goog_rdk_815"/>
            </w:sdtPr>
            <w:sdtContent>
              <w:tr>
                <w:trPr>
                  <w:cantSplit w:val="0"/>
                  <w:tblHeader w:val="0"/>
                  <w:ins w:author="Anonymous" w:id="67" w:date="2026-09-23T09:48:4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699104089"/>
                      <w:tag w:val="goog_rdk_820"/>
                    </w:sdtPr>
                    <w:sdtContent>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7280310"/>
                            <w:tag w:val="goog_rdk_816"/>
                          </w:sdtPr>
                          <w:sdtContent>
                            <w:ins w:author="Anonymous" w:id="67" w:date="2026-09-23T09:48:44Z">
                              <w:sdt>
                                <w:sdtPr>
                                  <w:id w:val="-1310169850"/>
                                  <w:tag w:val="goog_rdk_817"/>
                                </w:sdtPr>
                                <w:sdtContent>
                                  <w:del w:author="Nivesh" w:id="19" w:date="2026-09-25T10:03:37Z"/>
                                </w:sdtContent>
                              </w:sdt>
                            </w:ins>
                            <w:sdt>
                              <w:sdtPr>
                                <w:id w:val="-169690736"/>
                                <w:tag w:val="goog_rdk_818"/>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67" w:date="2026-09-23T09:48:44Z">
                              <w:del w:author="Nivesh" w:id="19" w:date="2026-09-25T10:03:37Z">
                                <w:sdt>
                                  <w:sdtPr>
                                    <w:id w:val="1269800196"/>
                                    <w:tag w:val="goog_rdk_819"/>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545626549"/>
                      <w:tag w:val="goog_rdk_824"/>
                    </w:sdtPr>
                    <w:sdtContent>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5300345"/>
                            <w:tag w:val="goog_rdk_821"/>
                          </w:sdtPr>
                          <w:sdtContent>
                            <w:ins w:author="Anonymous" w:id="67" w:date="2026-09-23T09:48:44Z">
                              <w:sdt>
                                <w:sdtPr>
                                  <w:id w:val="-27116710"/>
                                  <w:tag w:val="goog_rdk_822"/>
                                </w:sdtPr>
                                <w:sdtContent>
                                  <w:del w:author="Nivesh" w:id="19" w:date="2026-09-25T10:03:37Z"/>
                                </w:sdtContent>
                              </w:sdt>
                            </w:ins>
                            <w:sdt>
                              <w:sdtPr>
                                <w:id w:val="-666523909"/>
                                <w:tag w:val="goog_rdk_823"/>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839749048"/>
                      <w:tag w:val="goog_rdk_828"/>
                    </w:sdtPr>
                    <w:sdtContent>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55882757"/>
                            <w:tag w:val="goog_rdk_825"/>
                          </w:sdtPr>
                          <w:sdtContent>
                            <w:ins w:author="Anonymous" w:id="67" w:date="2026-09-23T09:48:44Z">
                              <w:sdt>
                                <w:sdtPr>
                                  <w:id w:val="-864641993"/>
                                  <w:tag w:val="goog_rdk_826"/>
                                </w:sdtPr>
                                <w:sdtContent>
                                  <w:del w:author="Nivesh" w:id="19" w:date="2026-09-25T10:03:37Z">
                                    <w:sdt>
                                      <w:sdtPr>
                                        <w:alias w:val="Review status"/>
                                        <w:id w:val="-1172058523"/>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del>
                                </w:sdtContent>
                              </w:sdt>
                            </w:ins>
                            <w:sdt>
                              <w:sdtPr>
                                <w:id w:val="-835418081"/>
                                <w:tag w:val="goog_rdk_827"/>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r>
            </w:sdtContent>
          </w:sdt>
          <w:sdt>
            <w:sdtPr>
              <w:id w:val="-1171333355"/>
              <w:tag w:val="goog_rdk_829"/>
            </w:sdtPr>
            <w:sdtContent>
              <w:tr>
                <w:trPr>
                  <w:cantSplit w:val="0"/>
                  <w:tblHeader w:val="0"/>
                  <w:ins w:author="Anonymous" w:id="67" w:date="2026-09-23T09:48:44Z"/>
                  <w:del w:author="Nivesh" w:id="19" w:date="2026-09-25T10:03:37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697577915"/>
                      <w:tag w:val="goog_rdk_834"/>
                    </w:sdtPr>
                    <w:sdtContent>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7570717"/>
                            <w:tag w:val="goog_rdk_830"/>
                          </w:sdtPr>
                          <w:sdtContent>
                            <w:ins w:author="Anonymous" w:id="67" w:date="2026-09-23T09:48:44Z">
                              <w:sdt>
                                <w:sdtPr>
                                  <w:id w:val="-868990874"/>
                                  <w:tag w:val="goog_rdk_831"/>
                                </w:sdtPr>
                                <w:sdtContent>
                                  <w:del w:author="Nivesh" w:id="19" w:date="2026-09-25T10:03:37Z"/>
                                </w:sdtContent>
                              </w:sdt>
                            </w:ins>
                            <w:sdt>
                              <w:sdtPr>
                                <w:id w:val="854910984"/>
                                <w:tag w:val="goog_rdk_832"/>
                              </w:sdtPr>
                              <w:sdtContent>
                                <w:ins w:author="Anonymous" w:id="67" w:date="2026-09-23T09:48:4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67" w:date="2026-09-23T09:48:44Z">
                              <w:del w:author="Nivesh" w:id="19" w:date="2026-09-25T10:03:37Z">
                                <w:sdt>
                                  <w:sdtPr>
                                    <w:id w:val="-575820896"/>
                                    <w:tag w:val="goog_rdk_833"/>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555235381"/>
                      <w:tag w:val="goog_rdk_838"/>
                    </w:sdtPr>
                    <w:sdtContent>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2329654"/>
                            <w:tag w:val="goog_rdk_835"/>
                          </w:sdtPr>
                          <w:sdtContent>
                            <w:ins w:author="Anonymous" w:id="67" w:date="2026-09-23T09:48:44Z">
                              <w:sdt>
                                <w:sdtPr>
                                  <w:id w:val="-627044117"/>
                                  <w:tag w:val="goog_rdk_836"/>
                                </w:sdtPr>
                                <w:sdtContent>
                                  <w:del w:author="Nivesh" w:id="19" w:date="2026-09-25T10:03:37Z"/>
                                </w:sdtContent>
                              </w:sdt>
                            </w:ins>
                            <w:sdt>
                              <w:sdtPr>
                                <w:id w:val="-251769274"/>
                                <w:tag w:val="goog_rdk_837"/>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98730324"/>
                      <w:tag w:val="goog_rdk_842"/>
                    </w:sdtPr>
                    <w:sdtContent>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67" w:date="2026-09-23T09:48:4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4646882"/>
                            <w:tag w:val="goog_rdk_839"/>
                          </w:sdtPr>
                          <w:sdtContent>
                            <w:ins w:author="Anonymous" w:id="67" w:date="2026-09-23T09:48:44Z">
                              <w:sdt>
                                <w:sdtPr>
                                  <w:id w:val="463199605"/>
                                  <w:tag w:val="goog_rdk_840"/>
                                </w:sdtPr>
                                <w:sdtContent>
                                  <w:del w:author="Nivesh" w:id="19" w:date="2026-09-25T10:03:37Z">
                                    <w:sdt>
                                      <w:sdtPr>
                                        <w:alias w:val="Review status"/>
                                        <w:id w:val="-2129808946"/>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
                              <w:sdtPr>
                                <w:id w:val="734343571"/>
                                <w:tag w:val="goog_rdk_841"/>
                              </w:sdtPr>
                              <w:sdtContent>
                                <w:ins w:author="Anonymous" w:id="67" w:date="2026-09-23T09:48:44Z">
                                  <w:del w:author="Nivesh" w:id="19" w:date="2026-09-25T10:03:37Z">
                                    <w:r w:rsidDel="00000000" w:rsidR="00000000" w:rsidRPr="00000000">
                                      <w:rPr>
                                        <w:rtl w:val="0"/>
                                      </w:rPr>
                                    </w:r>
                                  </w:del>
                                </w:ins>
                              </w:sdtContent>
                            </w:sdt>
                            <w:ins w:author="Anonymous" w:id="67" w:date="2026-09-23T09:48:44Z">
                              <w:del w:author="Nivesh" w:id="19" w:date="2026-09-25T10:03:37Z"/>
                            </w:ins>
                          </w:sdtContent>
                        </w:sdt>
                      </w:p>
                    </w:sdtContent>
                  </w:sdt>
                </w:tc>
              </w:tr>
            </w:sdtContent>
          </w:sdt>
        </w:tbl>
      </w:sdtContent>
    </w:sdt>
    <w:sdt>
      <w:sdtPr>
        <w:id w:val="-640481865"/>
        <w:tag w:val="goog_rdk_853"/>
      </w:sdtPr>
      <w:sdtContent>
        <w:p w:rsidR="00000000" w:rsidDel="00000000" w:rsidP="00000000" w:rsidRDefault="00000000" w:rsidRPr="00000000" w14:paraId="00000092">
          <w:pPr>
            <w:ind w:left="0" w:firstLine="720"/>
            <w:rPr>
              <w:ins w:author="Tamil Selvan" w:id="77" w:date="2026-09-23T06:19:35Z"/>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Anonymous" w:id="78" w:date="2026-09-25T06:42:41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5T06:42:41Z">
              <w:pPr>
                <w:ind w:left="0" w:firstLine="720"/>
              </w:pPr>
            </w:pPrChange>
          </w:pPr>
          <w:sdt>
            <w:sdtPr>
              <w:id w:val="109745151"/>
              <w:tag w:val="goog_rdk_847"/>
            </w:sdtPr>
            <w:sdtContent>
              <w:ins w:author="Anonymous" w:id="76" w:date="2026-09-25T06:42:41Z">
                <w:sdt>
                  <w:sdtPr>
                    <w:id w:val="-784149503"/>
                    <w:tag w:val="goog_rdk_848"/>
                  </w:sdtPr>
                  <w:sdtContent>
                    <w:del w:author="Nivesh" w:id="19" w:date="2026-09-25T10:03:37Z">
                      <w:sdt>
                        <w:sdtPr>
                          <w:alias w:val="Review status"/>
                          <w:id w:val="-877489185"/>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Content>
          </w:sdt>
          <w:sdt>
            <w:sdtPr>
              <w:id w:val="771233050"/>
              <w:tag w:val="goog_rdk_849"/>
            </w:sdtPr>
            <w:sdtContent>
              <w:del w:author="Nivesh" w:id="19" w:date="2026-09-25T10:03:37Z"/>
            </w:sdtContent>
          </w:sdt>
          <w:sdt>
            <w:sdtPr>
              <w:id w:val="-1413105534"/>
              <w:tag w:val="goog_rdk_850"/>
            </w:sdtPr>
            <w:sdtContent>
              <w:ins w:author="Tamil Selvan" w:id="77" w:date="2026-09-23T06:19:35Z">
                <w:sdt>
                  <w:sdtPr>
                    <w:id w:val="-1688416993"/>
                    <w:tag w:val="goog_rdk_851"/>
                  </w:sdtPr>
                  <w:sdtContent>
                    <w:del w:author="Nivesh" w:id="19" w:date="2026-09-25T10:03:37Z"/>
                  </w:sdtContent>
                </w:sdt>
              </w:ins>
              <w:sdt>
                <w:sdtPr>
                  <w:id w:val="684158580"/>
                  <w:tag w:val="goog_rdk_852"/>
                </w:sdtPr>
                <w:sdtContent>
                  <w:ins w:author="Tamil Selvan" w:id="77" w:date="2026-09-23T06:19:35Z">
                    <w:del w:author="Nivesh" w:id="19" w:date="2026-09-25T10:03:37Z">
                      <w:r w:rsidDel="00000000" w:rsidR="00000000" w:rsidRPr="00000000">
                        <w:rPr>
                          <w:rtl w:val="0"/>
                        </w:rPr>
                      </w:r>
                    </w:del>
                  </w:ins>
                </w:sdtContent>
              </w:sdt>
              <w:ins w:author="Tamil Selvan" w:id="77" w:date="2026-09-23T06:19:35Z">
                <w:del w:author="Nivesh" w:id="19" w:date="2026-09-25T10:03:37Z"/>
              </w:ins>
            </w:sdtContent>
          </w:sdt>
        </w:p>
      </w:sdtContent>
    </w:sdt>
    <w:sdt>
      <w:sdtPr>
        <w:id w:val="-1387754077"/>
        <w:tag w:val="goog_rdk_870"/>
      </w:sdtPr>
      <w:sdtContent>
        <w:p w:rsidR="00000000" w:rsidDel="00000000" w:rsidP="00000000" w:rsidRDefault="00000000" w:rsidRPr="00000000" w14:paraId="00000093">
          <w:pPr>
            <w:ind w:firstLine="2160"/>
            <w:rPr>
              <w:ins w:author="Jeevitha Jeevi" w:id="81" w:date="2026-09-23T05:02:18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Change w:author="Manikandan" w:id="0" w:date="2026-09-24T12:41:28Z">
              <w:pPr>
                <w:ind w:left="0" w:firstLine="0"/>
              </w:pPr>
            </w:pPrChange>
          </w:pPr>
          <w:sdt>
            <w:sdtPr>
              <w:id w:val="1202747438"/>
              <w:tag w:val="goog_rdk_857"/>
            </w:sdtPr>
            <w:sdtContent>
              <w:ins w:author="Anonymous" w:id="79" w:date="2026-09-23T05:20:00Z">
                <w:sdt>
                  <w:sdtPr>
                    <w:id w:val="-2050643914"/>
                    <w:tag w:val="goog_rdk_858"/>
                  </w:sdtPr>
                  <w:sdtContent>
                    <w:del w:author="Nivesh" w:id="19" w:date="2026-09-25T10:03:37Z"/>
                  </w:sdtContent>
                </w:sdt>
              </w:ins>
              <w:sdt>
                <w:sdtPr>
                  <w:id w:val="-1710685982"/>
                  <w:tag w:val="goog_rdk_859"/>
                </w:sdtPr>
                <w:sdtContent>
                  <w:ins w:author="Anonymous" w:id="79" w:date="2026-09-23T05:20:00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0</w:delText>
                      </w:r>
                    </w:del>
                  </w:ins>
                </w:sdtContent>
              </w:sdt>
              <w:ins w:author="Anonymous" w:id="79" w:date="2026-09-23T05:20:00Z">
                <w:del w:author="Nivesh" w:id="19" w:date="2026-09-25T10:03:37Z"/>
              </w:ins>
            </w:sdtContent>
          </w:sdt>
          <w:sdt>
            <w:sdtPr>
              <w:id w:val="-1953310982"/>
              <w:tag w:val="goog_rdk_860"/>
            </w:sdtPr>
            <w:sdtContent>
              <w:del w:author="Nivesh" w:id="19" w:date="2026-09-25T10:03:37Z"/>
            </w:sdtContent>
          </w:sdt>
          <w:sdt>
            <w:sdtPr>
              <w:id w:val="849356758"/>
              <w:tag w:val="goog_rdk_861"/>
            </w:sdtPr>
            <w:sdtContent>
              <w:ins w:author="Rahul .R" w:id="80" w:date="2026-09-23T05:12:42Z">
                <w:sdt>
                  <w:sdtPr>
                    <w:id w:val="-1483056520"/>
                    <w:tag w:val="goog_rdk_862"/>
                  </w:sdtPr>
                  <w:sdtContent>
                    <w:del w:author="Nivesh" w:id="19" w:date="2026-09-25T10:03:37Z"/>
                  </w:sdtContent>
                </w:sdt>
              </w:ins>
              <w:sdt>
                <w:sdtPr>
                  <w:id w:val="-243461944"/>
                  <w:tag w:val="goog_rdk_863"/>
                </w:sdtPr>
                <w:sdtContent>
                  <w:ins w:author="Rahul .R" w:id="80" w:date="2026-09-23T05:12:42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w:delText>
                      </w:r>
                    </w:del>
                  </w:ins>
                </w:sdtContent>
              </w:sdt>
              <w:ins w:author="Rahul .R" w:id="80" w:date="2026-09-23T05:12:42Z">
                <w:del w:author="Nivesh" w:id="19" w:date="2026-09-25T10:03:37Z"/>
              </w:ins>
            </w:sdtContent>
          </w:sdt>
          <w:sdt>
            <w:sdtPr>
              <w:id w:val="-1718517791"/>
              <w:tag w:val="goog_rdk_864"/>
            </w:sdtPr>
            <w:sdtContent>
              <w:del w:author="Nivesh" w:id="19" w:date="2026-09-25T10:03:37Z"/>
            </w:sdtContent>
          </w:sdt>
          <w:sdt>
            <w:sdtPr>
              <w:id w:val="-1943675112"/>
              <w:tag w:val="goog_rdk_865"/>
            </w:sdtPr>
            <w:sdtContent>
              <w:ins w:author="Jeevitha Jeevi" w:id="81" w:date="2026-09-23T05:02:18Z">
                <w:sdt>
                  <w:sdtPr>
                    <w:id w:val="1856981467"/>
                    <w:tag w:val="goog_rdk_866"/>
                  </w:sdtPr>
                  <w:sdtContent>
                    <w:del w:author="Nivesh" w:id="19" w:date="2026-09-25T10:03:37Z"/>
                  </w:sdtContent>
                </w:sdt>
              </w:ins>
              <w:sdt>
                <w:sdtPr>
                  <w:id w:val="-1431478791"/>
                  <w:tag w:val="goog_rdk_867"/>
                </w:sdtPr>
                <w:sdtContent>
                  <w:commentRangeStart w:id="0"/>
                </w:sdtContent>
              </w:sdt>
              <w:ins w:author="Jeevitha Jeevi" w:id="81" w:date="2026-09-23T05:02:18Z">
                <w:del w:author="Nivesh" w:id="19" w:date="2026-09-25T10:03:37Z">
                  <w:sdt>
                    <w:sdtPr>
                      <w:id w:val="-462514437"/>
                      <w:tag w:val="goog_rdk_868"/>
                    </w:sdtPr>
                    <w:sdtContent>
                      <w:commentRangeStart w:id="0"/>
                    </w:sdtContent>
                  </w:sdt>
                  <w:commentRangeEnd w:id="0"/>
                  <w:r w:rsidDel="00000000" w:rsidR="00000000" w:rsidRPr="00000000">
                    <w:commentReference w:id="0"/>
                  </w:r>
                  <w:sdt>
                    <w:sdtPr>
                      <w:id w:val="977304976"/>
                      <w:tag w:val="goog_rdk_869"/>
                    </w:sdtPr>
                    <w:sdtContent>
                      <w:r w:rsidDel="00000000" w:rsidR="00000000" w:rsidRPr="00000000">
                        <w:rPr>
                          <w:rtl w:val="0"/>
                        </w:rPr>
                      </w:r>
                    </w:sdtContent>
                  </w:sdt>
                </w:del>
              </w:ins>
            </w:sdtContent>
          </w:sdt>
        </w:p>
      </w:sdtContent>
    </w:sdt>
    <w:sdt>
      <w:sdtPr>
        <w:id w:val="-1455854067"/>
        <w:tag w:val="goog_rdk_882"/>
      </w:sdtPr>
      <w:sdtContent>
        <w:p w:rsidR="00000000" w:rsidDel="00000000" w:rsidP="00000000" w:rsidRDefault="00000000" w:rsidRPr="00000000" w14:paraId="00000094">
          <w:pPr>
            <w:ind w:left="0" w:firstLine="0"/>
            <w:rPr>
              <w:ins w:author="Sana Safeera" w:id="84" w:date="2026-09-22T11:46:58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97137396"/>
              <w:tag w:val="goog_rdk_871"/>
            </w:sdtPr>
            <w:sdtContent>
              <w:ins w:author="Jeevitha Jeevi" w:id="81" w:date="2026-09-23T05:02:18Z">
                <w:sdt>
                  <w:sdtPr>
                    <w:id w:val="-1075247206"/>
                    <w:tag w:val="goog_rdk_872"/>
                  </w:sdtPr>
                  <w:sdtContent>
                    <w:del w:author="Nivesh" w:id="19" w:date="2026-09-25T10:03:37Z"/>
                  </w:sdtContent>
                </w:sdt>
              </w:ins>
              <w:sdt>
                <w:sdtPr>
                  <w:id w:val="-592428150"/>
                  <w:tag w:val="goog_rdk_873"/>
                </w:sdtPr>
                <w:sdtContent>
                  <w:ins w:author="Jeevitha Jeevi" w:id="81" w:date="2026-09-23T05:02:18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Jeevitha Jeevi" w:id="81" w:date="2026-09-23T05:02:18Z">
                <w:del w:author="Nivesh" w:id="19" w:date="2026-09-25T10:03:37Z"/>
              </w:ins>
            </w:sdtContent>
          </w:sdt>
          <w:sdt>
            <w:sdtPr>
              <w:id w:val="-1937635122"/>
              <w:tag w:val="goog_rdk_874"/>
            </w:sdtPr>
            <w:sdtContent>
              <w:del w:author="Nivesh" w:id="19" w:date="2026-09-25T10:03:37Z"/>
            </w:sdtContent>
          </w:sdt>
          <w:sdt>
            <w:sdtPr>
              <w:id w:val="2135843797"/>
              <w:tag w:val="goog_rdk_875"/>
            </w:sdtPr>
            <w:sdtContent>
              <w:ins w:author="Munisha" w:id="83" w:date="2026-09-22T12:58:12Z">
                <w:sdt>
                  <w:sdtPr>
                    <w:id w:val="-1076046228"/>
                    <w:tag w:val="goog_rdk_876"/>
                  </w:sdtPr>
                  <w:sdtContent>
                    <w:del w:author="Nivesh" w:id="19" w:date="2026-09-25T10:03:37Z"/>
                  </w:sdtContent>
                </w:sdt>
              </w:ins>
              <w:sdt>
                <w:sdtPr>
                  <w:id w:val="1910993328"/>
                  <w:tag w:val="goog_rdk_877"/>
                </w:sdtPr>
                <w:sdtContent>
                  <w:ins w:author="Munisha" w:id="83" w:date="2026-09-22T12:58:12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Munisha" w:id="83" w:date="2026-09-22T12:58:12Z">
                <w:del w:author="Nivesh" w:id="19" w:date="2026-09-25T10:03:37Z"/>
              </w:ins>
            </w:sdtContent>
          </w:sdt>
          <w:sdt>
            <w:sdtPr>
              <w:id w:val="838949696"/>
              <w:tag w:val="goog_rdk_878"/>
            </w:sdtPr>
            <w:sdtContent>
              <w:del w:author="Nivesh" w:id="19" w:date="2026-09-25T10:03:37Z"/>
            </w:sdtContent>
          </w:sdt>
          <w:sdt>
            <w:sdtPr>
              <w:id w:val="433453537"/>
              <w:tag w:val="goog_rdk_879"/>
            </w:sdtPr>
            <w:sdtContent>
              <w:ins w:author="Sana Safeera" w:id="84" w:date="2026-09-22T11:46:58Z">
                <w:sdt>
                  <w:sdtPr>
                    <w:id w:val="-1674553238"/>
                    <w:tag w:val="goog_rdk_880"/>
                  </w:sdtPr>
                  <w:sdtContent>
                    <w:del w:author="Nivesh" w:id="19" w:date="2026-09-25T10:03:37Z"/>
                  </w:sdtContent>
                </w:sdt>
              </w:ins>
              <w:sdt>
                <w:sdtPr>
                  <w:id w:val="-2008087878"/>
                  <w:tag w:val="goog_rdk_881"/>
                </w:sdtPr>
                <w:sdtContent>
                  <w:ins w:author="Sana Safeera" w:id="84" w:date="2026-09-22T11:46:58Z">
                    <w:del w:author="Nivesh" w:id="19" w:date="2026-09-25T10:03:37Z">
                      <w:r w:rsidDel="00000000" w:rsidR="00000000" w:rsidRPr="00000000">
                        <w:rPr>
                          <w:rtl w:val="0"/>
                        </w:rPr>
                      </w:r>
                    </w:del>
                  </w:ins>
                </w:sdtContent>
              </w:sdt>
              <w:ins w:author="Sana Safeera" w:id="84" w:date="2026-09-22T11:46:58Z">
                <w:del w:author="Nivesh" w:id="19" w:date="2026-09-25T10:03:37Z"/>
              </w:ins>
            </w:sdtContent>
          </w:sdt>
        </w:p>
      </w:sdtContent>
    </w:sdt>
    <w:sdt>
      <w:sdtPr>
        <w:id w:val="492169327"/>
        <w:tag w:val="goog_rdk_902"/>
      </w:sdtPr>
      <w:sdtContent>
        <w:p w:rsidR="00000000" w:rsidDel="00000000" w:rsidP="00000000" w:rsidRDefault="00000000" w:rsidRPr="00000000" w14:paraId="00000095">
          <w:pPr>
            <w:ind w:left="0" w:firstLine="0"/>
            <w:rPr>
              <w:ins w:author="Murugeswari" w:id="89" w:date="2026-09-22T06:21:54Z"/>
              <w:del w:author="Nivesh" w:id="19" w:date="2026-09-25T10:03:37Z"/>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60399538"/>
              <w:tag w:val="goog_rdk_886"/>
            </w:sdtPr>
            <w:sdtContent>
              <w:ins w:author="Nishanth" w:id="85" w:date="2026-09-23T16:04:59Z">
                <w:sdt>
                  <w:sdtPr>
                    <w:id w:val="-1004580798"/>
                    <w:tag w:val="goog_rdk_887"/>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10"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1965333294"/>
              <w:tag w:val="goog_rdk_888"/>
            </w:sdtPr>
            <w:sdtContent>
              <w:del w:author="Nivesh" w:id="19" w:date="2026-09-25T10:03:37Z"/>
            </w:sdtContent>
          </w:sdt>
          <w:sdt>
            <w:sdtPr>
              <w:id w:val="-1738509608"/>
              <w:tag w:val="goog_rdk_889"/>
            </w:sdtPr>
            <w:sdtContent>
              <w:ins w:author="Dinesh Official" w:id="86" w:date="2026-09-22T13:17:14Z">
                <w:sdt>
                  <w:sdtPr>
                    <w:id w:val="-1223954148"/>
                    <w:tag w:val="goog_rdk_890"/>
                  </w:sdtPr>
                  <w:sdtContent>
                    <w:del w:author="Nivesh" w:id="19" w:date="2026-09-25T10:03:37Z"/>
                  </w:sdtContent>
                </w:sdt>
              </w:ins>
              <w:sdt>
                <w:sdtPr>
                  <w:id w:val="-1266603980"/>
                  <w:tag w:val="goog_rdk_891"/>
                </w:sdtPr>
                <w:sdtContent>
                  <w:ins w:author="Dinesh Official" w:id="86" w:date="2026-09-22T13:17:14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8</w:delText>
                      </w:r>
                    </w:del>
                  </w:ins>
                </w:sdtContent>
              </w:sdt>
              <w:ins w:author="Dinesh Official" w:id="86" w:date="2026-09-22T13:17:14Z">
                <w:del w:author="Nivesh" w:id="19" w:date="2026-09-25T10:03:37Z"/>
              </w:ins>
            </w:sdtContent>
          </w:sdt>
          <w:sdt>
            <w:sdtPr>
              <w:id w:val="718757639"/>
              <w:tag w:val="goog_rdk_892"/>
            </w:sdtPr>
            <w:sdtContent>
              <w:del w:author="Nivesh" w:id="19" w:date="2026-09-25T10:03:37Z"/>
            </w:sdtContent>
          </w:sdt>
          <w:sdt>
            <w:sdtPr>
              <w:id w:val="-456409736"/>
              <w:tag w:val="goog_rdk_893"/>
            </w:sdtPr>
            <w:sdtContent>
              <w:ins w:author="Sabaresh Waran" w:id="87" w:date="2026-09-25T05:05:41Z">
                <w:sdt>
                  <w:sdtPr>
                    <w:id w:val="1096368177"/>
                    <w:tag w:val="goog_rdk_894"/>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31"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1930225845"/>
              <w:tag w:val="goog_rdk_895"/>
            </w:sdtPr>
            <w:sdtContent>
              <w:del w:author="Nivesh" w:id="19" w:date="2026-09-25T10:03:37Z"/>
            </w:sdtContent>
          </w:sdt>
          <w:sdt>
            <w:sdtPr>
              <w:id w:val="154495519"/>
              <w:tag w:val="goog_rdk_896"/>
            </w:sdtPr>
            <w:sdtContent>
              <w:ins w:author="Harul prasath" w:id="88" w:date="2026-09-24T05:23:44Z">
                <w:sdt>
                  <w:sdtPr>
                    <w:id w:val="-987241603"/>
                    <w:tag w:val="goog_rdk_897"/>
                  </w:sdtPr>
                  <w:sdtContent>
                    <w:del w:author="Nivesh" w:id="19" w:date="2026-09-25T10:03:37Z">
                      <w:r w:rsidDel="00000000" w:rsidR="00000000" w:rsidRPr="00000000">
                        <w:rPr>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75"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672302055"/>
              <w:tag w:val="goog_rdk_898"/>
            </w:sdtPr>
            <w:sdtContent>
              <w:del w:author="Nivesh" w:id="19" w:date="2026-09-25T10:03:37Z"/>
            </w:sdtContent>
          </w:sdt>
          <w:sdt>
            <w:sdtPr>
              <w:id w:val="513321793"/>
              <w:tag w:val="goog_rdk_899"/>
            </w:sdtPr>
            <w:sdtContent>
              <w:ins w:author="Murugeswari" w:id="89" w:date="2026-09-22T06:21:54Z">
                <w:sdt>
                  <w:sdtPr>
                    <w:id w:val="-1028018375"/>
                    <w:tag w:val="goog_rdk_900"/>
                  </w:sdtPr>
                  <w:sdtContent>
                    <w:del w:author="Nivesh" w:id="19" w:date="2026-09-25T10:03:37Z"/>
                  </w:sdtContent>
                </w:sdt>
              </w:ins>
              <w:sdt>
                <w:sdtPr>
                  <w:id w:val="1478353886"/>
                  <w:tag w:val="goog_rdk_901"/>
                </w:sdtPr>
                <w:sdtContent>
                  <w:ins w:author="Murugeswari" w:id="89" w:date="2026-09-22T06:21:54Z">
                    <w:del w:author="Nivesh" w:id="19" w:date="2026-09-25T10:03:37Z">
                      <w:r w:rsidDel="00000000" w:rsidR="00000000" w:rsidRPr="00000000">
                        <w:rPr>
                          <w:rtl w:val="0"/>
                        </w:rPr>
                      </w:r>
                    </w:del>
                  </w:ins>
                </w:sdtContent>
              </w:sdt>
              <w:ins w:author="Murugeswari" w:id="89" w:date="2026-09-22T06:21:54Z">
                <w:del w:author="Nivesh" w:id="19" w:date="2026-09-25T10:03:37Z"/>
              </w:ins>
            </w:sdtContent>
          </w:sdt>
        </w:p>
      </w:sdtContent>
    </w:sdt>
    <w:sdt>
      <w:sdtPr>
        <w:id w:val="-833832967"/>
        <w:tag w:val="goog_rdk_911"/>
      </w:sdtPr>
      <w:sdtContent>
        <w:p w:rsidR="00000000" w:rsidDel="00000000" w:rsidP="00000000" w:rsidRDefault="00000000" w:rsidRPr="00000000" w14:paraId="00000096">
          <w:pPr>
            <w:ind w:left="0" w:firstLine="0"/>
            <w:rPr>
              <w:del w:author="Nivesh" w:id="19" w:date="2026-09-25T10:03:37Z"/>
              <w:rPrChange w:author="Nivesh" w:id="42" w:date="2026-09-25T10:03:37Z">
                <w:rPr/>
              </w:rPrChange>
            </w:rPr>
            <w:pPrChange w:author="Anonymous" w:id="0" w:date="2026-09-22T04:17:16Z">
              <w:pPr/>
            </w:pPrChange>
          </w:pPr>
          <w:sdt>
            <w:sdtPr>
              <w:id w:val="116429559"/>
              <w:tag w:val="goog_rdk_906"/>
            </w:sdtPr>
            <w:sdtContent>
              <w:ins w:author="Akalya Jothiposs" w:id="90" w:date="2026-09-22T04:57:27Z">
                <w:sdt>
                  <w:sdtPr>
                    <w:id w:val="989584735"/>
                    <w:tag w:val="goog_rdk_907"/>
                  </w:sdtPr>
                  <w:sdtContent>
                    <w:del w:author="Nivesh" w:id="19" w:date="2026-09-25T10:03:37Z"/>
                  </w:sdtContent>
                </w:sdt>
              </w:ins>
              <w:sdt>
                <w:sdtPr>
                  <w:id w:val="2106514216"/>
                  <w:tag w:val="goog_rdk_908"/>
                </w:sdtPr>
                <w:sdtContent>
                  <w:ins w:author="Akalya Jothiposs" w:id="90" w:date="2026-09-22T04:57:27Z">
                    <w:del w:author="Nivesh" w:id="19" w:date="2026-09-25T10:03:37Z">
                      <w:r w:rsidDel="00000000" w:rsidR="00000000" w:rsidRPr="00000000">
                        <w:rPr>
                          <w:rtl w:val="0"/>
                          <w:rPrChange w:author="Nivesh" w:id="42" w:date="2026-09-25T10:03:3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kalya Jothiposs" w:id="90" w:date="2026-09-22T04:57:27Z">
                <w:del w:author="Nivesh" w:id="19" w:date="2026-09-25T10:03:37Z"/>
              </w:ins>
            </w:sdtContent>
          </w:sdt>
          <w:sdt>
            <w:sdtPr>
              <w:id w:val="2021434824"/>
              <w:tag w:val="goog_rdk_909"/>
            </w:sdtPr>
            <w:sdtContent>
              <w:del w:author="Nivesh" w:id="19" w:date="2026-09-25T10:03:37Z"/>
              <w:sdt>
                <w:sdtPr>
                  <w:id w:val="750237492"/>
                  <w:tag w:val="goog_rdk_910"/>
                </w:sdtPr>
                <w:sdtContent>
                  <w:del w:author="Nivesh" w:id="19" w:date="2026-09-25T10:03:37Z">
                    <w:r w:rsidDel="00000000" w:rsidR="00000000" w:rsidRPr="00000000">
                      <w:rPr>
                        <w:rtl w:val="0"/>
                      </w:rPr>
                    </w:r>
                  </w:del>
                </w:sdtContent>
              </w:sdt>
              <w:del w:author="Nivesh" w:id="19" w:date="2026-09-25T10:03:37Z"/>
            </w:sdtContent>
          </w:sdt>
        </w:p>
      </w:sdtContent>
    </w:sdt>
    <w:sdt>
      <w:sdtPr>
        <w:id w:val="-360502381"/>
        <w:tag w:val="goog_rdk_917"/>
      </w:sdtPr>
      <w:sdtContent>
        <w:p w:rsidR="00000000" w:rsidDel="00000000" w:rsidP="00000000" w:rsidRDefault="00000000" w:rsidRPr="00000000" w14:paraId="00000097">
          <w:pPr>
            <w:jc w:val="center"/>
            <w:rPr>
              <w:ins w:author="Shruthi Ratha" w:id="92" w:date="2026-09-23T12:31:18Z"/>
              <w:del w:author="Nivesh" w:id="19" w:date="2026-09-25T10:03:37Z"/>
              <w:rPrChange w:author="Nivesh" w:id="42" w:date="2026-09-25T10:03:37Z">
                <w:rPr/>
              </w:rPrChange>
            </w:rPr>
          </w:pPr>
          <w:sdt>
            <w:sdtPr>
              <w:id w:val="-724764684"/>
              <w:tag w:val="goog_rdk_914"/>
            </w:sdtPr>
            <w:sdtContent>
              <w:ins w:author="Shruthi Ratha" w:id="92" w:date="2026-09-23T12:31:18Z">
                <w:sdt>
                  <w:sdtPr>
                    <w:id w:val="802592862"/>
                    <w:tag w:val="goog_rdk_915"/>
                  </w:sdtPr>
                  <w:sdtContent>
                    <w:del w:author="Nivesh" w:id="19" w:date="2026-09-25T10:03:37Z"/>
                  </w:sdtContent>
                </w:sdt>
              </w:ins>
              <w:sdt>
                <w:sdtPr>
                  <w:id w:val="-1860330147"/>
                  <w:tag w:val="goog_rdk_916"/>
                </w:sdtPr>
                <w:sdtContent>
                  <w:ins w:author="Shruthi Ratha" w:id="92" w:date="2026-09-23T12:31:18Z">
                    <w:del w:author="Nivesh" w:id="19" w:date="2026-09-25T10:03:37Z">
                      <w:r w:rsidDel="00000000" w:rsidR="00000000" w:rsidRPr="00000000">
                        <w:rPr>
                          <w:rtl w:val="0"/>
                        </w:rPr>
                      </w:r>
                    </w:del>
                  </w:ins>
                </w:sdtContent>
              </w:sdt>
              <w:ins w:author="Shruthi Ratha" w:id="92" w:date="2026-09-23T12:31:18Z">
                <w:del w:author="Nivesh" w:id="19" w:date="2026-09-25T10:03:37Z"/>
              </w:ins>
            </w:sdtContent>
          </w:sdt>
        </w:p>
      </w:sdtContent>
    </w:sdt>
    <w:sdt>
      <w:sdtPr>
        <w:id w:val="416448713"/>
        <w:tag w:val="goog_rdk_922"/>
      </w:sdtPr>
      <w:sdtContent>
        <w:p w:rsidR="00000000" w:rsidDel="00000000" w:rsidP="00000000" w:rsidRDefault="00000000" w:rsidRPr="00000000" w14:paraId="00000098">
          <w:pPr>
            <w:jc w:val="center"/>
            <w:rPr>
              <w:del w:author="Nivesh" w:id="19" w:date="2026-09-25T10:03:37Z"/>
              <w:rPrChange w:author="Nivesh" w:id="42" w:date="2026-09-25T10:03:37Z">
                <w:rPr>
                  <w:rFonts w:ascii="Cambria" w:cs="Cambria" w:eastAsia="Cambria" w:hAnsi="Cambria"/>
                  <w:b w:val="1"/>
                  <w:bCs w:val="1"/>
                  <w:color w:val="000000"/>
                  <w:sz w:val="30"/>
                  <w:szCs w:val="30"/>
                  <w:u w:val="single"/>
                </w:rPr>
              </w:rPrChange>
            </w:rPr>
          </w:pPr>
          <w:sdt>
            <w:sdtPr>
              <w:id w:val="-1563495960"/>
              <w:tag w:val="goog_rdk_919"/>
            </w:sdtPr>
            <w:sdtContent>
              <w:del w:author="Nivesh" w:id="19" w:date="2026-09-25T10:03:37Z"/>
              <w:sdt>
                <w:sdtPr>
                  <w:id w:val="545989162"/>
                  <w:tag w:val="goog_rdk_920"/>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30"/>
                            <w:szCs w:val="30"/>
                            <w:u w:val="single"/>
                          </w:rPr>
                        </w:rPrChange>
                      </w:rPr>
                      <w:delText xml:space="preserve">EduGenie: Google Gemini Powered Learning Assistant</w:delText>
                    </w:r>
                  </w:del>
                </w:sdtContent>
              </w:sdt>
              <w:del w:author="Nivesh" w:id="19" w:date="2026-09-25T10:03:37Z">
                <w:sdt>
                  <w:sdtPr>
                    <w:id w:val="-1967769638"/>
                    <w:tag w:val="goog_rdk_921"/>
                  </w:sdtPr>
                  <w:sdtContent>
                    <w:r w:rsidDel="00000000" w:rsidR="00000000" w:rsidRPr="00000000">
                      <w:rPr>
                        <w:rtl w:val="0"/>
                      </w:rPr>
                    </w:r>
                  </w:sdtContent>
                </w:sdt>
              </w:del>
            </w:sdtContent>
          </w:sdt>
        </w:p>
      </w:sdtContent>
    </w:sdt>
    <w:sdt>
      <w:sdtPr>
        <w:id w:val="-1358397198"/>
        <w:tag w:val="goog_rdk_925"/>
      </w:sdtPr>
      <w:sdtContent>
        <w:p w:rsidR="00000000" w:rsidDel="00000000" w:rsidP="00000000" w:rsidRDefault="00000000" w:rsidRPr="00000000" w14:paraId="00000099">
          <w:pPr>
            <w:jc w:val="center"/>
            <w:rPr>
              <w:del w:author="Nivesh" w:id="19" w:date="2026-09-25T10:03:37Z"/>
              <w:rPrChange w:author="Nivesh" w:id="42" w:date="2026-09-25T10:03:37Z">
                <w:rPr>
                  <w:rFonts w:ascii="Cambria" w:cs="Cambria" w:eastAsia="Cambria" w:hAnsi="Cambria"/>
                  <w:color w:val="000000"/>
                  <w:sz w:val="27"/>
                  <w:szCs w:val="27"/>
                </w:rPr>
              </w:rPrChange>
            </w:rPr>
            <w:pPrChange w:author="Deepa" w:id="0" w:date="2026-09-24T06:28:56Z">
              <w:pPr/>
            </w:pPrChange>
          </w:pPr>
          <w:sdt>
            <w:sdtPr>
              <w:id w:val="-2100723711"/>
              <w:tag w:val="goog_rdk_923"/>
            </w:sdtPr>
            <w:sdtContent>
              <w:del w:author="Nivesh" w:id="19" w:date="2026-09-25T10:03:37Z"/>
              <w:sdt>
                <w:sdtPr>
                  <w:id w:val="712035618"/>
                  <w:tag w:val="goog_rdk_924"/>
                </w:sdtPr>
                <w:sdtContent>
                  <w:del w:author="Nivesh" w:id="19" w:date="2026-09-25T10:03:37Z">
                    <w:r w:rsidDel="00000000" w:rsidR="00000000" w:rsidRPr="00000000">
                      <w:rPr>
                        <w:rtl w:val="0"/>
                      </w:rPr>
                    </w:r>
                  </w:del>
                </w:sdtContent>
              </w:sdt>
              <w:del w:author="Nivesh" w:id="19" w:date="2026-09-25T10:03:37Z"/>
            </w:sdtContent>
          </w:sdt>
        </w:p>
      </w:sdtContent>
    </w:sdt>
    <w:sdt>
      <w:sdtPr>
        <w:id w:val="764437130"/>
        <w:tag w:val="goog_rdk_928"/>
      </w:sdtPr>
      <w:sdtContent>
        <w:p w:rsidR="00000000" w:rsidDel="00000000" w:rsidP="00000000" w:rsidRDefault="00000000" w:rsidRPr="00000000" w14:paraId="0000009A">
          <w:pPr>
            <w:rPr>
              <w:del w:author="Nivesh" w:id="19" w:date="2026-09-25T10:03:37Z"/>
              <w:rPrChange w:author="Nivesh" w:id="42" w:date="2026-09-25T10:03:37Z">
                <w:rPr>
                  <w:rFonts w:ascii="Cambria" w:cs="Cambria" w:eastAsia="Cambria" w:hAnsi="Cambria"/>
                  <w:b w:val="1"/>
                  <w:bCs w:val="1"/>
                  <w:color w:val="000000"/>
                </w:rPr>
              </w:rPrChange>
            </w:rPr>
          </w:pPr>
          <w:sdt>
            <w:sdtPr>
              <w:id w:val="-408044423"/>
              <w:tag w:val="goog_rdk_926"/>
            </w:sdtPr>
            <w:sdtContent>
              <w:del w:author="Nivesh" w:id="19" w:date="2026-09-25T10:03:37Z"/>
              <w:sdt>
                <w:sdtPr>
                  <w:id w:val="1220888408"/>
                  <w:tag w:val="goog_rdk_927"/>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Project Description</w:delText>
                    </w:r>
                  </w:del>
                </w:sdtContent>
              </w:sdt>
              <w:del w:author="Nivesh" w:id="19" w:date="2026-09-25T10:03:37Z"/>
            </w:sdtContent>
          </w:sdt>
        </w:p>
      </w:sdtContent>
    </w:sdt>
    <w:sdt>
      <w:sdtPr>
        <w:id w:val="-836539432"/>
        <w:tag w:val="goog_rdk_931"/>
      </w:sdtPr>
      <w:sdtContent>
        <w:p w:rsidR="00000000" w:rsidDel="00000000" w:rsidP="00000000" w:rsidRDefault="00000000" w:rsidRPr="00000000" w14:paraId="0000009B">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296373176"/>
              <w:tag w:val="goog_rdk_929"/>
            </w:sdtPr>
            <w:sdtContent>
              <w:del w:author="Nivesh" w:id="19" w:date="2026-09-25T10:03:37Z"/>
              <w:sdt>
                <w:sdtPr>
                  <w:id w:val="2044273031"/>
                  <w:tag w:val="goog_rdk_930"/>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EduGenie is a lightweight AI-powered educational assistant that simplifies learning through generative AI. Designed for students of all academic levels, EduGenie enables users to:</w:delText>
                    </w:r>
                  </w:del>
                </w:sdtContent>
              </w:sdt>
              <w:del w:author="Nivesh" w:id="19" w:date="2026-09-25T10:03:37Z"/>
            </w:sdtContent>
          </w:sdt>
        </w:p>
      </w:sdtContent>
    </w:sdt>
    <w:sdt>
      <w:sdtPr>
        <w:id w:val="2062706679"/>
        <w:tag w:val="goog_rdk_935"/>
      </w:sdtPr>
      <w:sdtContent>
        <w:p w:rsidR="00000000" w:rsidDel="00000000" w:rsidP="00000000" w:rsidRDefault="00000000" w:rsidRPr="00000000" w14:paraId="0000009C">
          <w:pPr>
            <w:numPr>
              <w:ilvl w:val="0"/>
              <w:numId w:val="5"/>
            </w:numPr>
            <w:ind w:left="720" w:hanging="360"/>
            <w:rPr>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Priyadharshini G" w:id="94" w:date="2026-09-24T08:57:33Z">
                <w:rPr>
                  <w:rFonts w:ascii="Cambria" w:cs="Cambria" w:eastAsia="Cambria" w:hAnsi="Cambria"/>
                  <w:color w:val="000000"/>
                  <w:sz w:val="22"/>
                  <w:szCs w:val="22"/>
                </w:rPr>
              </w:rPrChange>
            </w:rPr>
            <w:pPrChange w:author="Priyadharshini G" w:id="0" w:date="2026-09-24T08:57:33Z">
              <w:pPr>
                <w:numPr>
                  <w:ilvl w:val="0"/>
                  <w:numId w:val="5"/>
                </w:numPr>
                <w:spacing w:after="0" w:before="280" w:line="240" w:lineRule="auto"/>
                <w:ind w:left="720" w:hanging="360"/>
                <w:jc w:val="both"/>
              </w:pPr>
            </w:pPrChange>
          </w:pPr>
          <w:sdt>
            <w:sdtPr>
              <w:id w:val="-1385666745"/>
              <w:tag w:val="goog_rdk_932"/>
            </w:sdtPr>
            <w:sdtContent>
              <w:del w:author="Nivesh" w:id="19" w:date="2026-09-25T10:03:37Z"/>
              <w:sdt>
                <w:sdtPr>
                  <w:id w:val="626956333"/>
                  <w:tag w:val="goog_rdk_93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Ask questions and receive smart, concise answers</w:delText>
                    </w:r>
                  </w:del>
                </w:sdtContent>
              </w:sdt>
              <w:del w:author="Nivesh" w:id="19" w:date="2026-09-25T10:03:37Z">
                <w:sdt>
                  <w:sdtPr>
                    <w:id w:val="1142488866"/>
                    <w:tag w:val="goog_rdk_934"/>
                  </w:sdtPr>
                  <w:sdtContent>
                    <w:r w:rsidDel="00000000" w:rsidR="00000000" w:rsidRPr="00000000">
                      <w:rPr>
                        <w:rtl w:val="0"/>
                      </w:rPr>
                    </w:r>
                  </w:sdtContent>
                </w:sdt>
              </w:del>
            </w:sdtContent>
          </w:sdt>
        </w:p>
      </w:sdtContent>
    </w:sdt>
    <w:sdt>
      <w:sdtPr>
        <w:id w:val="658364020"/>
        <w:tag w:val="goog_rdk_938"/>
      </w:sdtPr>
      <w:sdtContent>
        <w:p w:rsidR="00000000" w:rsidDel="00000000" w:rsidP="00000000" w:rsidRDefault="00000000" w:rsidRPr="00000000" w14:paraId="0000009D">
          <w:pPr>
            <w:numPr>
              <w:ilvl w:val="0"/>
              <w:numId w:val="5"/>
            </w:numPr>
            <w:spacing w:after="0" w:before="0" w:line="240" w:lineRule="auto"/>
            <w:ind w:left="720" w:hanging="360"/>
            <w:jc w:val="both"/>
            <w:rPr>
              <w:del w:author="Nivesh" w:id="19" w:date="2026-09-25T10:03:37Z"/>
              <w:rFonts w:ascii="Cambria" w:cs="Cambria" w:eastAsia="Cambria" w:hAnsi="Cambria"/>
              <w:color w:val="000000"/>
              <w:sz w:val="22"/>
              <w:szCs w:val="22"/>
            </w:rPr>
          </w:pPr>
          <w:sdt>
            <w:sdtPr>
              <w:id w:val="-1666180515"/>
              <w:tag w:val="goog_rdk_936"/>
            </w:sdtPr>
            <w:sdtContent>
              <w:del w:author="Nivesh" w:id="19" w:date="2026-09-25T10:03:37Z"/>
              <w:sdt>
                <w:sdtPr>
                  <w:id w:val="287977300"/>
                  <w:tag w:val="goog_rdk_937"/>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Understand complex concepts through simplified explanations</w:delText>
                    </w:r>
                  </w:del>
                </w:sdtContent>
              </w:sdt>
              <w:del w:author="Nivesh" w:id="19" w:date="2026-09-25T10:03:37Z"/>
            </w:sdtContent>
          </w:sdt>
        </w:p>
      </w:sdtContent>
    </w:sdt>
    <w:sdt>
      <w:sdtPr>
        <w:id w:val="-1041661439"/>
        <w:tag w:val="goog_rdk_941"/>
      </w:sdtPr>
      <w:sdtContent>
        <w:p w:rsidR="00000000" w:rsidDel="00000000" w:rsidP="00000000" w:rsidRDefault="00000000" w:rsidRPr="00000000" w14:paraId="0000009E">
          <w:pPr>
            <w:numPr>
              <w:ilvl w:val="0"/>
              <w:numId w:val="5"/>
            </w:numPr>
            <w:spacing w:after="0" w:before="0" w:line="240" w:lineRule="auto"/>
            <w:ind w:left="720" w:hanging="360"/>
            <w:jc w:val="both"/>
            <w:rPr>
              <w:del w:author="Nivesh" w:id="19" w:date="2026-09-25T10:03:37Z"/>
              <w:rFonts w:ascii="Cambria" w:cs="Cambria" w:eastAsia="Cambria" w:hAnsi="Cambria"/>
              <w:color w:val="000000"/>
              <w:sz w:val="22"/>
              <w:szCs w:val="22"/>
            </w:rPr>
          </w:pPr>
          <w:sdt>
            <w:sdtPr>
              <w:id w:val="217550506"/>
              <w:tag w:val="goog_rdk_939"/>
            </w:sdtPr>
            <w:sdtContent>
              <w:del w:author="Nivesh" w:id="19" w:date="2026-09-25T10:03:37Z"/>
              <w:sdt>
                <w:sdtPr>
                  <w:id w:val="1421138629"/>
                  <w:tag w:val="goog_rdk_940"/>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Generate quizzes from topics or text</w:delText>
                    </w:r>
                  </w:del>
                </w:sdtContent>
              </w:sdt>
              <w:del w:author="Nivesh" w:id="19" w:date="2026-09-25T10:03:37Z"/>
            </w:sdtContent>
          </w:sdt>
        </w:p>
      </w:sdtContent>
    </w:sdt>
    <w:sdt>
      <w:sdtPr>
        <w:id w:val="1072078131"/>
        <w:tag w:val="goog_rdk_944"/>
      </w:sdtPr>
      <w:sdtContent>
        <w:p w:rsidR="00000000" w:rsidDel="00000000" w:rsidP="00000000" w:rsidRDefault="00000000" w:rsidRPr="00000000" w14:paraId="0000009F">
          <w:pPr>
            <w:numPr>
              <w:ilvl w:val="0"/>
              <w:numId w:val="5"/>
            </w:numPr>
            <w:spacing w:after="0" w:before="0" w:line="240" w:lineRule="auto"/>
            <w:ind w:left="720" w:hanging="360"/>
            <w:jc w:val="both"/>
            <w:rPr>
              <w:del w:author="Nivesh" w:id="19" w:date="2026-09-25T10:03:37Z"/>
              <w:rFonts w:ascii="Cambria" w:cs="Cambria" w:eastAsia="Cambria" w:hAnsi="Cambria"/>
              <w:color w:val="000000"/>
              <w:sz w:val="22"/>
              <w:szCs w:val="22"/>
            </w:rPr>
          </w:pPr>
          <w:sdt>
            <w:sdtPr>
              <w:id w:val="889938808"/>
              <w:tag w:val="goog_rdk_942"/>
            </w:sdtPr>
            <w:sdtContent>
              <w:del w:author="Nivesh" w:id="19" w:date="2026-09-25T10:03:37Z"/>
              <w:sdt>
                <w:sdtPr>
                  <w:id w:val="-17090291"/>
                  <w:tag w:val="goog_rdk_94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Receive personalized learning recommendations</w:delText>
                    </w:r>
                  </w:del>
                </w:sdtContent>
              </w:sdt>
              <w:del w:author="Nivesh" w:id="19" w:date="2026-09-25T10:03:37Z"/>
            </w:sdtContent>
          </w:sdt>
        </w:p>
      </w:sdtContent>
    </w:sdt>
    <w:sdt>
      <w:sdtPr>
        <w:id w:val="254970697"/>
        <w:tag w:val="goog_rdk_947"/>
      </w:sdtPr>
      <w:sdtContent>
        <w:p w:rsidR="00000000" w:rsidDel="00000000" w:rsidP="00000000" w:rsidRDefault="00000000" w:rsidRPr="00000000" w14:paraId="000000A0">
          <w:pPr>
            <w:numPr>
              <w:ilvl w:val="0"/>
              <w:numId w:val="5"/>
            </w:numPr>
            <w:spacing w:after="280" w:before="0" w:line="240" w:lineRule="auto"/>
            <w:ind w:left="720" w:hanging="360"/>
            <w:jc w:val="both"/>
            <w:rPr>
              <w:del w:author="Nivesh" w:id="19" w:date="2026-09-25T10:03:37Z"/>
              <w:rFonts w:ascii="Cambria" w:cs="Cambria" w:eastAsia="Cambria" w:hAnsi="Cambria"/>
              <w:color w:val="000000"/>
              <w:sz w:val="22"/>
              <w:szCs w:val="22"/>
            </w:rPr>
          </w:pPr>
          <w:sdt>
            <w:sdtPr>
              <w:id w:val="1374384732"/>
              <w:tag w:val="goog_rdk_945"/>
            </w:sdtPr>
            <w:sdtContent>
              <w:del w:author="Nivesh" w:id="19" w:date="2026-09-25T10:03:37Z"/>
              <w:sdt>
                <w:sdtPr>
                  <w:id w:val="552370782"/>
                  <w:tag w:val="goog_rdk_94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Summarize large educational passages</w:delText>
                    </w:r>
                  </w:del>
                </w:sdtContent>
              </w:sdt>
              <w:del w:author="Nivesh" w:id="19" w:date="2026-09-25T10:03:37Z"/>
            </w:sdtContent>
          </w:sdt>
        </w:p>
      </w:sdtContent>
    </w:sdt>
    <w:sdt>
      <w:sdtPr>
        <w:id w:val="-367700814"/>
        <w:tag w:val="goog_rdk_970"/>
      </w:sdtPr>
      <w:sdtContent>
        <w:p w:rsidR="00000000" w:rsidDel="00000000" w:rsidP="00000000" w:rsidRDefault="00000000" w:rsidRPr="00000000" w14:paraId="000000A1">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745335157"/>
              <w:tag w:val="goog_rdk_948"/>
            </w:sdtPr>
            <w:sdtContent>
              <w:del w:author="Nivesh" w:id="19" w:date="2026-09-25T10:03:37Z"/>
              <w:sdt>
                <w:sdtPr>
                  <w:id w:val="-1390598740"/>
                  <w:tag w:val="goog_rdk_949"/>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Built with </w:delText>
                    </w:r>
                  </w:del>
                </w:sdtContent>
              </w:sdt>
              <w:del w:author="Nivesh" w:id="19" w:date="2026-09-25T10:03:37Z">
                <w:sdt>
                  <w:sdtPr>
                    <w:id w:val="1532657800"/>
                    <w:tag w:val="goog_rdk_950"/>
                  </w:sdtPr>
                  <w:sdtContent>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FastAPI</w:delText>
                    </w:r>
                  </w:sdtContent>
                </w:sdt>
                <w:sdt>
                  <w:sdtPr>
                    <w:id w:val="-510918548"/>
                    <w:tag w:val="goog_rdk_951"/>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for the backend and a simple </w:delText>
                    </w:r>
                  </w:sdtContent>
                </w:sdt>
                <w:sdt>
                  <w:sdtPr>
                    <w:id w:val="-356860330"/>
                    <w:tag w:val="goog_rdk_952"/>
                  </w:sdtPr>
                  <w:sdtContent>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HTML+CSS frontend</w:delText>
                    </w:r>
                  </w:sdtContent>
                </w:sdt>
                <w:sdt>
                  <w:sdtPr>
                    <w:id w:val="-501264561"/>
                    <w:tag w:val="goog_rdk_953"/>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EduGeni</w:delText>
                    </w:r>
                  </w:sdtContent>
                </w:sdt>
              </w:del>
            </w:sdtContent>
          </w:sdt>
          <w:sdt>
            <w:sdtPr>
              <w:id w:val="-300852079"/>
              <w:tag w:val="goog_rdk_954"/>
            </w:sdtPr>
            <w:sdtContent>
              <w:ins w:author="Derison 2008" w:id="95" w:date="2026-09-23T04:04:23Z">
                <w:sdt>
                  <w:sdtPr>
                    <w:id w:val="876441360"/>
                    <w:tag w:val="goog_rdk_955"/>
                  </w:sdtPr>
                  <w:sdtContent>
                    <w:del w:author="Nivesh" w:id="19" w:date="2026-09-25T10:03:37Z"/>
                  </w:sdtContent>
                </w:sdt>
              </w:ins>
              <w:sdt>
                <w:sdtPr>
                  <w:id w:val="-962454155"/>
                  <w:tag w:val="goog_rdk_956"/>
                </w:sdtPr>
                <w:sdtContent>
                  <w:ins w:author="Derison 2008" w:id="95" w:date="2026-09-23T04:04:23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z</w:delText>
                      </w:r>
                    </w:del>
                  </w:ins>
                </w:sdtContent>
              </w:sdt>
              <w:ins w:author="Derison 2008" w:id="95" w:date="2026-09-23T04:04:23Z">
                <w:del w:author="Nivesh" w:id="19" w:date="2026-09-25T10:03:37Z"/>
              </w:ins>
            </w:sdtContent>
          </w:sdt>
          <w:sdt>
            <w:sdtPr>
              <w:id w:val="-336216068"/>
              <w:tag w:val="goog_rdk_957"/>
            </w:sdtPr>
            <w:sdtContent>
              <w:del w:author="Nivesh" w:id="19" w:date="2026-09-25T10:03:37Z"/>
              <w:sdt>
                <w:sdtPr>
                  <w:id w:val="-971426866"/>
                  <w:tag w:val="goog_rdk_95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 leverages lightweight and cloud-based AI </w:delText>
                    </w:r>
                  </w:del>
                </w:sdtContent>
              </w:sdt>
              <w:del w:author="Nivesh" w:id="19" w:date="2026-09-25T10:03:37Z">
                <w:sdt>
                  <w:sdtPr>
                    <w:id w:val="72795919"/>
                    <w:tag w:val="goog_rdk_959"/>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models</w:delText>
                    </w:r>
                  </w:sdtContent>
                </w:sdt>
              </w:del>
            </w:sdtContent>
          </w:sdt>
          <w:sdt>
            <w:sdtPr>
              <w:id w:val="-21073767"/>
              <w:tag w:val="goog_rdk_960"/>
            </w:sdtPr>
            <w:sdtContent>
              <w:ins w:author="Magesh 2008" w:id="96" w:date="2026-09-23T06:12:11Z">
                <w:sdt>
                  <w:sdtPr>
                    <w:id w:val="-2019888798"/>
                    <w:tag w:val="goog_rdk_961"/>
                  </w:sdtPr>
                  <w:sdtContent>
                    <w:del w:author="Nivesh" w:id="19" w:date="2026-09-25T10:03:37Z"/>
                  </w:sdtContent>
                </w:sdt>
              </w:ins>
              <w:sdt>
                <w:sdtPr>
                  <w:id w:val="-1395430761"/>
                  <w:tag w:val="goog_rdk_962"/>
                </w:sdtPr>
                <w:sdtContent>
                  <w:ins w:author="Magesh 2008" w:id="96" w:date="2026-09-23T06:12:11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ac</w:delText>
                      </w:r>
                    </w:del>
                  </w:ins>
                </w:sdtContent>
              </w:sdt>
              <w:ins w:author="Magesh 2008" w:id="96" w:date="2026-09-23T06:12:11Z">
                <w:del w:author="Nivesh" w:id="19" w:date="2026-09-25T10:03:37Z"/>
              </w:ins>
            </w:sdtContent>
          </w:sdt>
          <w:sdt>
            <w:sdtPr>
              <w:id w:val="-269450541"/>
              <w:tag w:val="goog_rdk_963"/>
            </w:sdtPr>
            <w:sdtContent>
              <w:del w:author="Nivesh" w:id="19" w:date="2026-09-25T10:03:37Z"/>
              <w:sdt>
                <w:sdtPr>
                  <w:id w:val="1602576143"/>
                  <w:tag w:val="goog_rdk_964"/>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for local efficiency and cloud power. It works well on devices like the Mac M1, making it accessible to a broad range of learners and developers</w:delText>
                    </w:r>
                  </w:del>
                </w:sdtContent>
              </w:sdt>
              <w:del w:author="Nivesh" w:id="19" w:date="2026-09-25T10:03:37Z"/>
            </w:sdtContent>
          </w:sdt>
          <w:sdt>
            <w:sdtPr>
              <w:id w:val="416714555"/>
              <w:tag w:val="goog_rdk_965"/>
            </w:sdtPr>
            <w:sdtContent>
              <w:ins w:author="Akalya Jothiposs" w:id="97" w:date="2026-09-22T05:32:01Z">
                <w:sdt>
                  <w:sdtPr>
                    <w:id w:val="959624221"/>
                    <w:tag w:val="goog_rdk_966"/>
                  </w:sdtPr>
                  <w:sdtContent>
                    <w:del w:author="Nivesh" w:id="19" w:date="2026-09-25T10:03:37Z"/>
                  </w:sdtContent>
                </w:sdt>
              </w:ins>
              <w:sdt>
                <w:sdtPr>
                  <w:id w:val="-1101920141"/>
                  <w:tag w:val="goog_rdk_967"/>
                </w:sdtPr>
                <w:sdtContent>
                  <w:ins w:author="Akalya Jothiposs" w:id="97" w:date="2026-09-22T05:32:01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Akalya Jothiposs" w:id="97" w:date="2026-09-22T05:32:01Z">
                <w:del w:author="Nivesh" w:id="19" w:date="2026-09-25T10:03:37Z"/>
              </w:ins>
            </w:sdtContent>
          </w:sdt>
          <w:sdt>
            <w:sdtPr>
              <w:id w:val="1179605666"/>
              <w:tag w:val="goog_rdk_968"/>
            </w:sdtPr>
            <w:sdtContent>
              <w:del w:author="Nivesh" w:id="19" w:date="2026-09-25T10:03:37Z"/>
              <w:sdt>
                <w:sdtPr>
                  <w:id w:val="-1344586657"/>
                  <w:tag w:val="goog_rdk_969"/>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del>
                </w:sdtContent>
              </w:sdt>
              <w:del w:author="Nivesh" w:id="19" w:date="2026-09-25T10:03:37Z"/>
            </w:sdtContent>
          </w:sdt>
        </w:p>
      </w:sdtContent>
    </w:sdt>
    <w:sdt>
      <w:sdtPr>
        <w:id w:val="-1319241097"/>
        <w:tag w:val="goog_rdk_975"/>
      </w:sdtPr>
      <w:sdtContent>
        <w:p w:rsidR="00000000" w:rsidDel="00000000" w:rsidP="00000000" w:rsidRDefault="00000000" w:rsidRPr="00000000" w14:paraId="000000A2">
          <w:pPr>
            <w:spacing w:after="280" w:before="280" w:line="240" w:lineRule="auto"/>
            <w:jc w:val="both"/>
            <w:rPr>
              <w:del w:author="Nivesh" w:id="19" w:date="2026-09-25T10:03:37Z"/>
              <w:rPrChange w:author="Nivesh" w:id="42" w:date="2026-09-25T10:03:37Z">
                <w:rPr>
                  <w:rFonts w:ascii="Cambria" w:cs="Cambria" w:eastAsia="Cambria" w:hAnsi="Cambria"/>
                  <w:b w:val="1"/>
                  <w:bCs w:val="1"/>
                  <w:color w:val="000000"/>
                </w:rPr>
              </w:rPrChange>
            </w:rPr>
          </w:pPr>
          <w:sdt>
            <w:sdtPr>
              <w:id w:val="516632938"/>
              <w:tag w:val="goog_rdk_971"/>
            </w:sdtPr>
            <w:sdtContent>
              <w:del w:author="Nivesh" w:id="19" w:date="2026-09-25T10:03:37Z"/>
              <w:sdt>
                <w:sdtPr>
                  <w:id w:val="-244930290"/>
                  <w:tag w:val="goog_rdk_97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Scenario</w:delText>
                    </w:r>
                  </w:del>
                </w:sdtContent>
              </w:sdt>
              <w:del w:author="Nivesh" w:id="19" w:date="2026-09-25T10:03:37Z">
                <w:sdt>
                  <w:sdtPr>
                    <w:id w:val="232858967"/>
                    <w:tag w:val="goog_rdk_973"/>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s</w:delText>
                    </w:r>
                  </w:sdtContent>
                </w:sdt>
                <w:sdt>
                  <w:sdtPr>
                    <w:id w:val="1369570564"/>
                    <w:tag w:val="goog_rdk_974"/>
                  </w:sdtPr>
                  <w:sdtContent>
                    <w:r w:rsidDel="00000000" w:rsidR="00000000" w:rsidRPr="00000000">
                      <w:rPr>
                        <w:rtl w:val="0"/>
                      </w:rPr>
                    </w:r>
                  </w:sdtContent>
                </w:sdt>
              </w:del>
            </w:sdtContent>
          </w:sdt>
        </w:p>
      </w:sdtContent>
    </w:sdt>
    <w:sdt>
      <w:sdtPr>
        <w:id w:val="1428193156"/>
        <w:tag w:val="goog_rdk_978"/>
      </w:sdtPr>
      <w:sdtContent>
        <w:p w:rsidR="00000000" w:rsidDel="00000000" w:rsidP="00000000" w:rsidRDefault="00000000" w:rsidRPr="00000000" w14:paraId="000000A3">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249440582"/>
              <w:tag w:val="goog_rdk_976"/>
            </w:sdtPr>
            <w:sdtContent>
              <w:del w:author="Nivesh" w:id="19" w:date="2026-09-25T10:03:37Z"/>
              <w:sdt>
                <w:sdtPr>
                  <w:id w:val="-1550222389"/>
                  <w:tag w:val="goog_rdk_977"/>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Scenario 1: A student wants to know about oceans and rivers uses EduGenie to ask “Which is the largest ocean?”  </w:delText>
                    </w:r>
                  </w:del>
                </w:sdtContent>
              </w:sdt>
              <w:del w:author="Nivesh" w:id="19" w:date="2026-09-25T10:03:37Z"/>
            </w:sdtContent>
          </w:sdt>
        </w:p>
      </w:sdtContent>
    </w:sdt>
    <w:sdt>
      <w:sdtPr>
        <w:id w:val="-1073038843"/>
        <w:tag w:val="goog_rdk_981"/>
      </w:sdtPr>
      <w:sdtContent>
        <w:p w:rsidR="00000000" w:rsidDel="00000000" w:rsidP="00000000" w:rsidRDefault="00000000" w:rsidRPr="00000000" w14:paraId="000000A4">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229690050"/>
              <w:tag w:val="goog_rdk_979"/>
            </w:sdtPr>
            <w:sdtContent>
              <w:del w:author="Nivesh" w:id="19" w:date="2026-09-25T10:03:37Z"/>
              <w:sdt>
                <w:sdtPr>
                  <w:id w:val="1980682121"/>
                  <w:tag w:val="goog_rdk_980"/>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Scenario 2: A student wants to know the level of her understanding of “The Pythagoras Theorem” and clicks “Generate Quiz.”  </w:delText>
                    </w:r>
                  </w:del>
                </w:sdtContent>
              </w:sdt>
              <w:del w:author="Nivesh" w:id="19" w:date="2026-09-25T10:03:37Z"/>
            </w:sdtContent>
          </w:sdt>
        </w:p>
      </w:sdtContent>
    </w:sdt>
    <w:sdt>
      <w:sdtPr>
        <w:id w:val="2083430340"/>
        <w:tag w:val="goog_rdk_987"/>
      </w:sdtPr>
      <w:sdtContent>
        <w:p w:rsidR="00000000" w:rsidDel="00000000" w:rsidP="00000000" w:rsidRDefault="00000000" w:rsidRPr="00000000" w14:paraId="000000A5">
          <w:pPr>
            <w:spacing w:after="280" w:before="280" w:line="240" w:lineRule="auto"/>
            <w:jc w:val="both"/>
            <w:rPr>
              <w:ins w:author="Hema" w:id="98" w:date="2026-09-22T13:22:21Z"/>
              <w:del w:author="Nivesh" w:id="19" w:date="2026-09-25T10:03:37Z"/>
              <w:rPrChange w:author="Nivesh" w:id="42" w:date="2026-09-25T10:03:37Z">
                <w:rPr>
                  <w:rFonts w:ascii="Cambria" w:cs="Cambria" w:eastAsia="Cambria" w:hAnsi="Cambria"/>
                  <w:color w:val="000000"/>
                  <w:sz w:val="22"/>
                  <w:szCs w:val="22"/>
                </w:rPr>
              </w:rPrChange>
            </w:rPr>
          </w:pPr>
          <w:sdt>
            <w:sdtPr>
              <w:id w:val="977271804"/>
              <w:tag w:val="goog_rdk_982"/>
            </w:sdtPr>
            <w:sdtContent>
              <w:del w:author="Nivesh" w:id="19" w:date="2026-09-25T10:03:37Z"/>
              <w:sdt>
                <w:sdtPr>
                  <w:id w:val="950233456"/>
                  <w:tag w:val="goog_rdk_98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Scenario 3: A learner exploring SQL requests a learning p</w:delText>
                    </w:r>
                  </w:del>
                </w:sdtContent>
              </w:sdt>
              <w:del w:author="Nivesh" w:id="19" w:date="2026-09-25T10:03:37Z"/>
            </w:sdtContent>
          </w:sdt>
          <w:sdt>
            <w:sdtPr>
              <w:id w:val="-599509981"/>
              <w:tag w:val="goog_rdk_984"/>
            </w:sdtPr>
            <w:sdtContent>
              <w:ins w:author="Hema" w:id="98" w:date="2026-09-22T13:22:21Z">
                <w:sdt>
                  <w:sdtPr>
                    <w:id w:val="-1578913165"/>
                    <w:tag w:val="goog_rdk_985"/>
                  </w:sdtPr>
                  <w:sdtContent>
                    <w:del w:author="Nivesh" w:id="19" w:date="2026-09-25T10:03:37Z"/>
                  </w:sdtContent>
                </w:sdt>
              </w:ins>
              <w:sdt>
                <w:sdtPr>
                  <w:id w:val="1770027081"/>
                  <w:tag w:val="goog_rdk_986"/>
                </w:sdtPr>
                <w:sdtContent>
                  <w:ins w:author="Hema" w:id="98" w:date="2026-09-22T13:22:21Z">
                    <w:del w:author="Nivesh" w:id="19" w:date="2026-09-25T10:03:37Z">
                      <w:r w:rsidDel="00000000" w:rsidR="00000000" w:rsidRPr="00000000">
                        <w:rPr>
                          <w:rtl w:val="0"/>
                        </w:rPr>
                      </w:r>
                    </w:del>
                  </w:ins>
                </w:sdtContent>
              </w:sdt>
              <w:ins w:author="Hema" w:id="98" w:date="2026-09-22T13:22:21Z">
                <w:del w:author="Nivesh" w:id="19" w:date="2026-09-25T10:03:37Z"/>
              </w:ins>
            </w:sdtContent>
          </w:sdt>
        </w:p>
      </w:sdtContent>
    </w:sdt>
    <w:sdt>
      <w:sdtPr>
        <w:id w:val="1917087505"/>
        <w:tag w:val="goog_rdk_997"/>
      </w:sdtPr>
      <w:sdtContent>
        <w:p w:rsidR="00000000" w:rsidDel="00000000" w:rsidP="00000000" w:rsidRDefault="00000000" w:rsidRPr="00000000" w14:paraId="000000A6">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028317764"/>
              <w:tag w:val="goog_rdk_988"/>
            </w:sdtPr>
            <w:sdtContent>
              <w:ins w:author="Hema" w:id="98" w:date="2026-09-22T13:22:21Z">
                <w:sdt>
                  <w:sdtPr>
                    <w:id w:val="293287688"/>
                    <w:tag w:val="goog_rdk_989"/>
                  </w:sdtPr>
                  <w:sdtContent>
                    <w:del w:author="Nivesh" w:id="19" w:date="2026-09-25T10:03:37Z"/>
                  </w:sdtContent>
                </w:sdt>
              </w:ins>
              <w:sdt>
                <w:sdtPr>
                  <w:id w:val="1257869118"/>
                  <w:tag w:val="goog_rdk_990"/>
                </w:sdtPr>
                <w:sdtContent>
                  <w:ins w:author="Hema" w:id="98" w:date="2026-09-22T13:22:21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path</w:delText>
                      </w:r>
                    </w:del>
                  </w:ins>
                </w:sdtContent>
              </w:sdt>
              <w:ins w:author="Hema" w:id="98" w:date="2026-09-22T13:22:21Z">
                <w:del w:author="Nivesh" w:id="19" w:date="2026-09-25T10:03:37Z"/>
              </w:ins>
            </w:sdtContent>
          </w:sdt>
          <w:sdt>
            <w:sdtPr>
              <w:id w:val="-1734680988"/>
              <w:tag w:val="goog_rdk_991"/>
            </w:sdtPr>
            <w:sdtContent>
              <w:del w:author="Nivesh" w:id="19" w:date="2026-09-25T10:03:37Z"/>
              <w:sdt>
                <w:sdtPr>
                  <w:id w:val="1635753757"/>
                  <w:tag w:val="goog_rdk_992"/>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at</w:delText>
                    </w:r>
                  </w:del>
                </w:sdtContent>
              </w:sdt>
              <w:del w:author="Nivesh" w:id="19" w:date="2026-09-25T10:03:37Z">
                <w:sdt>
                  <w:sdtPr>
                    <w:id w:val="505433226"/>
                    <w:tag w:val="goog_rdk_993"/>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h </w:delText>
                    </w:r>
                  </w:sdtContent>
                </w:sdt>
                <w:sdt>
                  <w:sdtPr>
                    <w:id w:val="-1532301912"/>
                    <w:tag w:val="goog_rdk_994"/>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which is a structured plan with beginner to advanced topics, timelines, and suggestions</w:delText>
                    </w:r>
                  </w:sdtContent>
                </w:sdt>
                <w:sdt>
                  <w:sdtPr>
                    <w:id w:val="2014065928"/>
                    <w:tag w:val="goog_rdk_995"/>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sdtContent>
                </w:sdt>
                <w:sdt>
                  <w:sdtPr>
                    <w:id w:val="-2110758817"/>
                    <w:tag w:val="goog_rdk_996"/>
                  </w:sdtPr>
                  <w:sdtContent>
                    <w:r w:rsidDel="00000000" w:rsidR="00000000" w:rsidRPr="00000000">
                      <w:rPr>
                        <w:rtl w:val="0"/>
                      </w:rPr>
                    </w:r>
                  </w:sdtContent>
                </w:sdt>
              </w:del>
            </w:sdtContent>
          </w:sdt>
        </w:p>
      </w:sdtContent>
    </w:sdt>
    <w:sdt>
      <w:sdtPr>
        <w:id w:val="-2046561036"/>
        <w:tag w:val="goog_rdk_1000"/>
      </w:sdtPr>
      <w:sdtContent>
        <w:p w:rsidR="00000000" w:rsidDel="00000000" w:rsidP="00000000" w:rsidRDefault="00000000" w:rsidRPr="00000000" w14:paraId="000000A7">
          <w:pPr>
            <w:spacing w:after="280" w:before="280" w:line="240" w:lineRule="auto"/>
            <w:jc w:val="both"/>
            <w:rPr>
              <w:del w:author="Nivesh" w:id="19" w:date="2026-09-25T10:03:37Z"/>
              <w:rPrChange w:author="Nivesh" w:id="42" w:date="2026-09-25T10:03:37Z">
                <w:rPr>
                  <w:rFonts w:ascii="Cambria" w:cs="Cambria" w:eastAsia="Cambria" w:hAnsi="Cambria"/>
                  <w:b w:val="1"/>
                  <w:bCs w:val="1"/>
                  <w:color w:val="000000"/>
                </w:rPr>
              </w:rPrChange>
            </w:rPr>
            <w:pPrChange w:author="Rossi Rossi" w:id="0" w:date="2026-09-22T06:56:59Z">
              <w:pPr>
                <w:spacing w:after="280" w:before="280" w:line="240" w:lineRule="auto"/>
              </w:pPr>
            </w:pPrChange>
          </w:pPr>
          <w:sdt>
            <w:sdtPr>
              <w:id w:val="-151687820"/>
              <w:tag w:val="goog_rdk_998"/>
            </w:sdtPr>
            <w:sdtContent>
              <w:del w:author="Nivesh" w:id="19" w:date="2026-09-25T10:03:37Z"/>
              <w:sdt>
                <w:sdtPr>
                  <w:id w:val="782819457"/>
                  <w:tag w:val="goog_rdk_999"/>
                </w:sdtPr>
                <w:sdtContent>
                  <w:del w:author="Nivesh" w:id="19" w:date="2026-09-25T10:03:37Z">
                    <w:r w:rsidDel="00000000" w:rsidR="00000000" w:rsidRPr="00000000">
                      <w:rPr>
                        <w:rtl w:val="0"/>
                      </w:rPr>
                    </w:r>
                  </w:del>
                </w:sdtContent>
              </w:sdt>
              <w:del w:author="Nivesh" w:id="19" w:date="2026-09-25T10:03:37Z"/>
            </w:sdtContent>
          </w:sdt>
        </w:p>
      </w:sdtContent>
    </w:sdt>
    <w:sdt>
      <w:sdtPr>
        <w:id w:val="1947805062"/>
        <w:tag w:val="goog_rdk_1003"/>
      </w:sdtPr>
      <w:sdtContent>
        <w:p w:rsidR="00000000" w:rsidDel="00000000" w:rsidP="00000000" w:rsidRDefault="00000000" w:rsidRPr="00000000" w14:paraId="000000A8">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2130757509"/>
              <w:tag w:val="goog_rdk_1001"/>
            </w:sdtPr>
            <w:sdtContent>
              <w:del w:author="Nivesh" w:id="19" w:date="2026-09-25T10:03:37Z"/>
              <w:sdt>
                <w:sdtPr>
                  <w:id w:val="-35361617"/>
                  <w:tag w:val="goog_rdk_1002"/>
                </w:sdtPr>
                <w:sdtContent>
                  <w:del w:author="Nivesh" w:id="19" w:date="2026-09-25T10:03:37Z">
                    <w:r w:rsidDel="00000000" w:rsidR="00000000" w:rsidRPr="00000000">
                      <w:rPr>
                        <w:rtl w:val="0"/>
                      </w:rPr>
                    </w:r>
                  </w:del>
                </w:sdtContent>
              </w:sdt>
              <w:del w:author="Nivesh" w:id="19" w:date="2026-09-25T10:03:37Z"/>
            </w:sdtContent>
          </w:sdt>
        </w:p>
      </w:sdtContent>
    </w:sdt>
    <w:sdt>
      <w:sdtPr>
        <w:id w:val="1504505992"/>
        <w:tag w:val="goog_rdk_1006"/>
      </w:sdtPr>
      <w:sdtContent>
        <w:p w:rsidR="00000000" w:rsidDel="00000000" w:rsidP="00000000" w:rsidRDefault="00000000" w:rsidRPr="00000000" w14:paraId="000000A9">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859137708"/>
              <w:tag w:val="goog_rdk_1004"/>
            </w:sdtPr>
            <w:sdtContent>
              <w:del w:author="Nivesh" w:id="19" w:date="2026-09-25T10:03:37Z"/>
              <w:sdt>
                <w:sdtPr>
                  <w:id w:val="-952484406"/>
                  <w:tag w:val="goog_rdk_1005"/>
                </w:sdtPr>
                <w:sdtContent>
                  <w:del w:author="Nivesh" w:id="19" w:date="2026-09-25T10:03:37Z">
                    <w:r w:rsidDel="00000000" w:rsidR="00000000" w:rsidRPr="00000000">
                      <w:rPr>
                        <w:rtl w:val="0"/>
                      </w:rPr>
                    </w:r>
                  </w:del>
                </w:sdtContent>
              </w:sdt>
              <w:del w:author="Nivesh" w:id="19" w:date="2026-09-25T10:03:37Z"/>
            </w:sdtContent>
          </w:sdt>
        </w:p>
      </w:sdtContent>
    </w:sdt>
    <w:sdt>
      <w:sdtPr>
        <w:id w:val="1331312789"/>
        <w:tag w:val="goog_rdk_1012"/>
      </w:sdtPr>
      <w:sdtContent>
        <w:p w:rsidR="00000000" w:rsidDel="00000000" w:rsidP="00000000" w:rsidRDefault="00000000" w:rsidRPr="00000000" w14:paraId="000000AA">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310138285"/>
              <w:tag w:val="goog_rdk_1009"/>
            </w:sdtPr>
            <w:sdtContent>
              <w:ins w:author="Abinaya Saravanan" w:id="100" w:date="2026-09-23T05:08:12Z">
                <w:sdt>
                  <w:sdtPr>
                    <w:id w:val="-1956192457"/>
                    <w:tag w:val="goog_rdk_1010"/>
                  </w:sdtPr>
                  <w:sdtContent>
                    <w:del w:author="Nivesh" w:id="19" w:date="2026-09-25T10:03:37Z"/>
                  </w:sdtContent>
                </w:sdt>
              </w:ins>
              <w:sdt>
                <w:sdtPr>
                  <w:id w:val="118570751"/>
                  <w:tag w:val="goog_rdk_1011"/>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import google.generativeai as genai</w:delText>
                      </w:r>
                    </w:del>
                  </w:ins>
                </w:sdtContent>
              </w:sdt>
              <w:ins w:author="Abinaya Saravanan" w:id="100" w:date="2026-09-23T05:08:12Z">
                <w:del w:author="Nivesh" w:id="19" w:date="2026-09-25T10:03:37Z"/>
              </w:ins>
            </w:sdtContent>
          </w:sdt>
        </w:p>
      </w:sdtContent>
    </w:sdt>
    <w:sdt>
      <w:sdtPr>
        <w:id w:val="-744871711"/>
        <w:tag w:val="goog_rdk_1016"/>
      </w:sdtPr>
      <w:sdtContent>
        <w:p w:rsidR="00000000" w:rsidDel="00000000" w:rsidP="00000000" w:rsidRDefault="00000000" w:rsidRPr="00000000" w14:paraId="000000AB">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822776261"/>
              <w:tag w:val="goog_rdk_1013"/>
            </w:sdtPr>
            <w:sdtContent>
              <w:ins w:author="Abinaya Saravanan" w:id="100" w:date="2026-09-23T05:08:12Z">
                <w:sdt>
                  <w:sdtPr>
                    <w:id w:val="-1385259018"/>
                    <w:tag w:val="goog_rdk_1014"/>
                  </w:sdtPr>
                  <w:sdtContent>
                    <w:del w:author="Nivesh" w:id="19" w:date="2026-09-25T10:03:37Z"/>
                  </w:sdtContent>
                </w:sdt>
              </w:ins>
              <w:sdt>
                <w:sdtPr>
                  <w:id w:val="-1851860013"/>
                  <w:tag w:val="goog_rdk_1015"/>
                </w:sdtPr>
                <w:sdtContent>
                  <w:ins w:author="Abinaya Saravanan" w:id="100" w:date="2026-09-23T05:08:12Z">
                    <w:del w:author="Nivesh" w:id="19" w:date="2026-09-25T10:03:37Z">
                      <w:r w:rsidDel="00000000" w:rsidR="00000000" w:rsidRPr="00000000">
                        <w:rPr>
                          <w:rtl w:val="0"/>
                        </w:rPr>
                      </w:r>
                    </w:del>
                  </w:ins>
                </w:sdtContent>
              </w:sdt>
              <w:ins w:author="Abinaya Saravanan" w:id="100" w:date="2026-09-23T05:08:12Z">
                <w:del w:author="Nivesh" w:id="19" w:date="2026-09-25T10:03:37Z"/>
              </w:ins>
            </w:sdtContent>
          </w:sdt>
        </w:p>
      </w:sdtContent>
    </w:sdt>
    <w:sdt>
      <w:sdtPr>
        <w:id w:val="697578952"/>
        <w:tag w:val="goog_rdk_1020"/>
      </w:sdtPr>
      <w:sdtContent>
        <w:p w:rsidR="00000000" w:rsidDel="00000000" w:rsidP="00000000" w:rsidRDefault="00000000" w:rsidRPr="00000000" w14:paraId="000000AC">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085317849"/>
              <w:tag w:val="goog_rdk_1017"/>
            </w:sdtPr>
            <w:sdtContent>
              <w:ins w:author="Abinaya Saravanan" w:id="100" w:date="2026-09-23T05:08:12Z">
                <w:sdt>
                  <w:sdtPr>
                    <w:id w:val="-1119192895"/>
                    <w:tag w:val="goog_rdk_1018"/>
                  </w:sdtPr>
                  <w:sdtContent>
                    <w:del w:author="Nivesh" w:id="19" w:date="2026-09-25T10:03:37Z"/>
                  </w:sdtContent>
                </w:sdt>
              </w:ins>
              <w:sdt>
                <w:sdtPr>
                  <w:id w:val="-561481668"/>
                  <w:tag w:val="goog_rdk_1019"/>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def summarize_text(text: str) -&gt; str:</w:delText>
                      </w:r>
                    </w:del>
                  </w:ins>
                </w:sdtContent>
              </w:sdt>
              <w:ins w:author="Abinaya Saravanan" w:id="100" w:date="2026-09-23T05:08:12Z">
                <w:del w:author="Nivesh" w:id="19" w:date="2026-09-25T10:03:37Z"/>
              </w:ins>
            </w:sdtContent>
          </w:sdt>
        </w:p>
      </w:sdtContent>
    </w:sdt>
    <w:sdt>
      <w:sdtPr>
        <w:id w:val="975430813"/>
        <w:tag w:val="goog_rdk_1024"/>
      </w:sdtPr>
      <w:sdtContent>
        <w:p w:rsidR="00000000" w:rsidDel="00000000" w:rsidP="00000000" w:rsidRDefault="00000000" w:rsidRPr="00000000" w14:paraId="000000AD">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083400402"/>
              <w:tag w:val="goog_rdk_1021"/>
            </w:sdtPr>
            <w:sdtContent>
              <w:ins w:author="Abinaya Saravanan" w:id="100" w:date="2026-09-23T05:08:12Z">
                <w:sdt>
                  <w:sdtPr>
                    <w:id w:val="1409057802"/>
                    <w:tag w:val="goog_rdk_1022"/>
                  </w:sdtPr>
                  <w:sdtContent>
                    <w:del w:author="Nivesh" w:id="19" w:date="2026-09-25T10:03:37Z"/>
                  </w:sdtContent>
                </w:sdt>
              </w:ins>
              <w:sdt>
                <w:sdtPr>
                  <w:id w:val="-1576146525"/>
                  <w:tag w:val="goog_rdk_1023"/>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try:</w:delText>
                      </w:r>
                    </w:del>
                  </w:ins>
                </w:sdtContent>
              </w:sdt>
              <w:ins w:author="Abinaya Saravanan" w:id="100" w:date="2026-09-23T05:08:12Z">
                <w:del w:author="Nivesh" w:id="19" w:date="2026-09-25T10:03:37Z"/>
              </w:ins>
            </w:sdtContent>
          </w:sdt>
        </w:p>
      </w:sdtContent>
    </w:sdt>
    <w:sdt>
      <w:sdtPr>
        <w:id w:val="-2105930167"/>
        <w:tag w:val="goog_rdk_1028"/>
      </w:sdtPr>
      <w:sdtContent>
        <w:p w:rsidR="00000000" w:rsidDel="00000000" w:rsidP="00000000" w:rsidRDefault="00000000" w:rsidRPr="00000000" w14:paraId="000000AE">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635177683"/>
              <w:tag w:val="goog_rdk_1025"/>
            </w:sdtPr>
            <w:sdtContent>
              <w:ins w:author="Abinaya Saravanan" w:id="100" w:date="2026-09-23T05:08:12Z">
                <w:sdt>
                  <w:sdtPr>
                    <w:id w:val="1322533847"/>
                    <w:tag w:val="goog_rdk_1026"/>
                  </w:sdtPr>
                  <w:sdtContent>
                    <w:del w:author="Nivesh" w:id="19" w:date="2026-09-25T10:03:37Z"/>
                  </w:sdtContent>
                </w:sdt>
              </w:ins>
              <w:sdt>
                <w:sdtPr>
                  <w:id w:val="-470481522"/>
                  <w:tag w:val="goog_rdk_1027"/>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 Initialize the Gemini model</w:delText>
                      </w:r>
                    </w:del>
                  </w:ins>
                </w:sdtContent>
              </w:sdt>
              <w:ins w:author="Abinaya Saravanan" w:id="100" w:date="2026-09-23T05:08:12Z">
                <w:del w:author="Nivesh" w:id="19" w:date="2026-09-25T10:03:37Z"/>
              </w:ins>
            </w:sdtContent>
          </w:sdt>
        </w:p>
      </w:sdtContent>
    </w:sdt>
    <w:sdt>
      <w:sdtPr>
        <w:id w:val="1372187300"/>
        <w:tag w:val="goog_rdk_1032"/>
      </w:sdtPr>
      <w:sdtContent>
        <w:p w:rsidR="00000000" w:rsidDel="00000000" w:rsidP="00000000" w:rsidRDefault="00000000" w:rsidRPr="00000000" w14:paraId="000000AF">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527940870"/>
              <w:tag w:val="goog_rdk_1029"/>
            </w:sdtPr>
            <w:sdtContent>
              <w:ins w:author="Abinaya Saravanan" w:id="100" w:date="2026-09-23T05:08:12Z">
                <w:sdt>
                  <w:sdtPr>
                    <w:id w:val="1332149853"/>
                    <w:tag w:val="goog_rdk_1030"/>
                  </w:sdtPr>
                  <w:sdtContent>
                    <w:del w:author="Nivesh" w:id="19" w:date="2026-09-25T10:03:37Z"/>
                  </w:sdtContent>
                </w:sdt>
              </w:ins>
              <w:sdt>
                <w:sdtPr>
                  <w:id w:val="-2105337037"/>
                  <w:tag w:val="goog_rdk_1031"/>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100" w:date="2026-09-23T05:08:12Z">
                <w:del w:author="Nivesh" w:id="19" w:date="2026-09-25T10:03:37Z"/>
              </w:ins>
            </w:sdtContent>
          </w:sdt>
        </w:p>
      </w:sdtContent>
    </w:sdt>
    <w:sdt>
      <w:sdtPr>
        <w:id w:val="-383052239"/>
        <w:tag w:val="goog_rdk_1036"/>
      </w:sdtPr>
      <w:sdtContent>
        <w:p w:rsidR="00000000" w:rsidDel="00000000" w:rsidP="00000000" w:rsidRDefault="00000000" w:rsidRPr="00000000" w14:paraId="000000B0">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372618915"/>
              <w:tag w:val="goog_rdk_1033"/>
            </w:sdtPr>
            <w:sdtContent>
              <w:ins w:author="Abinaya Saravanan" w:id="100" w:date="2026-09-23T05:08:12Z">
                <w:sdt>
                  <w:sdtPr>
                    <w:id w:val="1497639661"/>
                    <w:tag w:val="goog_rdk_1034"/>
                  </w:sdtPr>
                  <w:sdtContent>
                    <w:del w:author="Nivesh" w:id="19" w:date="2026-09-25T10:03:37Z"/>
                  </w:sdtContent>
                </w:sdt>
              </w:ins>
              <w:sdt>
                <w:sdtPr>
                  <w:id w:val="-1203372168"/>
                  <w:tag w:val="goog_rdk_1035"/>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w:delText>
                      </w:r>
                    </w:del>
                  </w:ins>
                </w:sdtContent>
              </w:sdt>
              <w:ins w:author="Abinaya Saravanan" w:id="100" w:date="2026-09-23T05:08:12Z">
                <w:del w:author="Nivesh" w:id="19" w:date="2026-09-25T10:03:37Z"/>
              </w:ins>
            </w:sdtContent>
          </w:sdt>
        </w:p>
      </w:sdtContent>
    </w:sdt>
    <w:sdt>
      <w:sdtPr>
        <w:id w:val="2015579129"/>
        <w:tag w:val="goog_rdk_1040"/>
      </w:sdtPr>
      <w:sdtContent>
        <w:p w:rsidR="00000000" w:rsidDel="00000000" w:rsidP="00000000" w:rsidRDefault="00000000" w:rsidRPr="00000000" w14:paraId="000000B1">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573393058"/>
              <w:tag w:val="goog_rdk_1037"/>
            </w:sdtPr>
            <w:sdtContent>
              <w:ins w:author="Abinaya Saravanan" w:id="100" w:date="2026-09-23T05:08:12Z">
                <w:sdt>
                  <w:sdtPr>
                    <w:id w:val="-1263718757"/>
                    <w:tag w:val="goog_rdk_1038"/>
                  </w:sdtPr>
                  <w:sdtContent>
                    <w:del w:author="Nivesh" w:id="19" w:date="2026-09-25T10:03:37Z"/>
                  </w:sdtContent>
                </w:sdt>
              </w:ins>
              <w:sdt>
                <w:sdtPr>
                  <w:id w:val="154946144"/>
                  <w:tag w:val="goog_rdk_1039"/>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 Construct the prompt</w:delText>
                      </w:r>
                    </w:del>
                  </w:ins>
                </w:sdtContent>
              </w:sdt>
              <w:ins w:author="Abinaya Saravanan" w:id="100" w:date="2026-09-23T05:08:12Z">
                <w:del w:author="Nivesh" w:id="19" w:date="2026-09-25T10:03:37Z"/>
              </w:ins>
            </w:sdtContent>
          </w:sdt>
        </w:p>
      </w:sdtContent>
    </w:sdt>
    <w:sdt>
      <w:sdtPr>
        <w:id w:val="1049481628"/>
        <w:tag w:val="goog_rdk_1044"/>
      </w:sdtPr>
      <w:sdtContent>
        <w:p w:rsidR="00000000" w:rsidDel="00000000" w:rsidP="00000000" w:rsidRDefault="00000000" w:rsidRPr="00000000" w14:paraId="000000B2">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914343356"/>
              <w:tag w:val="goog_rdk_1041"/>
            </w:sdtPr>
            <w:sdtContent>
              <w:ins w:author="Abinaya Saravanan" w:id="100" w:date="2026-09-23T05:08:12Z">
                <w:sdt>
                  <w:sdtPr>
                    <w:id w:val="-1682776435"/>
                    <w:tag w:val="goog_rdk_1042"/>
                  </w:sdtPr>
                  <w:sdtContent>
                    <w:del w:author="Nivesh" w:id="19" w:date="2026-09-25T10:03:37Z"/>
                  </w:sdtContent>
                </w:sdt>
              </w:ins>
              <w:sdt>
                <w:sdtPr>
                  <w:id w:val="-1516659002"/>
                  <w:tag w:val="goog_rdk_1043"/>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100" w:date="2026-09-23T05:08:12Z">
                <w:del w:author="Nivesh" w:id="19" w:date="2026-09-25T10:03:37Z"/>
              </w:ins>
            </w:sdtContent>
          </w:sdt>
        </w:p>
      </w:sdtContent>
    </w:sdt>
    <w:sdt>
      <w:sdtPr>
        <w:id w:val="-1149906768"/>
        <w:tag w:val="goog_rdk_1048"/>
      </w:sdtPr>
      <w:sdtContent>
        <w:p w:rsidR="00000000" w:rsidDel="00000000" w:rsidP="00000000" w:rsidRDefault="00000000" w:rsidRPr="00000000" w14:paraId="000000B3">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542869845"/>
              <w:tag w:val="goog_rdk_1045"/>
            </w:sdtPr>
            <w:sdtContent>
              <w:ins w:author="Abinaya Saravanan" w:id="100" w:date="2026-09-23T05:08:12Z">
                <w:sdt>
                  <w:sdtPr>
                    <w:id w:val="1582467703"/>
                    <w:tag w:val="goog_rdk_1046"/>
                  </w:sdtPr>
                  <w:sdtContent>
                    <w:del w:author="Nivesh" w:id="19" w:date="2026-09-25T10:03:37Z"/>
                  </w:sdtContent>
                </w:sdt>
              </w:ins>
              <w:sdt>
                <w:sdtPr>
                  <w:id w:val="-1903355883"/>
                  <w:tag w:val="goog_rdk_1047"/>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w:delText>
                      </w:r>
                    </w:del>
                  </w:ins>
                </w:sdtContent>
              </w:sdt>
              <w:ins w:author="Abinaya Saravanan" w:id="100" w:date="2026-09-23T05:08:12Z">
                <w:del w:author="Nivesh" w:id="19" w:date="2026-09-25T10:03:37Z"/>
              </w:ins>
            </w:sdtContent>
          </w:sdt>
        </w:p>
      </w:sdtContent>
    </w:sdt>
    <w:sdt>
      <w:sdtPr>
        <w:id w:val="-1657530602"/>
        <w:tag w:val="goog_rdk_1052"/>
      </w:sdtPr>
      <w:sdtContent>
        <w:p w:rsidR="00000000" w:rsidDel="00000000" w:rsidP="00000000" w:rsidRDefault="00000000" w:rsidRPr="00000000" w14:paraId="000000B4">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2064807920"/>
              <w:tag w:val="goog_rdk_1049"/>
            </w:sdtPr>
            <w:sdtContent>
              <w:ins w:author="Abinaya Saravanan" w:id="100" w:date="2026-09-23T05:08:12Z">
                <w:sdt>
                  <w:sdtPr>
                    <w:id w:val="264210012"/>
                    <w:tag w:val="goog_rdk_1050"/>
                  </w:sdtPr>
                  <w:sdtContent>
                    <w:del w:author="Nivesh" w:id="19" w:date="2026-09-25T10:03:37Z"/>
                  </w:sdtContent>
                </w:sdt>
              </w:ins>
              <w:sdt>
                <w:sdtPr>
                  <w:id w:val="861223978"/>
                  <w:tag w:val="goog_rdk_1051"/>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 Generate the response</w:delText>
                      </w:r>
                    </w:del>
                  </w:ins>
                </w:sdtContent>
              </w:sdt>
              <w:ins w:author="Abinaya Saravanan" w:id="100" w:date="2026-09-23T05:08:12Z">
                <w:del w:author="Nivesh" w:id="19" w:date="2026-09-25T10:03:37Z"/>
              </w:ins>
            </w:sdtContent>
          </w:sdt>
        </w:p>
      </w:sdtContent>
    </w:sdt>
    <w:sdt>
      <w:sdtPr>
        <w:id w:val="2063073405"/>
        <w:tag w:val="goog_rdk_1056"/>
      </w:sdtPr>
      <w:sdtContent>
        <w:p w:rsidR="00000000" w:rsidDel="00000000" w:rsidP="00000000" w:rsidRDefault="00000000" w:rsidRPr="00000000" w14:paraId="000000B5">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105047103"/>
              <w:tag w:val="goog_rdk_1053"/>
            </w:sdtPr>
            <w:sdtContent>
              <w:ins w:author="Abinaya Saravanan" w:id="100" w:date="2026-09-23T05:08:12Z">
                <w:sdt>
                  <w:sdtPr>
                    <w:id w:val="-466259143"/>
                    <w:tag w:val="goog_rdk_1054"/>
                  </w:sdtPr>
                  <w:sdtContent>
                    <w:del w:author="Nivesh" w:id="19" w:date="2026-09-25T10:03:37Z"/>
                  </w:sdtContent>
                </w:sdt>
              </w:ins>
              <w:sdt>
                <w:sdtPr>
                  <w:id w:val="-976351811"/>
                  <w:tag w:val="goog_rdk_1055"/>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response = model.generate_content(prompt)</w:delText>
                      </w:r>
                    </w:del>
                  </w:ins>
                </w:sdtContent>
              </w:sdt>
              <w:ins w:author="Abinaya Saravanan" w:id="100" w:date="2026-09-23T05:08:12Z">
                <w:del w:author="Nivesh" w:id="19" w:date="2026-09-25T10:03:37Z"/>
              </w:ins>
            </w:sdtContent>
          </w:sdt>
        </w:p>
      </w:sdtContent>
    </w:sdt>
    <w:sdt>
      <w:sdtPr>
        <w:id w:val="1343651035"/>
        <w:tag w:val="goog_rdk_1060"/>
      </w:sdtPr>
      <w:sdtContent>
        <w:p w:rsidR="00000000" w:rsidDel="00000000" w:rsidP="00000000" w:rsidRDefault="00000000" w:rsidRPr="00000000" w14:paraId="000000B6">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26915477"/>
              <w:tag w:val="goog_rdk_1057"/>
            </w:sdtPr>
            <w:sdtContent>
              <w:ins w:author="Abinaya Saravanan" w:id="100" w:date="2026-09-23T05:08:12Z">
                <w:sdt>
                  <w:sdtPr>
                    <w:id w:val="-658849939"/>
                    <w:tag w:val="goog_rdk_1058"/>
                  </w:sdtPr>
                  <w:sdtContent>
                    <w:del w:author="Nivesh" w:id="19" w:date="2026-09-25T10:03:37Z"/>
                  </w:sdtContent>
                </w:sdt>
              </w:ins>
              <w:sdt>
                <w:sdtPr>
                  <w:id w:val="-1128065055"/>
                  <w:tag w:val="goog_rdk_1059"/>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w:delText>
                      </w:r>
                    </w:del>
                  </w:ins>
                </w:sdtContent>
              </w:sdt>
              <w:ins w:author="Abinaya Saravanan" w:id="100" w:date="2026-09-23T05:08:12Z">
                <w:del w:author="Nivesh" w:id="19" w:date="2026-09-25T10:03:37Z"/>
              </w:ins>
            </w:sdtContent>
          </w:sdt>
        </w:p>
      </w:sdtContent>
    </w:sdt>
    <w:sdt>
      <w:sdtPr>
        <w:id w:val="1330215101"/>
        <w:tag w:val="goog_rdk_1064"/>
      </w:sdtPr>
      <w:sdtContent>
        <w:p w:rsidR="00000000" w:rsidDel="00000000" w:rsidP="00000000" w:rsidRDefault="00000000" w:rsidRPr="00000000" w14:paraId="000000B7">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044387086"/>
              <w:tag w:val="goog_rdk_1061"/>
            </w:sdtPr>
            <w:sdtContent>
              <w:ins w:author="Abinaya Saravanan" w:id="100" w:date="2026-09-23T05:08:12Z">
                <w:sdt>
                  <w:sdtPr>
                    <w:id w:val="912399836"/>
                    <w:tag w:val="goog_rdk_1062"/>
                  </w:sdtPr>
                  <w:sdtContent>
                    <w:del w:author="Nivesh" w:id="19" w:date="2026-09-25T10:03:37Z"/>
                  </w:sdtContent>
                </w:sdt>
              </w:ins>
              <w:sdt>
                <w:sdtPr>
                  <w:id w:val="1256755693"/>
                  <w:tag w:val="goog_rdk_1063"/>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return response.text.strip()</w:delText>
                      </w:r>
                    </w:del>
                  </w:ins>
                </w:sdtContent>
              </w:sdt>
              <w:ins w:author="Abinaya Saravanan" w:id="100" w:date="2026-09-23T05:08:12Z">
                <w:del w:author="Nivesh" w:id="19" w:date="2026-09-25T10:03:37Z"/>
              </w:ins>
            </w:sdtContent>
          </w:sdt>
        </w:p>
      </w:sdtContent>
    </w:sdt>
    <w:sdt>
      <w:sdtPr>
        <w:id w:val="1018501497"/>
        <w:tag w:val="goog_rdk_1068"/>
      </w:sdtPr>
      <w:sdtContent>
        <w:p w:rsidR="00000000" w:rsidDel="00000000" w:rsidP="00000000" w:rsidRDefault="00000000" w:rsidRPr="00000000" w14:paraId="000000B8">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528063976"/>
              <w:tag w:val="goog_rdk_1065"/>
            </w:sdtPr>
            <w:sdtContent>
              <w:ins w:author="Abinaya Saravanan" w:id="100" w:date="2026-09-23T05:08:12Z">
                <w:sdt>
                  <w:sdtPr>
                    <w:id w:val="-434311974"/>
                    <w:tag w:val="goog_rdk_1066"/>
                  </w:sdtPr>
                  <w:sdtContent>
                    <w:del w:author="Nivesh" w:id="19" w:date="2026-09-25T10:03:37Z"/>
                  </w:sdtContent>
                </w:sdt>
              </w:ins>
              <w:sdt>
                <w:sdtPr>
                  <w:id w:val="-2102135065"/>
                  <w:tag w:val="goog_rdk_1067"/>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w:delText>
                      </w:r>
                    </w:del>
                  </w:ins>
                </w:sdtContent>
              </w:sdt>
              <w:ins w:author="Abinaya Saravanan" w:id="100" w:date="2026-09-23T05:08:12Z">
                <w:del w:author="Nivesh" w:id="19" w:date="2026-09-25T10:03:37Z"/>
              </w:ins>
            </w:sdtContent>
          </w:sdt>
        </w:p>
      </w:sdtContent>
    </w:sdt>
    <w:sdt>
      <w:sdtPr>
        <w:id w:val="-632318936"/>
        <w:tag w:val="goog_rdk_1072"/>
      </w:sdtPr>
      <w:sdtContent>
        <w:p w:rsidR="00000000" w:rsidDel="00000000" w:rsidP="00000000" w:rsidRDefault="00000000" w:rsidRPr="00000000" w14:paraId="000000B9">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548441921"/>
              <w:tag w:val="goog_rdk_1069"/>
            </w:sdtPr>
            <w:sdtContent>
              <w:ins w:author="Abinaya Saravanan" w:id="100" w:date="2026-09-23T05:08:12Z">
                <w:sdt>
                  <w:sdtPr>
                    <w:id w:val="978307946"/>
                    <w:tag w:val="goog_rdk_1070"/>
                  </w:sdtPr>
                  <w:sdtContent>
                    <w:del w:author="Nivesh" w:id="19" w:date="2026-09-25T10:03:37Z"/>
                  </w:sdtContent>
                </w:sdt>
              </w:ins>
              <w:sdt>
                <w:sdtPr>
                  <w:id w:val="1419619151"/>
                  <w:tag w:val="goog_rdk_1071"/>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except Exception as e:</w:delText>
                      </w:r>
                    </w:del>
                  </w:ins>
                </w:sdtContent>
              </w:sdt>
              <w:ins w:author="Abinaya Saravanan" w:id="100" w:date="2026-09-23T05:08:12Z">
                <w:del w:author="Nivesh" w:id="19" w:date="2026-09-25T10:03:37Z"/>
              </w:ins>
            </w:sdtContent>
          </w:sdt>
        </w:p>
      </w:sdtContent>
    </w:sdt>
    <w:sdt>
      <w:sdtPr>
        <w:id w:val="-1737780737"/>
        <w:tag w:val="goog_rdk_1076"/>
      </w:sdtPr>
      <w:sdtContent>
        <w:p w:rsidR="00000000" w:rsidDel="00000000" w:rsidP="00000000" w:rsidRDefault="00000000" w:rsidRPr="00000000" w14:paraId="000000BA">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57890935"/>
              <w:tag w:val="goog_rdk_1073"/>
            </w:sdtPr>
            <w:sdtContent>
              <w:ins w:author="Abinaya Saravanan" w:id="100" w:date="2026-09-23T05:08:12Z">
                <w:sdt>
                  <w:sdtPr>
                    <w:id w:val="-313141617"/>
                    <w:tag w:val="goog_rdk_1074"/>
                  </w:sdtPr>
                  <w:sdtContent>
                    <w:del w:author="Nivesh" w:id="19" w:date="2026-09-25T10:03:37Z"/>
                  </w:sdtContent>
                </w:sdt>
              </w:ins>
              <w:sdt>
                <w:sdtPr>
                  <w:id w:val="232951580"/>
                  <w:tag w:val="goog_rdk_1075"/>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return f"Error in Summary: {e}"</w:delText>
                      </w:r>
                    </w:del>
                  </w:ins>
                </w:sdtContent>
              </w:sdt>
              <w:ins w:author="Abinaya Saravanan" w:id="100" w:date="2026-09-23T05:08:12Z">
                <w:del w:author="Nivesh" w:id="19" w:date="2026-09-25T10:03:37Z"/>
              </w:ins>
            </w:sdtContent>
          </w:sdt>
        </w:p>
      </w:sdtContent>
    </w:sdt>
    <w:sdt>
      <w:sdtPr>
        <w:id w:val="753165125"/>
        <w:tag w:val="goog_rdk_1080"/>
      </w:sdtPr>
      <w:sdtContent>
        <w:p w:rsidR="00000000" w:rsidDel="00000000" w:rsidP="00000000" w:rsidRDefault="00000000" w:rsidRPr="00000000" w14:paraId="000000BB">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862533380"/>
              <w:tag w:val="goog_rdk_1077"/>
            </w:sdtPr>
            <w:sdtContent>
              <w:ins w:author="Abinaya Saravanan" w:id="100" w:date="2026-09-23T05:08:12Z">
                <w:sdt>
                  <w:sdtPr>
                    <w:id w:val="825642497"/>
                    <w:tag w:val="goog_rdk_1078"/>
                  </w:sdtPr>
                  <w:sdtContent>
                    <w:del w:author="Nivesh" w:id="19" w:date="2026-09-25T10:03:37Z"/>
                  </w:sdtContent>
                </w:sdt>
              </w:ins>
              <w:sdt>
                <w:sdtPr>
                  <w:id w:val="-723151609"/>
                  <w:tag w:val="goog_rdk_1079"/>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import google.generativeai as genai</w:delText>
                      </w:r>
                    </w:del>
                  </w:ins>
                </w:sdtContent>
              </w:sdt>
              <w:ins w:author="Abinaya Saravanan" w:id="100" w:date="2026-09-23T05:08:12Z">
                <w:del w:author="Nivesh" w:id="19" w:date="2026-09-25T10:03:37Z"/>
              </w:ins>
            </w:sdtContent>
          </w:sdt>
        </w:p>
      </w:sdtContent>
    </w:sdt>
    <w:sdt>
      <w:sdtPr>
        <w:id w:val="-1408861279"/>
        <w:tag w:val="goog_rdk_1084"/>
      </w:sdtPr>
      <w:sdtContent>
        <w:p w:rsidR="00000000" w:rsidDel="00000000" w:rsidP="00000000" w:rsidRDefault="00000000" w:rsidRPr="00000000" w14:paraId="000000BC">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446744965"/>
              <w:tag w:val="goog_rdk_1081"/>
            </w:sdtPr>
            <w:sdtContent>
              <w:ins w:author="Abinaya Saravanan" w:id="100" w:date="2026-09-23T05:08:12Z">
                <w:sdt>
                  <w:sdtPr>
                    <w:id w:val="574855250"/>
                    <w:tag w:val="goog_rdk_1082"/>
                  </w:sdtPr>
                  <w:sdtContent>
                    <w:del w:author="Nivesh" w:id="19" w:date="2026-09-25T10:03:37Z"/>
                  </w:sdtContent>
                </w:sdt>
              </w:ins>
              <w:sdt>
                <w:sdtPr>
                  <w:id w:val="1293336790"/>
                  <w:tag w:val="goog_rdk_1083"/>
                </w:sdtPr>
                <w:sdtContent>
                  <w:ins w:author="Abinaya Saravanan" w:id="100" w:date="2026-09-23T05:08:12Z">
                    <w:del w:author="Nivesh" w:id="19" w:date="2026-09-25T10:03:37Z">
                      <w:r w:rsidDel="00000000" w:rsidR="00000000" w:rsidRPr="00000000">
                        <w:rPr>
                          <w:rtl w:val="0"/>
                        </w:rPr>
                      </w:r>
                    </w:del>
                  </w:ins>
                </w:sdtContent>
              </w:sdt>
              <w:ins w:author="Abinaya Saravanan" w:id="100" w:date="2026-09-23T05:08:12Z">
                <w:del w:author="Nivesh" w:id="19" w:date="2026-09-25T10:03:37Z"/>
              </w:ins>
            </w:sdtContent>
          </w:sdt>
        </w:p>
      </w:sdtContent>
    </w:sdt>
    <w:sdt>
      <w:sdtPr>
        <w:id w:val="2013655847"/>
        <w:tag w:val="goog_rdk_1088"/>
      </w:sdtPr>
      <w:sdtContent>
        <w:p w:rsidR="00000000" w:rsidDel="00000000" w:rsidP="00000000" w:rsidRDefault="00000000" w:rsidRPr="00000000" w14:paraId="000000BD">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2061871089"/>
              <w:tag w:val="goog_rdk_1085"/>
            </w:sdtPr>
            <w:sdtContent>
              <w:ins w:author="Abinaya Saravanan" w:id="100" w:date="2026-09-23T05:08:12Z">
                <w:sdt>
                  <w:sdtPr>
                    <w:id w:val="225043391"/>
                    <w:tag w:val="goog_rdk_1086"/>
                  </w:sdtPr>
                  <w:sdtContent>
                    <w:del w:author="Nivesh" w:id="19" w:date="2026-09-25T10:03:37Z"/>
                  </w:sdtContent>
                </w:sdt>
              </w:ins>
              <w:sdt>
                <w:sdtPr>
                  <w:id w:val="-502914922"/>
                  <w:tag w:val="goog_rdk_1087"/>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def summarize_text(text: str) -&gt; str:</w:delText>
                      </w:r>
                    </w:del>
                  </w:ins>
                </w:sdtContent>
              </w:sdt>
              <w:ins w:author="Abinaya Saravanan" w:id="100" w:date="2026-09-23T05:08:12Z">
                <w:del w:author="Nivesh" w:id="19" w:date="2026-09-25T10:03:37Z"/>
              </w:ins>
            </w:sdtContent>
          </w:sdt>
        </w:p>
      </w:sdtContent>
    </w:sdt>
    <w:sdt>
      <w:sdtPr>
        <w:id w:val="1060332648"/>
        <w:tag w:val="goog_rdk_1101"/>
      </w:sdtPr>
      <w:sdtContent>
        <w:p w:rsidR="00000000" w:rsidDel="00000000" w:rsidP="00000000" w:rsidRDefault="00000000" w:rsidRPr="00000000" w14:paraId="000000BE">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766428457"/>
              <w:tag w:val="goog_rdk_1089"/>
            </w:sdtPr>
            <w:sdtContent>
              <w:ins w:author="Abinaya Saravanan" w:id="100" w:date="2026-09-23T05:08:12Z">
                <w:sdt>
                  <w:sdtPr>
                    <w:id w:val="1356784339"/>
                    <w:tag w:val="goog_rdk_1090"/>
                  </w:sdtPr>
                  <w:sdtContent>
                    <w:del w:author="Nivesh" w:id="19" w:date="2026-09-25T10:03:37Z"/>
                  </w:sdtContent>
                </w:sdt>
              </w:ins>
              <w:sdt>
                <w:sdtPr>
                  <w:id w:val="-1488542628"/>
                  <w:tag w:val="goog_rdk_1091"/>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tr</w:delText>
                      </w:r>
                    </w:del>
                  </w:ins>
                </w:sdtContent>
              </w:sdt>
              <w:ins w:author="Abinaya Saravanan" w:id="100" w:date="2026-09-23T05:08:12Z">
                <w:del w:author="Nivesh" w:id="19" w:date="2026-09-25T10:03:37Z">
                  <w:sdt>
                    <w:sdtPr>
                      <w:id w:val="-2028068064"/>
                      <w:tag w:val="goog_rdk_1092"/>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y</w:delText>
                      </w:r>
                    </w:sdtContent>
                  </w:sdt>
                </w:del>
              </w:ins>
            </w:sdtContent>
          </w:sdt>
          <w:sdt>
            <w:sdtPr>
              <w:id w:val="-1942043071"/>
              <w:tag w:val="goog_rdk_1093"/>
            </w:sdtPr>
            <w:sdtContent>
              <w:ins w:author="Suruthika Suruthika" w:id="101" w:date="2026-09-23T09:37:09Z">
                <w:sdt>
                  <w:sdtPr>
                    <w:id w:val="-873985639"/>
                    <w:tag w:val="goog_rdk_1094"/>
                  </w:sdtPr>
                  <w:sdtContent>
                    <w:del w:author="Nivesh" w:id="19" w:date="2026-09-25T10:03:37Z"/>
                  </w:sdtContent>
                </w:sdt>
              </w:ins>
              <w:sdt>
                <w:sdtPr>
                  <w:id w:val="-90483476"/>
                  <w:tag w:val="goog_rdk_1095"/>
                </w:sdtPr>
                <w:sdtContent>
                  <w:ins w:author="Suruthika Suruthika" w:id="101" w:date="2026-09-23T09:37:09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_</w:delText>
                      </w:r>
                    </w:del>
                  </w:ins>
                </w:sdtContent>
              </w:sdt>
              <w:ins w:author="Suruthika Suruthika" w:id="101" w:date="2026-09-23T09:37:09Z">
                <w:del w:author="Nivesh" w:id="19" w:date="2026-09-25T10:03:37Z">
                  <w:sdt>
                    <w:sdtPr>
                      <w:id w:val="871062355"/>
                      <w:tag w:val="goog_rdk_1096"/>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 </w:delText>
                      </w:r>
                    </w:sdtContent>
                  </w:sdt>
                </w:del>
              </w:ins>
            </w:sdtContent>
          </w:sdt>
          <w:sdt>
            <w:sdtPr>
              <w:id w:val="-1942099147"/>
              <w:tag w:val="goog_rdk_1097"/>
            </w:sdtPr>
            <w:sdtContent>
              <w:ins w:author="Abinaya Saravanan" w:id="100" w:date="2026-09-23T05:08:12Z">
                <w:sdt>
                  <w:sdtPr>
                    <w:id w:val="208047921"/>
                    <w:tag w:val="goog_rdk_1098"/>
                  </w:sdtPr>
                  <w:sdtContent>
                    <w:del w:author="Nivesh" w:id="19" w:date="2026-09-25T10:03:37Z"/>
                  </w:sdtContent>
                </w:sdt>
              </w:ins>
              <w:sdt>
                <w:sdtPr>
                  <w:id w:val="656134879"/>
                  <w:tag w:val="goog_rdk_1099"/>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w:delText>
                      </w:r>
                    </w:del>
                  </w:ins>
                </w:sdtContent>
              </w:sdt>
              <w:ins w:author="Abinaya Saravanan" w:id="100" w:date="2026-09-23T05:08:12Z">
                <w:del w:author="Nivesh" w:id="19" w:date="2026-09-25T10:03:37Z">
                  <w:sdt>
                    <w:sdtPr>
                      <w:id w:val="-1099700966"/>
                      <w:tag w:val="goog_rdk_1100"/>
                    </w:sdtPr>
                    <w:sdtContent>
                      <w:r w:rsidDel="00000000" w:rsidR="00000000" w:rsidRPr="00000000">
                        <w:rPr>
                          <w:rtl w:val="0"/>
                        </w:rPr>
                      </w:r>
                    </w:sdtContent>
                  </w:sdt>
                </w:del>
              </w:ins>
            </w:sdtContent>
          </w:sdt>
        </w:p>
      </w:sdtContent>
    </w:sdt>
    <w:sdt>
      <w:sdtPr>
        <w:id w:val="1159880696"/>
        <w:tag w:val="goog_rdk_1105"/>
      </w:sdtPr>
      <w:sdtContent>
        <w:p w:rsidR="00000000" w:rsidDel="00000000" w:rsidP="00000000" w:rsidRDefault="00000000" w:rsidRPr="00000000" w14:paraId="000000BF">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883804506"/>
              <w:tag w:val="goog_rdk_1102"/>
            </w:sdtPr>
            <w:sdtContent>
              <w:ins w:author="Abinaya Saravanan" w:id="100" w:date="2026-09-23T05:08:12Z">
                <w:sdt>
                  <w:sdtPr>
                    <w:id w:val="-2040437747"/>
                    <w:tag w:val="goog_rdk_1103"/>
                  </w:sdtPr>
                  <w:sdtContent>
                    <w:del w:author="Nivesh" w:id="19" w:date="2026-09-25T10:03:37Z"/>
                  </w:sdtContent>
                </w:sdt>
              </w:ins>
              <w:sdt>
                <w:sdtPr>
                  <w:id w:val="-2041967485"/>
                  <w:tag w:val="goog_rdk_1104"/>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100" w:date="2026-09-23T05:08:12Z">
                <w:del w:author="Nivesh" w:id="19" w:date="2026-09-25T10:03:37Z"/>
              </w:ins>
            </w:sdtContent>
          </w:sdt>
        </w:p>
      </w:sdtContent>
    </w:sdt>
    <w:sdt>
      <w:sdtPr>
        <w:id w:val="-482350723"/>
        <w:tag w:val="goog_rdk_1109"/>
      </w:sdtPr>
      <w:sdtContent>
        <w:p w:rsidR="00000000" w:rsidDel="00000000" w:rsidP="00000000" w:rsidRDefault="00000000" w:rsidRPr="00000000" w14:paraId="000000C0">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691400984"/>
              <w:tag w:val="goog_rdk_1106"/>
            </w:sdtPr>
            <w:sdtContent>
              <w:ins w:author="Abinaya Saravanan" w:id="100" w:date="2026-09-23T05:08:12Z">
                <w:sdt>
                  <w:sdtPr>
                    <w:id w:val="-1569706408"/>
                    <w:tag w:val="goog_rdk_1107"/>
                  </w:sdtPr>
                  <w:sdtContent>
                    <w:del w:author="Nivesh" w:id="19" w:date="2026-09-25T10:03:37Z"/>
                  </w:sdtContent>
                </w:sdt>
              </w:ins>
              <w:sdt>
                <w:sdtPr>
                  <w:id w:val="854152644"/>
                  <w:tag w:val="goog_rdk_1108"/>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100" w:date="2026-09-23T05:08:12Z">
                <w:del w:author="Nivesh" w:id="19" w:date="2026-09-25T10:03:37Z"/>
              </w:ins>
            </w:sdtContent>
          </w:sdt>
        </w:p>
      </w:sdtContent>
    </w:sdt>
    <w:sdt>
      <w:sdtPr>
        <w:id w:val="-1223783573"/>
        <w:tag w:val="goog_rdk_1113"/>
      </w:sdtPr>
      <w:sdtContent>
        <w:p w:rsidR="00000000" w:rsidDel="00000000" w:rsidP="00000000" w:rsidRDefault="00000000" w:rsidRPr="00000000" w14:paraId="000000C1">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659137097"/>
              <w:tag w:val="goog_rdk_1110"/>
            </w:sdtPr>
            <w:sdtContent>
              <w:ins w:author="Abinaya Saravanan" w:id="100" w:date="2026-09-23T05:08:12Z">
                <w:sdt>
                  <w:sdtPr>
                    <w:id w:val="-1881743323"/>
                    <w:tag w:val="goog_rdk_1111"/>
                  </w:sdtPr>
                  <w:sdtContent>
                    <w:del w:author="Nivesh" w:id="19" w:date="2026-09-25T10:03:37Z"/>
                  </w:sdtContent>
                </w:sdt>
              </w:ins>
              <w:sdt>
                <w:sdtPr>
                  <w:id w:val="1550533585"/>
                  <w:tag w:val="goog_rdk_1112"/>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response = model.generate_content(prompt)</w:delText>
                      </w:r>
                    </w:del>
                  </w:ins>
                </w:sdtContent>
              </w:sdt>
              <w:ins w:author="Abinaya Saravanan" w:id="100" w:date="2026-09-23T05:08:12Z">
                <w:del w:author="Nivesh" w:id="19" w:date="2026-09-25T10:03:37Z"/>
              </w:ins>
            </w:sdtContent>
          </w:sdt>
        </w:p>
      </w:sdtContent>
    </w:sdt>
    <w:sdt>
      <w:sdtPr>
        <w:id w:val="-1719708303"/>
        <w:tag w:val="goog_rdk_1117"/>
      </w:sdtPr>
      <w:sdtContent>
        <w:p w:rsidR="00000000" w:rsidDel="00000000" w:rsidP="00000000" w:rsidRDefault="00000000" w:rsidRPr="00000000" w14:paraId="000000C2">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387685798"/>
              <w:tag w:val="goog_rdk_1114"/>
            </w:sdtPr>
            <w:sdtContent>
              <w:ins w:author="Abinaya Saravanan" w:id="100" w:date="2026-09-23T05:08:12Z">
                <w:sdt>
                  <w:sdtPr>
                    <w:id w:val="-902441844"/>
                    <w:tag w:val="goog_rdk_1115"/>
                  </w:sdtPr>
                  <w:sdtContent>
                    <w:del w:author="Nivesh" w:id="19" w:date="2026-09-25T10:03:37Z"/>
                  </w:sdtContent>
                </w:sdt>
              </w:ins>
              <w:sdt>
                <w:sdtPr>
                  <w:id w:val="-564062904"/>
                  <w:tag w:val="goog_rdk_1116"/>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return response.text.strip()</w:delText>
                      </w:r>
                    </w:del>
                  </w:ins>
                </w:sdtContent>
              </w:sdt>
              <w:ins w:author="Abinaya Saravanan" w:id="100" w:date="2026-09-23T05:08:12Z">
                <w:del w:author="Nivesh" w:id="19" w:date="2026-09-25T10:03:37Z"/>
              </w:ins>
            </w:sdtContent>
          </w:sdt>
        </w:p>
      </w:sdtContent>
    </w:sdt>
    <w:sdt>
      <w:sdtPr>
        <w:id w:val="1547747435"/>
        <w:tag w:val="goog_rdk_1121"/>
      </w:sdtPr>
      <w:sdtContent>
        <w:p w:rsidR="00000000" w:rsidDel="00000000" w:rsidP="00000000" w:rsidRDefault="00000000" w:rsidRPr="00000000" w14:paraId="000000C3">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1085794064"/>
              <w:tag w:val="goog_rdk_1118"/>
            </w:sdtPr>
            <w:sdtContent>
              <w:ins w:author="Abinaya Saravanan" w:id="100" w:date="2026-09-23T05:08:12Z">
                <w:sdt>
                  <w:sdtPr>
                    <w:id w:val="-1241973235"/>
                    <w:tag w:val="goog_rdk_1119"/>
                  </w:sdtPr>
                  <w:sdtContent>
                    <w:del w:author="Nivesh" w:id="19" w:date="2026-09-25T10:03:37Z"/>
                  </w:sdtContent>
                </w:sdt>
              </w:ins>
              <w:sdt>
                <w:sdtPr>
                  <w:id w:val="649460336"/>
                  <w:tag w:val="goog_rdk_1120"/>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except Exception as e:</w:delText>
                      </w:r>
                    </w:del>
                  </w:ins>
                </w:sdtContent>
              </w:sdt>
              <w:ins w:author="Abinaya Saravanan" w:id="100" w:date="2026-09-23T05:08:12Z">
                <w:del w:author="Nivesh" w:id="19" w:date="2026-09-25T10:03:37Z"/>
              </w:ins>
            </w:sdtContent>
          </w:sdt>
        </w:p>
      </w:sdtContent>
    </w:sdt>
    <w:sdt>
      <w:sdtPr>
        <w:id w:val="1698254814"/>
        <w:tag w:val="goog_rdk_1125"/>
      </w:sdtPr>
      <w:sdtContent>
        <w:p w:rsidR="00000000" w:rsidDel="00000000" w:rsidP="00000000" w:rsidRDefault="00000000" w:rsidRPr="00000000" w14:paraId="000000C4">
          <w:pPr>
            <w:spacing w:after="280" w:before="280" w:line="240" w:lineRule="auto"/>
            <w:rPr>
              <w:ins w:author="Abinaya Saravanan" w:id="100" w:date="2026-09-23T05:08:12Z"/>
              <w:del w:author="Nivesh" w:id="19" w:date="2026-09-25T10:03:37Z"/>
              <w:rPrChange w:author="Nivesh" w:id="42" w:date="2026-09-25T10:03:37Z">
                <w:rPr>
                  <w:rFonts w:ascii="Cambria" w:cs="Cambria" w:eastAsia="Cambria" w:hAnsi="Cambria"/>
                  <w:b w:val="1"/>
                  <w:bCs w:val="1"/>
                  <w:color w:val="000000"/>
                </w:rPr>
              </w:rPrChange>
            </w:rPr>
          </w:pPr>
          <w:sdt>
            <w:sdtPr>
              <w:id w:val="-441662328"/>
              <w:tag w:val="goog_rdk_1122"/>
            </w:sdtPr>
            <w:sdtContent>
              <w:ins w:author="Abinaya Saravanan" w:id="100" w:date="2026-09-23T05:08:12Z">
                <w:sdt>
                  <w:sdtPr>
                    <w:id w:val="-1007263328"/>
                    <w:tag w:val="goog_rdk_1123"/>
                  </w:sdtPr>
                  <w:sdtContent>
                    <w:del w:author="Nivesh" w:id="19" w:date="2026-09-25T10:03:37Z"/>
                  </w:sdtContent>
                </w:sdt>
              </w:ins>
              <w:sdt>
                <w:sdtPr>
                  <w:id w:val="286404325"/>
                  <w:tag w:val="goog_rdk_1124"/>
                </w:sdtPr>
                <w:sdtContent>
                  <w:ins w:author="Abinaya Saravanan" w:id="100" w:date="2026-09-23T05:08:12Z">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        return f"Error in Summary: {e}"</w:delText>
                      </w:r>
                    </w:del>
                  </w:ins>
                </w:sdtContent>
              </w:sdt>
              <w:ins w:author="Abinaya Saravanan" w:id="100" w:date="2026-09-23T05:08:12Z">
                <w:del w:author="Nivesh" w:id="19" w:date="2026-09-25T10:03:37Z"/>
              </w:ins>
            </w:sdtContent>
          </w:sdt>
        </w:p>
      </w:sdtContent>
    </w:sdt>
    <w:sdt>
      <w:sdtPr>
        <w:id w:val="690423266"/>
        <w:tag w:val="goog_rdk_1129"/>
      </w:sdtPr>
      <w:sdtContent>
        <w:p w:rsidR="00000000" w:rsidDel="00000000" w:rsidP="00000000" w:rsidRDefault="00000000" w:rsidRPr="00000000" w14:paraId="000000C5">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2138096642"/>
              <w:tag w:val="goog_rdk_1127"/>
            </w:sdtPr>
            <w:sdtContent>
              <w:del w:author="Nivesh" w:id="19" w:date="2026-09-25T10:03:37Z"/>
              <w:sdt>
                <w:sdtPr>
                  <w:id w:val="-2027030456"/>
                  <w:tag w:val="goog_rdk_1128"/>
                </w:sdtPr>
                <w:sdtContent>
                  <w:del w:author="Nivesh" w:id="19" w:date="2026-09-25T10:03:37Z">
                    <w:r w:rsidDel="00000000" w:rsidR="00000000" w:rsidRPr="00000000">
                      <w:rPr>
                        <w:rtl w:val="0"/>
                      </w:rPr>
                    </w:r>
                  </w:del>
                </w:sdtContent>
              </w:sdt>
              <w:del w:author="Nivesh" w:id="19" w:date="2026-09-25T10:03:37Z"/>
            </w:sdtContent>
          </w:sdt>
        </w:p>
      </w:sdtContent>
    </w:sdt>
    <w:sdt>
      <w:sdtPr>
        <w:id w:val="1228563"/>
        <w:tag w:val="goog_rdk_1132"/>
      </w:sdtPr>
      <w:sdtContent>
        <w:p w:rsidR="00000000" w:rsidDel="00000000" w:rsidP="00000000" w:rsidRDefault="00000000" w:rsidRPr="00000000" w14:paraId="000000C6">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317341569"/>
              <w:tag w:val="goog_rdk_1130"/>
            </w:sdtPr>
            <w:sdtContent>
              <w:del w:author="Nivesh" w:id="19" w:date="2026-09-25T10:03:37Z"/>
              <w:sdt>
                <w:sdtPr>
                  <w:id w:val="329453693"/>
                  <w:tag w:val="goog_rdk_1131"/>
                </w:sdtPr>
                <w:sdtContent>
                  <w:del w:author="Nivesh" w:id="19" w:date="2026-09-25T10:03:37Z">
                    <w:r w:rsidDel="00000000" w:rsidR="00000000" w:rsidRPr="00000000">
                      <w:rPr>
                        <w:rtl w:val="0"/>
                      </w:rPr>
                    </w:r>
                  </w:del>
                </w:sdtContent>
              </w:sdt>
              <w:del w:author="Nivesh" w:id="19" w:date="2026-09-25T10:03:37Z"/>
            </w:sdtContent>
          </w:sdt>
        </w:p>
      </w:sdtContent>
    </w:sdt>
    <w:sdt>
      <w:sdtPr>
        <w:id w:val="305680660"/>
        <w:tag w:val="goog_rdk_1135"/>
      </w:sdtPr>
      <w:sdtContent>
        <w:p w:rsidR="00000000" w:rsidDel="00000000" w:rsidP="00000000" w:rsidRDefault="00000000" w:rsidRPr="00000000" w14:paraId="000000C7">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216008357"/>
              <w:tag w:val="goog_rdk_1133"/>
            </w:sdtPr>
            <w:sdtContent>
              <w:del w:author="Nivesh" w:id="19" w:date="2026-09-25T10:03:37Z"/>
              <w:sdt>
                <w:sdtPr>
                  <w:id w:val="-106577459"/>
                  <w:tag w:val="goog_rdk_1134"/>
                </w:sdtPr>
                <w:sdtContent>
                  <w:del w:author="Nivesh" w:id="19" w:date="2026-09-25T10:03:37Z">
                    <w:r w:rsidDel="00000000" w:rsidR="00000000" w:rsidRPr="00000000">
                      <w:rPr>
                        <w:rtl w:val="0"/>
                      </w:rPr>
                    </w:r>
                  </w:del>
                </w:sdtContent>
              </w:sdt>
              <w:del w:author="Nivesh" w:id="19" w:date="2026-09-25T10:03:37Z"/>
            </w:sdtContent>
          </w:sdt>
        </w:p>
      </w:sdtContent>
    </w:sdt>
    <w:sdt>
      <w:sdtPr>
        <w:id w:val="993533807"/>
        <w:tag w:val="goog_rdk_1138"/>
      </w:sdtPr>
      <w:sdtContent>
        <w:p w:rsidR="00000000" w:rsidDel="00000000" w:rsidP="00000000" w:rsidRDefault="00000000" w:rsidRPr="00000000" w14:paraId="000000C8">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365560870"/>
              <w:tag w:val="goog_rdk_1136"/>
            </w:sdtPr>
            <w:sdtContent>
              <w:del w:author="Nivesh" w:id="19" w:date="2026-09-25T10:03:37Z"/>
              <w:sdt>
                <w:sdtPr>
                  <w:id w:val="-2001485385"/>
                  <w:tag w:val="goog_rdk_1137"/>
                </w:sdtPr>
                <w:sdtContent>
                  <w:del w:author="Nivesh" w:id="19" w:date="2026-09-25T10:03:37Z">
                    <w:r w:rsidDel="00000000" w:rsidR="00000000" w:rsidRPr="00000000">
                      <w:rPr>
                        <w:rtl w:val="0"/>
                      </w:rPr>
                    </w:r>
                  </w:del>
                </w:sdtContent>
              </w:sdt>
              <w:del w:author="Nivesh" w:id="19" w:date="2026-09-25T10:03:37Z"/>
            </w:sdtContent>
          </w:sdt>
        </w:p>
      </w:sdtContent>
    </w:sdt>
    <w:sdt>
      <w:sdtPr>
        <w:id w:val="-925950732"/>
        <w:tag w:val="goog_rdk_1141"/>
      </w:sdtPr>
      <w:sdtContent>
        <w:p w:rsidR="00000000" w:rsidDel="00000000" w:rsidP="00000000" w:rsidRDefault="00000000" w:rsidRPr="00000000" w14:paraId="000000C9">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450545411"/>
              <w:tag w:val="goog_rdk_1139"/>
            </w:sdtPr>
            <w:sdtContent>
              <w:del w:author="Nivesh" w:id="19" w:date="2026-09-25T10:03:37Z"/>
              <w:sdt>
                <w:sdtPr>
                  <w:id w:val="-1169161198"/>
                  <w:tag w:val="goog_rdk_1140"/>
                </w:sdtPr>
                <w:sdtContent>
                  <w:del w:author="Nivesh" w:id="19" w:date="2026-09-25T10:03:37Z">
                    <w:r w:rsidDel="00000000" w:rsidR="00000000" w:rsidRPr="00000000">
                      <w:rPr>
                        <w:rtl w:val="0"/>
                      </w:rPr>
                    </w:r>
                  </w:del>
                </w:sdtContent>
              </w:sdt>
              <w:del w:author="Nivesh" w:id="19" w:date="2026-09-25T10:03:37Z"/>
            </w:sdtContent>
          </w:sdt>
        </w:p>
      </w:sdtContent>
    </w:sdt>
    <w:sdt>
      <w:sdtPr>
        <w:id w:val="1128646129"/>
        <w:tag w:val="goog_rdk_1144"/>
      </w:sdtPr>
      <w:sdtContent>
        <w:p w:rsidR="00000000" w:rsidDel="00000000" w:rsidP="00000000" w:rsidRDefault="00000000" w:rsidRPr="00000000" w14:paraId="000000CA">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808926432"/>
              <w:tag w:val="goog_rdk_1142"/>
            </w:sdtPr>
            <w:sdtContent>
              <w:del w:author="Nivesh" w:id="19" w:date="2026-09-25T10:03:37Z"/>
              <w:sdt>
                <w:sdtPr>
                  <w:id w:val="1225724239"/>
                  <w:tag w:val="goog_rdk_1143"/>
                </w:sdtPr>
                <w:sdtContent>
                  <w:del w:author="Nivesh" w:id="19" w:date="2026-09-25T10:03:37Z">
                    <w:r w:rsidDel="00000000" w:rsidR="00000000" w:rsidRPr="00000000">
                      <w:rPr>
                        <w:rtl w:val="0"/>
                      </w:rPr>
                    </w:r>
                  </w:del>
                </w:sdtContent>
              </w:sdt>
              <w:del w:author="Nivesh" w:id="19" w:date="2026-09-25T10:03:37Z"/>
            </w:sdtContent>
          </w:sdt>
        </w:p>
      </w:sdtContent>
    </w:sdt>
    <w:sdt>
      <w:sdtPr>
        <w:id w:val="1933641555"/>
        <w:tag w:val="goog_rdk_1148"/>
      </w:sdtPr>
      <w:sdtContent>
        <w:p w:rsidR="00000000" w:rsidDel="00000000" w:rsidP="00000000" w:rsidRDefault="00000000" w:rsidRPr="00000000" w14:paraId="000000CB">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482264313"/>
              <w:tag w:val="goog_rdk_1145"/>
            </w:sdtPr>
            <w:sdtContent>
              <w:del w:author="Nivesh" w:id="19" w:date="2026-09-25T10:03:37Z"/>
              <w:sdt>
                <w:sdtPr>
                  <w:id w:val="-1125440100"/>
                  <w:tag w:val="goog_rdk_1146"/>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ARCHIT</w:delText>
                    </w:r>
                  </w:del>
                </w:sdtContent>
              </w:sdt>
              <w:del w:author="Nivesh" w:id="19" w:date="2026-09-25T10:03:37Z">
                <w:sdt>
                  <w:sdtPr>
                    <w:id w:val="-825028112"/>
                    <w:tag w:val="goog_rdk_1147"/>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ECTURAL DIAGRAM</w:delText>
                    </w:r>
                  </w:sdtContent>
                </w:sdt>
              </w:del>
            </w:sdtContent>
          </w:sdt>
        </w:p>
      </w:sdtContent>
    </w:sdt>
    <w:sdt>
      <w:sdtPr>
        <w:id w:val="-1149536796"/>
        <w:tag w:val="goog_rdk_1151"/>
      </w:sdtPr>
      <w:sdtContent>
        <w:p w:rsidR="00000000" w:rsidDel="00000000" w:rsidP="00000000" w:rsidRDefault="00000000" w:rsidRPr="00000000" w14:paraId="000000CC">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073076926"/>
              <w:tag w:val="goog_rdk_1149"/>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4889500" cy="4000500"/>
                      <wp:effectExtent b="0" l="0" r="0" t="0"/>
                      <wp:docPr id="2126916947"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889500" cy="4000500"/>
                              </a:xfrm>
                              <a:prstGeom prst="rect"/>
                              <a:ln/>
                            </pic:spPr>
                          </pic:pic>
                        </a:graphicData>
                      </a:graphic>
                    </wp:inline>
                  </w:drawing>
                </w:r>
              </w:del>
              <w:sdt>
                <w:sdtPr>
                  <w:id w:val="689071339"/>
                  <w:tag w:val="goog_rdk_1150"/>
                </w:sdtPr>
                <w:sdtContent>
                  <w:del w:author="Nivesh" w:id="19" w:date="2026-09-25T10:03:37Z">
                    <w:r w:rsidDel="00000000" w:rsidR="00000000" w:rsidRPr="00000000">
                      <w:rPr>
                        <w:rtl w:val="0"/>
                      </w:rPr>
                    </w:r>
                  </w:del>
                </w:sdtContent>
              </w:sdt>
              <w:del w:author="Nivesh" w:id="19" w:date="2026-09-25T10:03:37Z"/>
            </w:sdtContent>
          </w:sdt>
        </w:p>
      </w:sdtContent>
    </w:sdt>
    <w:sdt>
      <w:sdtPr>
        <w:id w:val="-1497649339"/>
        <w:tag w:val="goog_rdk_1154"/>
      </w:sdtPr>
      <w:sdtContent>
        <w:p w:rsidR="00000000" w:rsidDel="00000000" w:rsidP="00000000" w:rsidRDefault="00000000" w:rsidRPr="00000000" w14:paraId="000000CD">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Change w:author="Rossi Rossi" w:id="0" w:date="2026-09-22T06:56:59Z">
              <w:pPr>
                <w:spacing w:after="280" w:before="280" w:line="240" w:lineRule="auto"/>
                <w:jc w:val="both"/>
              </w:pPr>
            </w:pPrChange>
          </w:pPr>
          <w:sdt>
            <w:sdtPr>
              <w:id w:val="-1973461177"/>
              <w:tag w:val="goog_rdk_1152"/>
            </w:sdtPr>
            <w:sdtContent>
              <w:del w:author="Nivesh" w:id="19" w:date="2026-09-25T10:03:37Z"/>
              <w:sdt>
                <w:sdtPr>
                  <w:id w:val="1440472148"/>
                  <w:tag w:val="goog_rdk_1153"/>
                </w:sdtPr>
                <w:sdtContent>
                  <w:del w:author="Nivesh" w:id="19" w:date="2026-09-25T10:03:37Z">
                    <w:r w:rsidDel="00000000" w:rsidR="00000000" w:rsidRPr="00000000">
                      <w:rPr>
                        <w:rtl w:val="0"/>
                      </w:rPr>
                    </w:r>
                  </w:del>
                </w:sdtContent>
              </w:sdt>
              <w:del w:author="Nivesh" w:id="19" w:date="2026-09-25T10:03:37Z"/>
            </w:sdtContent>
          </w:sdt>
        </w:p>
      </w:sdtContent>
    </w:sdt>
    <w:sdt>
      <w:sdtPr>
        <w:id w:val="-1747317285"/>
        <w:tag w:val="goog_rdk_1158"/>
      </w:sdtPr>
      <w:sdtContent>
        <w:p w:rsidR="00000000" w:rsidDel="00000000" w:rsidP="00000000" w:rsidRDefault="00000000" w:rsidRPr="00000000" w14:paraId="000000CE">
          <w:pPr>
            <w:spacing w:after="280" w:before="280" w:line="240" w:lineRule="auto"/>
            <w:jc w:val="both"/>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707584368"/>
              <w:tag w:val="goog_rdk_1155"/>
            </w:sdtPr>
            <w:sdtContent>
              <w:del w:author="Nivesh" w:id="19" w:date="2026-09-25T10:03:37Z"/>
              <w:sdt>
                <w:sdtPr>
                  <w:id w:val="778268221"/>
                  <w:tag w:val="goog_rdk_1156"/>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Pre-requisites</w:delText>
                    </w:r>
                  </w:del>
                </w:sdtContent>
              </w:sdt>
              <w:del w:author="Nivesh" w:id="19" w:date="2026-09-25T10:03:37Z">
                <w:sdt>
                  <w:sdtPr>
                    <w:id w:val="-1562523277"/>
                    <w:tag w:val="goog_rdk_1157"/>
                  </w:sdtPr>
                  <w:sdtContent>
                    <w:r w:rsidDel="00000000" w:rsidR="00000000" w:rsidRPr="00000000">
                      <w:rPr>
                        <w:rtl w:val="0"/>
                      </w:rPr>
                    </w:r>
                  </w:sdtContent>
                </w:sdt>
              </w:del>
            </w:sdtContent>
          </w:sdt>
        </w:p>
      </w:sdtContent>
    </w:sdt>
    <w:sdt>
      <w:sdtPr>
        <w:id w:val="-420143559"/>
        <w:tag w:val="goog_rdk_1165"/>
      </w:sdtPr>
      <w:sdtContent>
        <w:p w:rsidR="00000000" w:rsidDel="00000000" w:rsidP="00000000" w:rsidRDefault="00000000" w:rsidRPr="00000000" w14:paraId="000000CF">
          <w:pPr>
            <w:spacing w:after="280" w:before="280" w:line="240" w:lineRule="auto"/>
            <w:jc w:val="both"/>
            <w:rPr>
              <w:ins w:author="Rossi Rossi" w:id="102" w:date="2026-09-22T06:56:59Z"/>
              <w:del w:author="Nivesh" w:id="19" w:date="2026-09-25T10:03:37Z"/>
              <w:rPrChange w:author="Nivesh" w:id="42" w:date="2026-09-25T10:03:37Z">
                <w:rPr>
                  <w:rFonts w:ascii="Cambria" w:cs="Cambria" w:eastAsia="Cambria" w:hAnsi="Cambria"/>
                  <w:b w:val="0"/>
                  <w:bCs w:val="0"/>
                  <w:color w:val="000000"/>
                  <w:sz w:val="22"/>
                  <w:szCs w:val="22"/>
                </w:rPr>
              </w:rPrChange>
            </w:rPr>
          </w:pPr>
          <w:sdt>
            <w:sdtPr>
              <w:id w:val="-1213717597"/>
              <w:tag w:val="goog_rdk_1159"/>
            </w:sdtPr>
            <w:sdtContent>
              <w:del w:author="Nivesh" w:id="19" w:date="2026-09-25T10:03:37Z"/>
              <w:sdt>
                <w:sdtPr>
                  <w:id w:val="-819668681"/>
                  <w:tag w:val="goog_rdk_1160"/>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Python 3</w:delText>
                    </w:r>
                  </w:del>
                </w:sdtContent>
              </w:sdt>
              <w:del w:author="Nivesh" w:id="19" w:date="2026-09-25T10:03:37Z">
                <w:sdt>
                  <w:sdtPr>
                    <w:id w:val="-1657163603"/>
                    <w:tag w:val="goog_rdk_1161"/>
                  </w:sdtPr>
                  <w:sdtContent>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.10+</w:delText>
                    </w:r>
                  </w:sdtContent>
                </w:sdt>
              </w:del>
            </w:sdtContent>
          </w:sdt>
          <w:sdt>
            <w:sdtPr>
              <w:id w:val="-1331271350"/>
              <w:tag w:val="goog_rdk_1162"/>
            </w:sdtPr>
            <w:sdtContent>
              <w:ins w:author="Rossi Rossi" w:id="102" w:date="2026-09-22T06:56:59Z">
                <w:sdt>
                  <w:sdtPr>
                    <w:id w:val="-644165201"/>
                    <w:tag w:val="goog_rdk_1163"/>
                  </w:sdtPr>
                  <w:sdtContent>
                    <w:del w:author="Nivesh" w:id="19" w:date="2026-09-25T10:03:37Z"/>
                  </w:sdtContent>
                </w:sdt>
              </w:ins>
              <w:sdt>
                <w:sdtPr>
                  <w:id w:val="681705049"/>
                  <w:tag w:val="goog_rdk_116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14908468"/>
        <w:tag w:val="goog_rdk_1169"/>
      </w:sdtPr>
      <w:sdtContent>
        <w:p w:rsidR="00000000" w:rsidDel="00000000" w:rsidP="00000000" w:rsidRDefault="00000000" w:rsidRPr="00000000" w14:paraId="000000D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7988822"/>
              <w:tag w:val="goog_rdk_1166"/>
            </w:sdtPr>
            <w:sdtContent>
              <w:ins w:author="Rossi Rossi" w:id="102" w:date="2026-09-22T06:56:59Z">
                <w:sdt>
                  <w:sdtPr>
                    <w:id w:val="1214882666"/>
                    <w:tag w:val="goog_rdk_1167"/>
                  </w:sdtPr>
                  <w:sdtContent>
                    <w:del w:author="Nivesh" w:id="19" w:date="2026-09-25T10:03:37Z"/>
                  </w:sdtContent>
                </w:sdt>
              </w:ins>
              <w:sdt>
                <w:sdtPr>
                  <w:id w:val="1844972912"/>
                  <w:tag w:val="goog_rdk_116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02" w:date="2026-09-22T06:56:59Z">
                <w:del w:author="Nivesh" w:id="19" w:date="2026-09-25T10:03:37Z"/>
              </w:ins>
            </w:sdtContent>
          </w:sdt>
        </w:p>
      </w:sdtContent>
    </w:sdt>
    <w:sdt>
      <w:sdtPr>
        <w:id w:val="-941411288"/>
        <w:tag w:val="goog_rdk_1175"/>
      </w:sdtPr>
      <w:sdtContent>
        <w:p w:rsidR="00000000" w:rsidDel="00000000" w:rsidP="00000000" w:rsidRDefault="00000000" w:rsidRPr="00000000" w14:paraId="000000D1">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775134153"/>
              <w:tag w:val="goog_rdk_1172"/>
            </w:sdtPr>
            <w:sdtContent>
              <w:ins w:author="Abinaya Saravanan" w:id="105" w:date="2026-09-23T05:10:46Z">
                <w:sdt>
                  <w:sdtPr>
                    <w:id w:val="2020985460"/>
                    <w:tag w:val="goog_rdk_1173"/>
                  </w:sdtPr>
                  <w:sdtContent>
                    <w:del w:author="Nivesh" w:id="19" w:date="2026-09-25T10:03:37Z"/>
                  </w:sdtContent>
                </w:sdt>
              </w:ins>
              <w:sdt>
                <w:sdtPr>
                  <w:id w:val="-1198457599"/>
                  <w:tag w:val="goog_rdk_1174"/>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05" w:date="2026-09-23T05:10:46Z">
                <w:del w:author="Nivesh" w:id="19" w:date="2026-09-25T10:03:37Z"/>
              </w:ins>
            </w:sdtContent>
          </w:sdt>
        </w:p>
      </w:sdtContent>
    </w:sdt>
    <w:sdt>
      <w:sdtPr>
        <w:id w:val="-879712241"/>
        <w:tag w:val="goog_rdk_1179"/>
      </w:sdtPr>
      <w:sdtContent>
        <w:p w:rsidR="00000000" w:rsidDel="00000000" w:rsidP="00000000" w:rsidRDefault="00000000" w:rsidRPr="00000000" w14:paraId="000000D2">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231663857"/>
              <w:tag w:val="goog_rdk_1176"/>
            </w:sdtPr>
            <w:sdtContent>
              <w:ins w:author="Abinaya Saravanan" w:id="105" w:date="2026-09-23T05:10:46Z">
                <w:sdt>
                  <w:sdtPr>
                    <w:id w:val="1119077257"/>
                    <w:tag w:val="goog_rdk_1177"/>
                  </w:sdtPr>
                  <w:sdtContent>
                    <w:del w:author="Nivesh" w:id="19" w:date="2026-09-25T10:03:37Z"/>
                  </w:sdtContent>
                </w:sdt>
              </w:ins>
              <w:sdt>
                <w:sdtPr>
                  <w:id w:val="1390553235"/>
                  <w:tag w:val="goog_rdk_1178"/>
                </w:sdtPr>
                <w:sdtContent>
                  <w:ins w:author="Abinaya Saravanan" w:id="105" w:date="2026-09-23T05:10:46Z">
                    <w:del w:author="Nivesh" w:id="19" w:date="2026-09-25T10:03:37Z">
                      <w:r w:rsidDel="00000000" w:rsidR="00000000" w:rsidRPr="00000000">
                        <w:rPr>
                          <w:rtl w:val="0"/>
                        </w:rPr>
                      </w:r>
                    </w:del>
                  </w:ins>
                </w:sdtContent>
              </w:sdt>
              <w:ins w:author="Abinaya Saravanan" w:id="105" w:date="2026-09-23T05:10:46Z">
                <w:del w:author="Nivesh" w:id="19" w:date="2026-09-25T10:03:37Z"/>
              </w:ins>
            </w:sdtContent>
          </w:sdt>
        </w:p>
      </w:sdtContent>
    </w:sdt>
    <w:sdt>
      <w:sdtPr>
        <w:id w:val="880208309"/>
        <w:tag w:val="goog_rdk_1183"/>
      </w:sdtPr>
      <w:sdtContent>
        <w:p w:rsidR="00000000" w:rsidDel="00000000" w:rsidP="00000000" w:rsidRDefault="00000000" w:rsidRPr="00000000" w14:paraId="000000D3">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1476245676"/>
              <w:tag w:val="goog_rdk_1180"/>
            </w:sdtPr>
            <w:sdtContent>
              <w:ins w:author="Abinaya Saravanan" w:id="105" w:date="2026-09-23T05:10:46Z">
                <w:sdt>
                  <w:sdtPr>
                    <w:id w:val="-1221395817"/>
                    <w:tag w:val="goog_rdk_1181"/>
                  </w:sdtPr>
                  <w:sdtContent>
                    <w:del w:author="Nivesh" w:id="19" w:date="2026-09-25T10:03:37Z"/>
                  </w:sdtContent>
                </w:sdt>
              </w:ins>
              <w:sdt>
                <w:sdtPr>
                  <w:id w:val="-284300987"/>
                  <w:tag w:val="goog_rdk_1182"/>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05" w:date="2026-09-23T05:10:46Z">
                <w:del w:author="Nivesh" w:id="19" w:date="2026-09-25T10:03:37Z"/>
              </w:ins>
            </w:sdtContent>
          </w:sdt>
        </w:p>
      </w:sdtContent>
    </w:sdt>
    <w:sdt>
      <w:sdtPr>
        <w:id w:val="480365896"/>
        <w:tag w:val="goog_rdk_1187"/>
      </w:sdtPr>
      <w:sdtContent>
        <w:p w:rsidR="00000000" w:rsidDel="00000000" w:rsidP="00000000" w:rsidRDefault="00000000" w:rsidRPr="00000000" w14:paraId="000000D4">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1522598750"/>
              <w:tag w:val="goog_rdk_1184"/>
            </w:sdtPr>
            <w:sdtContent>
              <w:ins w:author="Abinaya Saravanan" w:id="105" w:date="2026-09-23T05:10:46Z">
                <w:sdt>
                  <w:sdtPr>
                    <w:id w:val="-1822477100"/>
                    <w:tag w:val="goog_rdk_1185"/>
                  </w:sdtPr>
                  <w:sdtContent>
                    <w:del w:author="Nivesh" w:id="19" w:date="2026-09-25T10:03:37Z"/>
                  </w:sdtContent>
                </w:sdt>
              </w:ins>
              <w:sdt>
                <w:sdtPr>
                  <w:id w:val="-759386254"/>
                  <w:tag w:val="goog_rdk_1186"/>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05" w:date="2026-09-23T05:10:46Z">
                <w:del w:author="Nivesh" w:id="19" w:date="2026-09-25T10:03:37Z"/>
              </w:ins>
            </w:sdtContent>
          </w:sdt>
        </w:p>
      </w:sdtContent>
    </w:sdt>
    <w:sdt>
      <w:sdtPr>
        <w:id w:val="21348080"/>
        <w:tag w:val="goog_rdk_1191"/>
      </w:sdtPr>
      <w:sdtContent>
        <w:p w:rsidR="00000000" w:rsidDel="00000000" w:rsidP="00000000" w:rsidRDefault="00000000" w:rsidRPr="00000000" w14:paraId="000000D5">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1423353209"/>
              <w:tag w:val="goog_rdk_1188"/>
            </w:sdtPr>
            <w:sdtContent>
              <w:ins w:author="Abinaya Saravanan" w:id="105" w:date="2026-09-23T05:10:46Z">
                <w:sdt>
                  <w:sdtPr>
                    <w:id w:val="-1015937897"/>
                    <w:tag w:val="goog_rdk_1189"/>
                  </w:sdtPr>
                  <w:sdtContent>
                    <w:del w:author="Nivesh" w:id="19" w:date="2026-09-25T10:03:37Z"/>
                  </w:sdtContent>
                </w:sdt>
              </w:ins>
              <w:sdt>
                <w:sdtPr>
                  <w:id w:val="-890083409"/>
                  <w:tag w:val="goog_rdk_1190"/>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05" w:date="2026-09-23T05:10:46Z">
                <w:del w:author="Nivesh" w:id="19" w:date="2026-09-25T10:03:37Z"/>
              </w:ins>
            </w:sdtContent>
          </w:sdt>
        </w:p>
      </w:sdtContent>
    </w:sdt>
    <w:sdt>
      <w:sdtPr>
        <w:id w:val="1769928196"/>
        <w:tag w:val="goog_rdk_1195"/>
      </w:sdtPr>
      <w:sdtContent>
        <w:p w:rsidR="00000000" w:rsidDel="00000000" w:rsidP="00000000" w:rsidRDefault="00000000" w:rsidRPr="00000000" w14:paraId="000000D6">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311419769"/>
              <w:tag w:val="goog_rdk_1192"/>
            </w:sdtPr>
            <w:sdtContent>
              <w:ins w:author="Abinaya Saravanan" w:id="105" w:date="2026-09-23T05:10:46Z">
                <w:sdt>
                  <w:sdtPr>
                    <w:id w:val="874993852"/>
                    <w:tag w:val="goog_rdk_1193"/>
                  </w:sdtPr>
                  <w:sdtContent>
                    <w:del w:author="Nivesh" w:id="19" w:date="2026-09-25T10:03:37Z"/>
                  </w:sdtContent>
                </w:sdt>
              </w:ins>
              <w:sdt>
                <w:sdtPr>
                  <w:id w:val="-884487283"/>
                  <w:tag w:val="goog_rdk_1194"/>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05" w:date="2026-09-23T05:10:46Z">
                <w:del w:author="Nivesh" w:id="19" w:date="2026-09-25T10:03:37Z"/>
              </w:ins>
            </w:sdtContent>
          </w:sdt>
        </w:p>
      </w:sdtContent>
    </w:sdt>
    <w:sdt>
      <w:sdtPr>
        <w:id w:val="-961592458"/>
        <w:tag w:val="goog_rdk_1199"/>
      </w:sdtPr>
      <w:sdtContent>
        <w:p w:rsidR="00000000" w:rsidDel="00000000" w:rsidP="00000000" w:rsidRDefault="00000000" w:rsidRPr="00000000" w14:paraId="000000D7">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1951596923"/>
              <w:tag w:val="goog_rdk_1196"/>
            </w:sdtPr>
            <w:sdtContent>
              <w:ins w:author="Abinaya Saravanan" w:id="105" w:date="2026-09-23T05:10:46Z">
                <w:sdt>
                  <w:sdtPr>
                    <w:id w:val="-2093351296"/>
                    <w:tag w:val="goog_rdk_1197"/>
                  </w:sdtPr>
                  <w:sdtContent>
                    <w:del w:author="Nivesh" w:id="19" w:date="2026-09-25T10:03:37Z"/>
                  </w:sdtContent>
                </w:sdt>
              </w:ins>
              <w:sdt>
                <w:sdtPr>
                  <w:id w:val="1954369910"/>
                  <w:tag w:val="goog_rdk_1198"/>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05" w:date="2026-09-23T05:10:46Z">
                <w:del w:author="Nivesh" w:id="19" w:date="2026-09-25T10:03:37Z"/>
              </w:ins>
            </w:sdtContent>
          </w:sdt>
        </w:p>
      </w:sdtContent>
    </w:sdt>
    <w:sdt>
      <w:sdtPr>
        <w:id w:val="1293602095"/>
        <w:tag w:val="goog_rdk_1203"/>
      </w:sdtPr>
      <w:sdtContent>
        <w:p w:rsidR="00000000" w:rsidDel="00000000" w:rsidP="00000000" w:rsidRDefault="00000000" w:rsidRPr="00000000" w14:paraId="000000D8">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2013134515"/>
              <w:tag w:val="goog_rdk_1200"/>
            </w:sdtPr>
            <w:sdtContent>
              <w:ins w:author="Abinaya Saravanan" w:id="105" w:date="2026-09-23T05:10:46Z">
                <w:sdt>
                  <w:sdtPr>
                    <w:id w:val="478735214"/>
                    <w:tag w:val="goog_rdk_1201"/>
                  </w:sdtPr>
                  <w:sdtContent>
                    <w:del w:author="Nivesh" w:id="19" w:date="2026-09-25T10:03:37Z"/>
                  </w:sdtContent>
                </w:sdt>
              </w:ins>
              <w:sdt>
                <w:sdtPr>
                  <w:id w:val="-63309283"/>
                  <w:tag w:val="goog_rdk_1202"/>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05" w:date="2026-09-23T05:10:46Z">
                <w:del w:author="Nivesh" w:id="19" w:date="2026-09-25T10:03:37Z"/>
              </w:ins>
            </w:sdtContent>
          </w:sdt>
        </w:p>
      </w:sdtContent>
    </w:sdt>
    <w:sdt>
      <w:sdtPr>
        <w:id w:val="-1405788309"/>
        <w:tag w:val="goog_rdk_1207"/>
      </w:sdtPr>
      <w:sdtContent>
        <w:p w:rsidR="00000000" w:rsidDel="00000000" w:rsidP="00000000" w:rsidRDefault="00000000" w:rsidRPr="00000000" w14:paraId="000000D9">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744457546"/>
              <w:tag w:val="goog_rdk_1204"/>
            </w:sdtPr>
            <w:sdtContent>
              <w:ins w:author="Abinaya Saravanan" w:id="105" w:date="2026-09-23T05:10:46Z">
                <w:sdt>
                  <w:sdtPr>
                    <w:id w:val="-1095798533"/>
                    <w:tag w:val="goog_rdk_1205"/>
                  </w:sdtPr>
                  <w:sdtContent>
                    <w:del w:author="Nivesh" w:id="19" w:date="2026-09-25T10:03:37Z"/>
                  </w:sdtContent>
                </w:sdt>
              </w:ins>
              <w:sdt>
                <w:sdtPr>
                  <w:id w:val="-1208780686"/>
                  <w:tag w:val="goog_rdk_1206"/>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05" w:date="2026-09-23T05:10:46Z">
                <w:del w:author="Nivesh" w:id="19" w:date="2026-09-25T10:03:37Z"/>
              </w:ins>
            </w:sdtContent>
          </w:sdt>
        </w:p>
      </w:sdtContent>
    </w:sdt>
    <w:sdt>
      <w:sdtPr>
        <w:id w:val="1646208164"/>
        <w:tag w:val="goog_rdk_1211"/>
      </w:sdtPr>
      <w:sdtContent>
        <w:p w:rsidR="00000000" w:rsidDel="00000000" w:rsidP="00000000" w:rsidRDefault="00000000" w:rsidRPr="00000000" w14:paraId="000000DA">
          <w:pPr>
            <w:numPr>
              <w:ilvl w:val="1"/>
              <w:numId w:val="2"/>
            </w:numPr>
            <w:ind w:left="502" w:hanging="360"/>
            <w:rPr>
              <w:ins w:author="Abinaya Saravanan" w:id="105" w:date="2026-09-23T05:10:46Z"/>
              <w:del w:author="Nivesh" w:id="19" w:date="2026-09-25T10:03:37Z"/>
            </w:rPr>
            <w:pPrChange w:author="FATHIMA RAIHANA A S" w:id="0" w:date="2026-09-25T17:38:39Z">
              <w:pPr>
                <w:numPr>
                  <w:ilvl w:val="1"/>
                  <w:numId w:val="9"/>
                </w:numPr>
                <w:ind w:left="502" w:hanging="360"/>
              </w:pPr>
            </w:pPrChange>
          </w:pPr>
          <w:sdt>
            <w:sdtPr>
              <w:id w:val="1145295413"/>
              <w:tag w:val="goog_rdk_1208"/>
            </w:sdtPr>
            <w:sdtContent>
              <w:ins w:author="Abinaya Saravanan" w:id="105" w:date="2026-09-23T05:10:46Z">
                <w:sdt>
                  <w:sdtPr>
                    <w:id w:val="-1098927505"/>
                    <w:tag w:val="goog_rdk_1209"/>
                  </w:sdtPr>
                  <w:sdtContent>
                    <w:del w:author="Nivesh" w:id="19" w:date="2026-09-25T10:03:37Z"/>
                  </w:sdtContent>
                </w:sdt>
              </w:ins>
              <w:sdt>
                <w:sdtPr>
                  <w:id w:val="21261623"/>
                  <w:tag w:val="goog_rdk_1210"/>
                </w:sdtPr>
                <w:sdtContent>
                  <w:ins w:author="Abinaya Saravanan" w:id="105" w:date="2026-09-23T05:10:4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05" w:date="2026-09-23T05:10:46Z">
                <w:del w:author="Nivesh" w:id="19" w:date="2026-09-25T10:03:37Z"/>
              </w:ins>
            </w:sdtContent>
          </w:sdt>
        </w:p>
      </w:sdtContent>
    </w:sdt>
    <w:sdt>
      <w:sdtPr>
        <w:id w:val="-1863792427"/>
        <w:tag w:val="goog_rdk_1217"/>
      </w:sdtPr>
      <w:sdtContent>
        <w:p w:rsidR="00000000" w:rsidDel="00000000" w:rsidP="00000000" w:rsidRDefault="00000000" w:rsidRPr="00000000" w14:paraId="000000D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35407974"/>
              <w:tag w:val="goog_rdk_1214"/>
            </w:sdtPr>
            <w:sdtContent>
              <w:ins w:author="Rossi Rossi" w:id="102" w:date="2026-09-22T06:56:59Z">
                <w:sdt>
                  <w:sdtPr>
                    <w:id w:val="-143985163"/>
                    <w:tag w:val="goog_rdk_1215"/>
                  </w:sdtPr>
                  <w:sdtContent>
                    <w:del w:author="Nivesh" w:id="19" w:date="2026-09-25T10:03:37Z"/>
                  </w:sdtContent>
                </w:sdt>
              </w:ins>
              <w:sdt>
                <w:sdtPr>
                  <w:id w:val="1072273395"/>
                  <w:tag w:val="goog_rdk_121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04747744"/>
        <w:tag w:val="goog_rdk_1221"/>
      </w:sdtPr>
      <w:sdtContent>
        <w:p w:rsidR="00000000" w:rsidDel="00000000" w:rsidP="00000000" w:rsidRDefault="00000000" w:rsidRPr="00000000" w14:paraId="000000D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5558519"/>
              <w:tag w:val="goog_rdk_1218"/>
            </w:sdtPr>
            <w:sdtContent>
              <w:ins w:author="Rossi Rossi" w:id="102" w:date="2026-09-22T06:56:59Z">
                <w:sdt>
                  <w:sdtPr>
                    <w:id w:val="1329796064"/>
                    <w:tag w:val="goog_rdk_1219"/>
                  </w:sdtPr>
                  <w:sdtContent>
                    <w:del w:author="Nivesh" w:id="19" w:date="2026-09-25T10:03:37Z"/>
                  </w:sdtContent>
                </w:sdt>
              </w:ins>
              <w:sdt>
                <w:sdtPr>
                  <w:id w:val="-2100199657"/>
                  <w:tag w:val="goog_rdk_122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02" w:date="2026-09-22T06:56:59Z">
                <w:del w:author="Nivesh" w:id="19" w:date="2026-09-25T10:03:37Z"/>
              </w:ins>
            </w:sdtContent>
          </w:sdt>
        </w:p>
      </w:sdtContent>
    </w:sdt>
    <w:sdt>
      <w:sdtPr>
        <w:id w:val="-1223116301"/>
        <w:tag w:val="goog_rdk_1225"/>
      </w:sdtPr>
      <w:sdtContent>
        <w:p w:rsidR="00000000" w:rsidDel="00000000" w:rsidP="00000000" w:rsidRDefault="00000000" w:rsidRPr="00000000" w14:paraId="000000D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22950748"/>
              <w:tag w:val="goog_rdk_1222"/>
            </w:sdtPr>
            <w:sdtContent>
              <w:ins w:author="Rossi Rossi" w:id="102" w:date="2026-09-22T06:56:59Z">
                <w:sdt>
                  <w:sdtPr>
                    <w:id w:val="1359958892"/>
                    <w:tag w:val="goog_rdk_1223"/>
                  </w:sdtPr>
                  <w:sdtContent>
                    <w:del w:author="Nivesh" w:id="19" w:date="2026-09-25T10:03:37Z"/>
                  </w:sdtContent>
                </w:sdt>
              </w:ins>
              <w:sdt>
                <w:sdtPr>
                  <w:id w:val="-39240993"/>
                  <w:tag w:val="goog_rdk_122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36862007"/>
        <w:tag w:val="goog_rdk_1229"/>
      </w:sdtPr>
      <w:sdtContent>
        <w:p w:rsidR="00000000" w:rsidDel="00000000" w:rsidP="00000000" w:rsidRDefault="00000000" w:rsidRPr="00000000" w14:paraId="000000D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9910725"/>
              <w:tag w:val="goog_rdk_1226"/>
            </w:sdtPr>
            <w:sdtContent>
              <w:ins w:author="Rossi Rossi" w:id="102" w:date="2026-09-22T06:56:59Z">
                <w:sdt>
                  <w:sdtPr>
                    <w:id w:val="-597721713"/>
                    <w:tag w:val="goog_rdk_1227"/>
                  </w:sdtPr>
                  <w:sdtContent>
                    <w:del w:author="Nivesh" w:id="19" w:date="2026-09-25T10:03:37Z"/>
                  </w:sdtContent>
                </w:sdt>
              </w:ins>
              <w:sdt>
                <w:sdtPr>
                  <w:id w:val="760803837"/>
                  <w:tag w:val="goog_rdk_122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02" w:date="2026-09-22T06:56:59Z">
                <w:del w:author="Nivesh" w:id="19" w:date="2026-09-25T10:03:37Z"/>
              </w:ins>
            </w:sdtContent>
          </w:sdt>
        </w:p>
      </w:sdtContent>
    </w:sdt>
    <w:sdt>
      <w:sdtPr>
        <w:id w:val="493055208"/>
        <w:tag w:val="goog_rdk_1233"/>
      </w:sdtPr>
      <w:sdtContent>
        <w:p w:rsidR="00000000" w:rsidDel="00000000" w:rsidP="00000000" w:rsidRDefault="00000000" w:rsidRPr="00000000" w14:paraId="000000D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59487704"/>
              <w:tag w:val="goog_rdk_1230"/>
            </w:sdtPr>
            <w:sdtContent>
              <w:ins w:author="Rossi Rossi" w:id="102" w:date="2026-09-22T06:56:59Z">
                <w:sdt>
                  <w:sdtPr>
                    <w:id w:val="-2026282776"/>
                    <w:tag w:val="goog_rdk_1231"/>
                  </w:sdtPr>
                  <w:sdtContent>
                    <w:del w:author="Nivesh" w:id="19" w:date="2026-09-25T10:03:37Z"/>
                  </w:sdtContent>
                </w:sdt>
              </w:ins>
              <w:sdt>
                <w:sdtPr>
                  <w:id w:val="2094677646"/>
                  <w:tag w:val="goog_rdk_123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02" w:date="2026-09-22T06:56:59Z">
                <w:del w:author="Nivesh" w:id="19" w:date="2026-09-25T10:03:37Z"/>
              </w:ins>
            </w:sdtContent>
          </w:sdt>
        </w:p>
      </w:sdtContent>
    </w:sdt>
    <w:sdt>
      <w:sdtPr>
        <w:id w:val="-1898991937"/>
        <w:tag w:val="goog_rdk_1237"/>
      </w:sdtPr>
      <w:sdtContent>
        <w:p w:rsidR="00000000" w:rsidDel="00000000" w:rsidP="00000000" w:rsidRDefault="00000000" w:rsidRPr="00000000" w14:paraId="000000E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83931491"/>
              <w:tag w:val="goog_rdk_1234"/>
            </w:sdtPr>
            <w:sdtContent>
              <w:ins w:author="Rossi Rossi" w:id="102" w:date="2026-09-22T06:56:59Z">
                <w:sdt>
                  <w:sdtPr>
                    <w:id w:val="-1828470341"/>
                    <w:tag w:val="goog_rdk_1235"/>
                  </w:sdtPr>
                  <w:sdtContent>
                    <w:del w:author="Nivesh" w:id="19" w:date="2026-09-25T10:03:37Z"/>
                  </w:sdtContent>
                </w:sdt>
              </w:ins>
              <w:sdt>
                <w:sdtPr>
                  <w:id w:val="-1920894837"/>
                  <w:tag w:val="goog_rdk_123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15045337"/>
        <w:tag w:val="goog_rdk_1241"/>
      </w:sdtPr>
      <w:sdtContent>
        <w:p w:rsidR="00000000" w:rsidDel="00000000" w:rsidP="00000000" w:rsidRDefault="00000000" w:rsidRPr="00000000" w14:paraId="000000E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56440394"/>
              <w:tag w:val="goog_rdk_1238"/>
            </w:sdtPr>
            <w:sdtContent>
              <w:ins w:author="Rossi Rossi" w:id="102" w:date="2026-09-22T06:56:59Z">
                <w:sdt>
                  <w:sdtPr>
                    <w:id w:val="-1767946621"/>
                    <w:tag w:val="goog_rdk_1239"/>
                  </w:sdtPr>
                  <w:sdtContent>
                    <w:del w:author="Nivesh" w:id="19" w:date="2026-09-25T10:03:37Z"/>
                  </w:sdtContent>
                </w:sdt>
              </w:ins>
              <w:sdt>
                <w:sdtPr>
                  <w:id w:val="-755791156"/>
                  <w:tag w:val="goog_rdk_124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Python</w:delText>
                      </w:r>
                    </w:del>
                  </w:ins>
                </w:sdtContent>
              </w:sdt>
              <w:ins w:author="Rossi Rossi" w:id="102" w:date="2026-09-22T06:56:59Z">
                <w:del w:author="Nivesh" w:id="19" w:date="2026-09-25T10:03:37Z"/>
              </w:ins>
            </w:sdtContent>
          </w:sdt>
        </w:p>
      </w:sdtContent>
    </w:sdt>
    <w:sdt>
      <w:sdtPr>
        <w:id w:val="1945583710"/>
        <w:tag w:val="goog_rdk_1245"/>
      </w:sdtPr>
      <w:sdtContent>
        <w:p w:rsidR="00000000" w:rsidDel="00000000" w:rsidP="00000000" w:rsidRDefault="00000000" w:rsidRPr="00000000" w14:paraId="000000E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05029921"/>
              <w:tag w:val="goog_rdk_1242"/>
            </w:sdtPr>
            <w:sdtContent>
              <w:ins w:author="Rossi Rossi" w:id="102" w:date="2026-09-22T06:56:59Z">
                <w:sdt>
                  <w:sdtPr>
                    <w:id w:val="678460716"/>
                    <w:tag w:val="goog_rdk_1243"/>
                  </w:sdtPr>
                  <w:sdtContent>
                    <w:del w:author="Nivesh" w:id="19" w:date="2026-09-25T10:03:37Z"/>
                  </w:sdtContent>
                </w:sdt>
              </w:ins>
              <w:sdt>
                <w:sdtPr>
                  <w:id w:val="1273418949"/>
                  <w:tag w:val="goog_rdk_124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62534838"/>
        <w:tag w:val="goog_rdk_1249"/>
      </w:sdtPr>
      <w:sdtContent>
        <w:p w:rsidR="00000000" w:rsidDel="00000000" w:rsidP="00000000" w:rsidRDefault="00000000" w:rsidRPr="00000000" w14:paraId="000000E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57210052"/>
              <w:tag w:val="goog_rdk_1246"/>
            </w:sdtPr>
            <w:sdtContent>
              <w:ins w:author="Rossi Rossi" w:id="102" w:date="2026-09-22T06:56:59Z">
                <w:sdt>
                  <w:sdtPr>
                    <w:id w:val="2121486410"/>
                    <w:tag w:val="goog_rdk_1247"/>
                  </w:sdtPr>
                  <w:sdtContent>
                    <w:del w:author="Nivesh" w:id="19" w:date="2026-09-25T10:03:37Z"/>
                  </w:sdtContent>
                </w:sdt>
              </w:ins>
              <w:sdt>
                <w:sdtPr>
                  <w:id w:val="-1153118277"/>
                  <w:tag w:val="goog_rdk_124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from google import genai</w:delText>
                      </w:r>
                    </w:del>
                  </w:ins>
                </w:sdtContent>
              </w:sdt>
              <w:ins w:author="Rossi Rossi" w:id="102" w:date="2026-09-22T06:56:59Z">
                <w:del w:author="Nivesh" w:id="19" w:date="2026-09-25T10:03:37Z"/>
              </w:ins>
            </w:sdtContent>
          </w:sdt>
        </w:p>
      </w:sdtContent>
    </w:sdt>
    <w:sdt>
      <w:sdtPr>
        <w:id w:val="-978421803"/>
        <w:tag w:val="goog_rdk_1253"/>
      </w:sdtPr>
      <w:sdtContent>
        <w:p w:rsidR="00000000" w:rsidDel="00000000" w:rsidP="00000000" w:rsidRDefault="00000000" w:rsidRPr="00000000" w14:paraId="000000E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81036546"/>
              <w:tag w:val="goog_rdk_1250"/>
            </w:sdtPr>
            <w:sdtContent>
              <w:ins w:author="Rossi Rossi" w:id="102" w:date="2026-09-22T06:56:59Z">
                <w:sdt>
                  <w:sdtPr>
                    <w:id w:val="163679820"/>
                    <w:tag w:val="goog_rdk_1251"/>
                  </w:sdtPr>
                  <w:sdtContent>
                    <w:del w:author="Nivesh" w:id="19" w:date="2026-09-25T10:03:37Z"/>
                  </w:sdtContent>
                </w:sdt>
              </w:ins>
              <w:sdt>
                <w:sdtPr>
                  <w:id w:val="974484305"/>
                  <w:tag w:val="goog_rdk_125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54492051"/>
        <w:tag w:val="goog_rdk_1258"/>
      </w:sdtPr>
      <w:sdtContent>
        <w:p w:rsidR="00000000" w:rsidDel="00000000" w:rsidP="00000000" w:rsidRDefault="00000000" w:rsidRPr="00000000" w14:paraId="000000E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40863160"/>
              <w:tag w:val="goog_rdk_1254"/>
            </w:sdtPr>
            <w:sdtContent>
              <w:ins w:author="Rossi Rossi" w:id="102" w:date="2026-09-22T06:56:59Z">
                <w:sdt>
                  <w:sdtPr>
                    <w:id w:val="92494532"/>
                    <w:tag w:val="goog_rdk_1255"/>
                  </w:sdtPr>
                  <w:sdtContent>
                    <w:del w:author="Nivesh" w:id="19" w:date="2026-09-25T10:03:37Z"/>
                  </w:sdtContent>
                </w:sdt>
              </w:ins>
              <w:sdt>
                <w:sdtPr>
                  <w:id w:val="-83059414"/>
                  <w:tag w:val="goog_rdk_125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 genai.Client(api</w:delText>
                      </w:r>
                    </w:del>
                  </w:ins>
                </w:sdtContent>
              </w:sdt>
              <w:ins w:author="Rossi Rossi" w:id="102" w:date="2026-09-22T06:56:59Z">
                <w:del w:author="Nivesh" w:id="19" w:date="2026-09-25T10:03:37Z">
                  <w:sdt>
                    <w:sdtPr>
                      <w:id w:val="-802388685"/>
                      <w:tag w:val="goog_rdk_1257"/>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_key="YOUR_API_KEY")</w:delText>
                      </w:r>
                    </w:sdtContent>
                  </w:sdt>
                </w:del>
              </w:ins>
            </w:sdtContent>
          </w:sdt>
        </w:p>
      </w:sdtContent>
    </w:sdt>
    <w:sdt>
      <w:sdtPr>
        <w:id w:val="331856360"/>
        <w:tag w:val="goog_rdk_1262"/>
      </w:sdtPr>
      <w:sdtContent>
        <w:p w:rsidR="00000000" w:rsidDel="00000000" w:rsidP="00000000" w:rsidRDefault="00000000" w:rsidRPr="00000000" w14:paraId="000000E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75252167"/>
              <w:tag w:val="goog_rdk_1259"/>
            </w:sdtPr>
            <w:sdtContent>
              <w:ins w:author="Rossi Rossi" w:id="102" w:date="2026-09-22T06:56:59Z">
                <w:sdt>
                  <w:sdtPr>
                    <w:id w:val="-1847793136"/>
                    <w:tag w:val="goog_rdk_1260"/>
                  </w:sdtPr>
                  <w:sdtContent>
                    <w:del w:author="Nivesh" w:id="19" w:date="2026-09-25T10:03:37Z"/>
                  </w:sdtContent>
                </w:sdt>
              </w:ins>
              <w:sdt>
                <w:sdtPr>
                  <w:id w:val="-1437156709"/>
                  <w:tag w:val="goog_rdk_12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93097660"/>
        <w:tag w:val="goog_rdk_1266"/>
      </w:sdtPr>
      <w:sdtContent>
        <w:p w:rsidR="00000000" w:rsidDel="00000000" w:rsidP="00000000" w:rsidRDefault="00000000" w:rsidRPr="00000000" w14:paraId="000000E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70246062"/>
              <w:tag w:val="goog_rdk_1263"/>
            </w:sdtPr>
            <w:sdtContent>
              <w:ins w:author="Rossi Rossi" w:id="102" w:date="2026-09-22T06:56:59Z">
                <w:sdt>
                  <w:sdtPr>
                    <w:id w:val="1809501088"/>
                    <w:tag w:val="goog_rdk_1264"/>
                  </w:sdtPr>
                  <w:sdtContent>
                    <w:del w:author="Nivesh" w:id="19" w:date="2026-09-25T10:03:37Z"/>
                  </w:sdtContent>
                </w:sdt>
              </w:ins>
              <w:sdt>
                <w:sdtPr>
                  <w:id w:val="1500963477"/>
                  <w:tag w:val="goog_rdk_12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02" w:date="2026-09-22T06:56:59Z">
                <w:del w:author="Nivesh" w:id="19" w:date="2026-09-25T10:03:37Z"/>
              </w:ins>
            </w:sdtContent>
          </w:sdt>
        </w:p>
      </w:sdtContent>
    </w:sdt>
    <w:sdt>
      <w:sdtPr>
        <w:id w:val="-1451108537"/>
        <w:tag w:val="goog_rdk_1270"/>
      </w:sdtPr>
      <w:sdtContent>
        <w:p w:rsidR="00000000" w:rsidDel="00000000" w:rsidP="00000000" w:rsidRDefault="00000000" w:rsidRPr="00000000" w14:paraId="000000E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1193361"/>
              <w:tag w:val="goog_rdk_1267"/>
            </w:sdtPr>
            <w:sdtContent>
              <w:ins w:author="Rossi Rossi" w:id="102" w:date="2026-09-22T06:56:59Z">
                <w:sdt>
                  <w:sdtPr>
                    <w:id w:val="-1975662281"/>
                    <w:tag w:val="goog_rdk_1268"/>
                  </w:sdtPr>
                  <w:sdtContent>
                    <w:del w:author="Nivesh" w:id="19" w:date="2026-09-25T10:03:37Z"/>
                  </w:sdtContent>
                </w:sdt>
              </w:ins>
              <w:sdt>
                <w:sdtPr>
                  <w:id w:val="1625838568"/>
                  <w:tag w:val="goog_rdk_12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model="gemini-3.8-flash",</w:delText>
                      </w:r>
                    </w:del>
                  </w:ins>
                </w:sdtContent>
              </w:sdt>
              <w:ins w:author="Rossi Rossi" w:id="102" w:date="2026-09-22T06:56:59Z">
                <w:del w:author="Nivesh" w:id="19" w:date="2026-09-25T10:03:37Z"/>
              </w:ins>
            </w:sdtContent>
          </w:sdt>
        </w:p>
      </w:sdtContent>
    </w:sdt>
    <w:sdt>
      <w:sdtPr>
        <w:id w:val="-466226408"/>
        <w:tag w:val="goog_rdk_1274"/>
      </w:sdtPr>
      <w:sdtContent>
        <w:p w:rsidR="00000000" w:rsidDel="00000000" w:rsidP="00000000" w:rsidRDefault="00000000" w:rsidRPr="00000000" w14:paraId="000000E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97213377"/>
              <w:tag w:val="goog_rdk_1271"/>
            </w:sdtPr>
            <w:sdtContent>
              <w:ins w:author="Rossi Rossi" w:id="102" w:date="2026-09-22T06:56:59Z">
                <w:sdt>
                  <w:sdtPr>
                    <w:id w:val="430780942"/>
                    <w:tag w:val="goog_rdk_1272"/>
                  </w:sdtPr>
                  <w:sdtContent>
                    <w:del w:author="Nivesh" w:id="19" w:date="2026-09-25T10:03:37Z"/>
                  </w:sdtContent>
                </w:sdt>
              </w:ins>
              <w:sdt>
                <w:sdtPr>
                  <w:id w:val="1206208607"/>
                  <w:tag w:val="goog_rdk_12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02" w:date="2026-09-22T06:56:59Z">
                <w:del w:author="Nivesh" w:id="19" w:date="2026-09-25T10:03:37Z"/>
              </w:ins>
            </w:sdtContent>
          </w:sdt>
        </w:p>
      </w:sdtContent>
    </w:sdt>
    <w:sdt>
      <w:sdtPr>
        <w:id w:val="89867018"/>
        <w:tag w:val="goog_rdk_1278"/>
      </w:sdtPr>
      <w:sdtContent>
        <w:p w:rsidR="00000000" w:rsidDel="00000000" w:rsidP="00000000" w:rsidRDefault="00000000" w:rsidRPr="00000000" w14:paraId="000000E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14766306"/>
              <w:tag w:val="goog_rdk_1275"/>
            </w:sdtPr>
            <w:sdtContent>
              <w:ins w:author="Rossi Rossi" w:id="102" w:date="2026-09-22T06:56:59Z">
                <w:sdt>
                  <w:sdtPr>
                    <w:id w:val="-1811892160"/>
                    <w:tag w:val="goog_rdk_1276"/>
                  </w:sdtPr>
                  <w:sdtContent>
                    <w:del w:author="Nivesh" w:id="19" w:date="2026-09-25T10:03:37Z"/>
                  </w:sdtContent>
                </w:sdt>
              </w:ins>
              <w:sdt>
                <w:sdtPr>
                  <w:id w:val="1913334097"/>
                  <w:tag w:val="goog_rdk_12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364718458"/>
        <w:tag w:val="goog_rdk_1282"/>
      </w:sdtPr>
      <w:sdtContent>
        <w:p w:rsidR="00000000" w:rsidDel="00000000" w:rsidP="00000000" w:rsidRDefault="00000000" w:rsidRPr="00000000" w14:paraId="000000E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12464581"/>
              <w:tag w:val="goog_rdk_1279"/>
            </w:sdtPr>
            <w:sdtContent>
              <w:ins w:author="Rossi Rossi" w:id="102" w:date="2026-09-22T06:56:59Z">
                <w:sdt>
                  <w:sdtPr>
                    <w:id w:val="-1988841748"/>
                    <w:tag w:val="goog_rdk_1280"/>
                  </w:sdtPr>
                  <w:sdtContent>
                    <w:del w:author="Nivesh" w:id="19" w:date="2026-09-25T10:03:37Z"/>
                  </w:sdtContent>
                </w:sdt>
              </w:ins>
              <w:sdt>
                <w:sdtPr>
                  <w:id w:val="583149194"/>
                  <w:tag w:val="goog_rdk_12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print(interaction.output_text)</w:delText>
                      </w:r>
                    </w:del>
                  </w:ins>
                </w:sdtContent>
              </w:sdt>
              <w:ins w:author="Rossi Rossi" w:id="102" w:date="2026-09-22T06:56:59Z">
                <w:del w:author="Nivesh" w:id="19" w:date="2026-09-25T10:03:37Z"/>
              </w:ins>
            </w:sdtContent>
          </w:sdt>
        </w:p>
      </w:sdtContent>
    </w:sdt>
    <w:sdt>
      <w:sdtPr>
        <w:id w:val="-317434284"/>
        <w:tag w:val="goog_rdk_1295"/>
      </w:sdtPr>
      <w:sdtContent>
        <w:p w:rsidR="00000000" w:rsidDel="00000000" w:rsidP="00000000" w:rsidRDefault="00000000" w:rsidRPr="00000000" w14:paraId="000000EC">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167154801"/>
              <w:tag w:val="goog_rdk_1285"/>
            </w:sdtPr>
            <w:sdtContent>
              <w:ins w:author="Abinaya Saravanan" w:id="106" w:date="2026-09-23T05:11:26Z">
                <w:sdt>
                  <w:sdtPr>
                    <w:id w:val="1246673153"/>
                    <w:tag w:val="goog_rdk_1286"/>
                  </w:sdtPr>
                  <w:sdtContent>
                    <w:del w:author="Nivesh" w:id="19" w:date="2026-09-25T10:03:37Z"/>
                  </w:sdtContent>
                </w:sdt>
              </w:ins>
              <w:sdt>
                <w:sdtPr>
                  <w:id w:val="223188813"/>
                  <w:tag w:val="goog_rdk_1287"/>
                </w:sdtPr>
                <w:sdtContent>
                  <w:commentRangeStart w:id="1"/>
                </w:sdtContent>
              </w:sdt>
              <w:ins w:author="Abinaya Saravanan" w:id="106" w:date="2026-09-23T05:11:26Z">
                <w:del w:author="Nivesh" w:id="19" w:date="2026-09-25T10:03:37Z">
                  <w:sdt>
                    <w:sdtPr>
                      <w:id w:val="-1193581804"/>
                      <w:tag w:val="goog_rdk_1288"/>
                    </w:sdtPr>
                    <w:sdtContent>
                      <w:commentRangeStart w:id="1"/>
                    </w:sdtContent>
                  </w:sdt>
                  <w:commentRangeEnd w:id="1"/>
                  <w:r w:rsidDel="00000000" w:rsidR="00000000" w:rsidRPr="00000000">
                    <w:commentReference w:id="1"/>
                  </w:r>
                  <w:sdt>
                    <w:sdtPr>
                      <w:id w:val="1211971346"/>
                      <w:tag w:val="goog_rdk_1289"/>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sdtContent>
                  </w:sdt>
                </w:del>
              </w:ins>
            </w:sdtContent>
          </w:sdt>
          <w:sdt>
            <w:sdtPr>
              <w:id w:val="-604996197"/>
              <w:tag w:val="goog_rdk_1290"/>
            </w:sdtPr>
            <w:sdtContent>
              <w:ins w:author="GAYATHRI V" w:id="107" w:date="2026-09-27T04:35:46Z">
                <w:sdt>
                  <w:sdtPr>
                    <w:id w:val="1277860125"/>
                    <w:tag w:val="goog_rdk_1291"/>
                  </w:sdtPr>
                  <w:sdtContent>
                    <w:del w:author="Nivesh" w:id="19" w:date="2026-09-25T10:03:37Z">
                      <w:sdt>
                        <w:sdtPr>
                          <w:alias w:val="Review status"/>
                          <w:id w:val="-1424379287"/>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Cambria" w:cs="Cambria" w:eastAsia="Cambria" w:hAnsi="Cambria"/>
                              <w:b w:val="0"/>
                              <w:bCs w:val="0"/>
                              <w:color w:val="473821"/>
                              <w:sz w:val="22"/>
                              <w:szCs w:val="22"/>
                              <w:shd w:fill="ffe5a0" w:val="clear"/>
                            </w:rPr>
                            <w:t xml:space="preserve">In progress</w:t>
                          </w:r>
                        </w:sdtContent>
                      </w:sdt>
                    </w:del>
                  </w:sdtContent>
                </w:sdt>
              </w:ins>
            </w:sdtContent>
          </w:sdt>
          <w:sdt>
            <w:sdtPr>
              <w:id w:val="-1808301143"/>
              <w:tag w:val="goog_rdk_1292"/>
            </w:sdtPr>
            <w:sdtContent>
              <w:ins w:author="Abinaya Saravanan" w:id="106" w:date="2026-09-23T05:11:26Z">
                <w:sdt>
                  <w:sdtPr>
                    <w:id w:val="181061611"/>
                    <w:tag w:val="goog_rdk_1293"/>
                  </w:sdtPr>
                  <w:sdtContent>
                    <w:del w:author="Nivesh" w:id="19" w:date="2026-09-25T10:03:37Z"/>
                  </w:sdtContent>
                </w:sdt>
              </w:ins>
              <w:sdt>
                <w:sdtPr>
                  <w:id w:val="-1742446117"/>
                  <w:tag w:val="goog_rdk_1294"/>
                </w:sdtPr>
                <w:sdtContent>
                  <w:ins w:author="Abinaya Saravanan" w:id="106" w:date="2026-09-23T05:11:26Z">
                    <w:del w:author="Nivesh" w:id="19" w:date="2026-09-25T10:03:37Z">
                      <w:r w:rsidDel="00000000" w:rsidR="00000000" w:rsidRPr="00000000">
                        <w:rPr>
                          <w:rtl w:val="0"/>
                        </w:rPr>
                      </w:r>
                    </w:del>
                  </w:ins>
                </w:sdtContent>
              </w:sdt>
              <w:ins w:author="Abinaya Saravanan" w:id="106" w:date="2026-09-23T05:11:26Z">
                <w:del w:author="Nivesh" w:id="19" w:date="2026-09-25T10:03:37Z"/>
              </w:ins>
            </w:sdtContent>
          </w:sdt>
        </w:p>
      </w:sdtContent>
    </w:sdt>
    <w:sdt>
      <w:sdtPr>
        <w:id w:val="248847146"/>
        <w:tag w:val="goog_rdk_1299"/>
      </w:sdtPr>
      <w:sdtContent>
        <w:p w:rsidR="00000000" w:rsidDel="00000000" w:rsidP="00000000" w:rsidRDefault="00000000" w:rsidRPr="00000000" w14:paraId="000000ED">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1203999994"/>
              <w:tag w:val="goog_rdk_1296"/>
            </w:sdtPr>
            <w:sdtContent>
              <w:ins w:author="Abinaya Saravanan" w:id="106" w:date="2026-09-23T05:11:26Z">
                <w:sdt>
                  <w:sdtPr>
                    <w:id w:val="1903592110"/>
                    <w:tag w:val="goog_rdk_1297"/>
                  </w:sdtPr>
                  <w:sdtContent>
                    <w:del w:author="Nivesh" w:id="19" w:date="2026-09-25T10:03:37Z"/>
                  </w:sdtContent>
                </w:sdt>
              </w:ins>
              <w:sdt>
                <w:sdtPr>
                  <w:id w:val="305229611"/>
                  <w:tag w:val="goog_rdk_1298"/>
                </w:sdtPr>
                <w:sdtContent>
                  <w:ins w:author="Abinaya Saravanan" w:id="106" w:date="2026-09-23T05:11:26Z">
                    <w:del w:author="Nivesh" w:id="19" w:date="2026-09-25T10:03:37Z">
                      <w:r w:rsidDel="00000000" w:rsidR="00000000" w:rsidRPr="00000000">
                        <w:rPr>
                          <w:rtl w:val="0"/>
                        </w:rPr>
                      </w:r>
                    </w:del>
                  </w:ins>
                </w:sdtContent>
              </w:sdt>
              <w:ins w:author="Abinaya Saravanan" w:id="106" w:date="2026-09-23T05:11:26Z">
                <w:del w:author="Nivesh" w:id="19" w:date="2026-09-25T10:03:37Z"/>
              </w:ins>
            </w:sdtContent>
          </w:sdt>
        </w:p>
      </w:sdtContent>
    </w:sdt>
    <w:sdt>
      <w:sdtPr>
        <w:id w:val="-1742435202"/>
        <w:tag w:val="goog_rdk_1303"/>
      </w:sdtPr>
      <w:sdtContent>
        <w:p w:rsidR="00000000" w:rsidDel="00000000" w:rsidP="00000000" w:rsidRDefault="00000000" w:rsidRPr="00000000" w14:paraId="000000EE">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608058154"/>
              <w:tag w:val="goog_rdk_1300"/>
            </w:sdtPr>
            <w:sdtContent>
              <w:ins w:author="Abinaya Saravanan" w:id="106" w:date="2026-09-23T05:11:26Z">
                <w:sdt>
                  <w:sdtPr>
                    <w:id w:val="1750356994"/>
                    <w:tag w:val="goog_rdk_1301"/>
                  </w:sdtPr>
                  <w:sdtContent>
                    <w:del w:author="Nivesh" w:id="19" w:date="2026-09-25T10:03:37Z"/>
                  </w:sdtContent>
                </w:sdt>
              </w:ins>
              <w:sdt>
                <w:sdtPr>
                  <w:id w:val="1708008736"/>
                  <w:tag w:val="goog_rdk_1302"/>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06" w:date="2026-09-23T05:11:26Z">
                <w:del w:author="Nivesh" w:id="19" w:date="2026-09-25T10:03:37Z"/>
              </w:ins>
            </w:sdtContent>
          </w:sdt>
        </w:p>
      </w:sdtContent>
    </w:sdt>
    <w:sdt>
      <w:sdtPr>
        <w:id w:val="-279246531"/>
        <w:tag w:val="goog_rdk_1307"/>
      </w:sdtPr>
      <w:sdtContent>
        <w:p w:rsidR="00000000" w:rsidDel="00000000" w:rsidP="00000000" w:rsidRDefault="00000000" w:rsidRPr="00000000" w14:paraId="000000EF">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912022721"/>
              <w:tag w:val="goog_rdk_1304"/>
            </w:sdtPr>
            <w:sdtContent>
              <w:ins w:author="Abinaya Saravanan" w:id="106" w:date="2026-09-23T05:11:26Z">
                <w:sdt>
                  <w:sdtPr>
                    <w:id w:val="1081984236"/>
                    <w:tag w:val="goog_rdk_1305"/>
                  </w:sdtPr>
                  <w:sdtContent>
                    <w:del w:author="Nivesh" w:id="19" w:date="2026-09-25T10:03:37Z"/>
                  </w:sdtContent>
                </w:sdt>
              </w:ins>
              <w:sdt>
                <w:sdtPr>
                  <w:id w:val="-2120355474"/>
                  <w:tag w:val="goog_rdk_1306"/>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06" w:date="2026-09-23T05:11:26Z">
                <w:del w:author="Nivesh" w:id="19" w:date="2026-09-25T10:03:37Z"/>
              </w:ins>
            </w:sdtContent>
          </w:sdt>
        </w:p>
      </w:sdtContent>
    </w:sdt>
    <w:sdt>
      <w:sdtPr>
        <w:id w:val="-2031861269"/>
        <w:tag w:val="goog_rdk_1311"/>
      </w:sdtPr>
      <w:sdtContent>
        <w:p w:rsidR="00000000" w:rsidDel="00000000" w:rsidP="00000000" w:rsidRDefault="00000000" w:rsidRPr="00000000" w14:paraId="000000F0">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486518325"/>
              <w:tag w:val="goog_rdk_1308"/>
            </w:sdtPr>
            <w:sdtContent>
              <w:ins w:author="Abinaya Saravanan" w:id="106" w:date="2026-09-23T05:11:26Z">
                <w:sdt>
                  <w:sdtPr>
                    <w:id w:val="250408560"/>
                    <w:tag w:val="goog_rdk_1309"/>
                  </w:sdtPr>
                  <w:sdtContent>
                    <w:del w:author="Nivesh" w:id="19" w:date="2026-09-25T10:03:37Z"/>
                  </w:sdtContent>
                </w:sdt>
              </w:ins>
              <w:sdt>
                <w:sdtPr>
                  <w:id w:val="-1334140987"/>
                  <w:tag w:val="goog_rdk_1310"/>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06" w:date="2026-09-23T05:11:26Z">
                <w:del w:author="Nivesh" w:id="19" w:date="2026-09-25T10:03:37Z"/>
              </w:ins>
            </w:sdtContent>
          </w:sdt>
        </w:p>
      </w:sdtContent>
    </w:sdt>
    <w:sdt>
      <w:sdtPr>
        <w:id w:val="493024876"/>
        <w:tag w:val="goog_rdk_1315"/>
      </w:sdtPr>
      <w:sdtContent>
        <w:p w:rsidR="00000000" w:rsidDel="00000000" w:rsidP="00000000" w:rsidRDefault="00000000" w:rsidRPr="00000000" w14:paraId="000000F1">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1694466048"/>
              <w:tag w:val="goog_rdk_1312"/>
            </w:sdtPr>
            <w:sdtContent>
              <w:ins w:author="Abinaya Saravanan" w:id="106" w:date="2026-09-23T05:11:26Z">
                <w:sdt>
                  <w:sdtPr>
                    <w:id w:val="866094331"/>
                    <w:tag w:val="goog_rdk_1313"/>
                  </w:sdtPr>
                  <w:sdtContent>
                    <w:del w:author="Nivesh" w:id="19" w:date="2026-09-25T10:03:37Z"/>
                  </w:sdtContent>
                </w:sdt>
              </w:ins>
              <w:sdt>
                <w:sdtPr>
                  <w:id w:val="-870869702"/>
                  <w:tag w:val="goog_rdk_1314"/>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06" w:date="2026-09-23T05:11:26Z">
                <w:del w:author="Nivesh" w:id="19" w:date="2026-09-25T10:03:37Z"/>
              </w:ins>
            </w:sdtContent>
          </w:sdt>
        </w:p>
      </w:sdtContent>
    </w:sdt>
    <w:sdt>
      <w:sdtPr>
        <w:id w:val="-392087315"/>
        <w:tag w:val="goog_rdk_1319"/>
      </w:sdtPr>
      <w:sdtContent>
        <w:p w:rsidR="00000000" w:rsidDel="00000000" w:rsidP="00000000" w:rsidRDefault="00000000" w:rsidRPr="00000000" w14:paraId="000000F2">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1660288408"/>
              <w:tag w:val="goog_rdk_1316"/>
            </w:sdtPr>
            <w:sdtContent>
              <w:ins w:author="Abinaya Saravanan" w:id="106" w:date="2026-09-23T05:11:26Z">
                <w:sdt>
                  <w:sdtPr>
                    <w:id w:val="202272600"/>
                    <w:tag w:val="goog_rdk_1317"/>
                  </w:sdtPr>
                  <w:sdtContent>
                    <w:del w:author="Nivesh" w:id="19" w:date="2026-09-25T10:03:37Z"/>
                  </w:sdtContent>
                </w:sdt>
              </w:ins>
              <w:sdt>
                <w:sdtPr>
                  <w:id w:val="-1194395357"/>
                  <w:tag w:val="goog_rdk_1318"/>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06" w:date="2026-09-23T05:11:26Z">
                <w:del w:author="Nivesh" w:id="19" w:date="2026-09-25T10:03:37Z"/>
              </w:ins>
            </w:sdtContent>
          </w:sdt>
        </w:p>
      </w:sdtContent>
    </w:sdt>
    <w:sdt>
      <w:sdtPr>
        <w:id w:val="-1840656754"/>
        <w:tag w:val="goog_rdk_1323"/>
      </w:sdtPr>
      <w:sdtContent>
        <w:p w:rsidR="00000000" w:rsidDel="00000000" w:rsidP="00000000" w:rsidRDefault="00000000" w:rsidRPr="00000000" w14:paraId="000000F3">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1274764877"/>
              <w:tag w:val="goog_rdk_1320"/>
            </w:sdtPr>
            <w:sdtContent>
              <w:ins w:author="Abinaya Saravanan" w:id="106" w:date="2026-09-23T05:11:26Z">
                <w:sdt>
                  <w:sdtPr>
                    <w:id w:val="1894669395"/>
                    <w:tag w:val="goog_rdk_1321"/>
                  </w:sdtPr>
                  <w:sdtContent>
                    <w:del w:author="Nivesh" w:id="19" w:date="2026-09-25T10:03:37Z"/>
                  </w:sdtContent>
                </w:sdt>
              </w:ins>
              <w:sdt>
                <w:sdtPr>
                  <w:id w:val="-650557657"/>
                  <w:tag w:val="goog_rdk_1322"/>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06" w:date="2026-09-23T05:11:26Z">
                <w:del w:author="Nivesh" w:id="19" w:date="2026-09-25T10:03:37Z"/>
              </w:ins>
            </w:sdtContent>
          </w:sdt>
        </w:p>
      </w:sdtContent>
    </w:sdt>
    <w:sdt>
      <w:sdtPr>
        <w:id w:val="-1685812011"/>
        <w:tag w:val="goog_rdk_1327"/>
      </w:sdtPr>
      <w:sdtContent>
        <w:p w:rsidR="00000000" w:rsidDel="00000000" w:rsidP="00000000" w:rsidRDefault="00000000" w:rsidRPr="00000000" w14:paraId="000000F4">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2137884226"/>
              <w:tag w:val="goog_rdk_1324"/>
            </w:sdtPr>
            <w:sdtContent>
              <w:ins w:author="Abinaya Saravanan" w:id="106" w:date="2026-09-23T05:11:26Z">
                <w:sdt>
                  <w:sdtPr>
                    <w:id w:val="-471545159"/>
                    <w:tag w:val="goog_rdk_1325"/>
                  </w:sdtPr>
                  <w:sdtContent>
                    <w:del w:author="Nivesh" w:id="19" w:date="2026-09-25T10:03:37Z"/>
                  </w:sdtContent>
                </w:sdt>
              </w:ins>
              <w:sdt>
                <w:sdtPr>
                  <w:id w:val="1795622529"/>
                  <w:tag w:val="goog_rdk_1326"/>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06" w:date="2026-09-23T05:11:26Z">
                <w:del w:author="Nivesh" w:id="19" w:date="2026-09-25T10:03:37Z"/>
              </w:ins>
            </w:sdtContent>
          </w:sdt>
        </w:p>
      </w:sdtContent>
    </w:sdt>
    <w:sdt>
      <w:sdtPr>
        <w:id w:val="-735523998"/>
        <w:tag w:val="goog_rdk_1331"/>
      </w:sdtPr>
      <w:sdtContent>
        <w:p w:rsidR="00000000" w:rsidDel="00000000" w:rsidP="00000000" w:rsidRDefault="00000000" w:rsidRPr="00000000" w14:paraId="000000F5">
          <w:pPr>
            <w:numPr>
              <w:ilvl w:val="1"/>
              <w:numId w:val="2"/>
            </w:numPr>
            <w:ind w:left="502" w:hanging="360"/>
            <w:rPr>
              <w:ins w:author="Abinaya Saravanan" w:id="106" w:date="2026-09-23T05:11:26Z"/>
              <w:del w:author="Nivesh" w:id="19" w:date="2026-09-25T10:03:37Z"/>
            </w:rPr>
            <w:pPrChange w:author="FATHIMA RAIHANA A S" w:id="0" w:date="2026-09-25T17:38:39Z">
              <w:pPr>
                <w:numPr>
                  <w:ilvl w:val="1"/>
                  <w:numId w:val="9"/>
                </w:numPr>
                <w:ind w:left="502" w:hanging="360"/>
              </w:pPr>
            </w:pPrChange>
          </w:pPr>
          <w:sdt>
            <w:sdtPr>
              <w:id w:val="299028080"/>
              <w:tag w:val="goog_rdk_1328"/>
            </w:sdtPr>
            <w:sdtContent>
              <w:ins w:author="Abinaya Saravanan" w:id="106" w:date="2026-09-23T05:11:26Z">
                <w:sdt>
                  <w:sdtPr>
                    <w:id w:val="-1131672879"/>
                    <w:tag w:val="goog_rdk_1329"/>
                  </w:sdtPr>
                  <w:sdtContent>
                    <w:del w:author="Nivesh" w:id="19" w:date="2026-09-25T10:03:37Z"/>
                  </w:sdtContent>
                </w:sdt>
              </w:ins>
              <w:sdt>
                <w:sdtPr>
                  <w:id w:val="1841800190"/>
                  <w:tag w:val="goog_rdk_1330"/>
                </w:sdtPr>
                <w:sdtContent>
                  <w:ins w:author="Abinaya Saravanan" w:id="106" w:date="2026-09-23T05:11:2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06" w:date="2026-09-23T05:11:26Z">
                <w:del w:author="Nivesh" w:id="19" w:date="2026-09-25T10:03:37Z"/>
              </w:ins>
            </w:sdtContent>
          </w:sdt>
        </w:p>
      </w:sdtContent>
    </w:sdt>
    <w:sdt>
      <w:sdtPr>
        <w:id w:val="1595120245"/>
        <w:tag w:val="goog_rdk_1337"/>
      </w:sdtPr>
      <w:sdtContent>
        <w:p w:rsidR="00000000" w:rsidDel="00000000" w:rsidP="00000000" w:rsidRDefault="00000000" w:rsidRPr="00000000" w14:paraId="000000F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18544308"/>
              <w:tag w:val="goog_rdk_1334"/>
            </w:sdtPr>
            <w:sdtContent>
              <w:ins w:author="Rossi Rossi" w:id="102" w:date="2026-09-22T06:56:59Z">
                <w:sdt>
                  <w:sdtPr>
                    <w:id w:val="-396666422"/>
                    <w:tag w:val="goog_rdk_1335"/>
                  </w:sdtPr>
                  <w:sdtContent>
                    <w:del w:author="Nivesh" w:id="19" w:date="2026-09-25T10:03:37Z"/>
                  </w:sdtContent>
                </w:sdt>
              </w:ins>
              <w:sdt>
                <w:sdtPr>
                  <w:id w:val="1014660828"/>
                  <w:tag w:val="goog_rdk_133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41051289"/>
        <w:tag w:val="goog_rdk_1341"/>
      </w:sdtPr>
      <w:sdtContent>
        <w:p w:rsidR="00000000" w:rsidDel="00000000" w:rsidP="00000000" w:rsidRDefault="00000000" w:rsidRPr="00000000" w14:paraId="000000F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6104630"/>
              <w:tag w:val="goog_rdk_1338"/>
            </w:sdtPr>
            <w:sdtContent>
              <w:ins w:author="Rossi Rossi" w:id="102" w:date="2026-09-22T06:56:59Z">
                <w:sdt>
                  <w:sdtPr>
                    <w:id w:val="1844633117"/>
                    <w:tag w:val="goog_rdk_1339"/>
                  </w:sdtPr>
                  <w:sdtContent>
                    <w:del w:author="Nivesh" w:id="19" w:date="2026-09-25T10:03:37Z"/>
                  </w:sdtContent>
                </w:sdt>
              </w:ins>
              <w:sdt>
                <w:sdtPr>
                  <w:id w:val="-473424820"/>
                  <w:tag w:val="goog_rdk_134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JavaScript</w:delText>
                      </w:r>
                    </w:del>
                  </w:ins>
                </w:sdtContent>
              </w:sdt>
              <w:ins w:author="Rossi Rossi" w:id="102" w:date="2026-09-22T06:56:59Z">
                <w:del w:author="Nivesh" w:id="19" w:date="2026-09-25T10:03:37Z"/>
              </w:ins>
            </w:sdtContent>
          </w:sdt>
        </w:p>
      </w:sdtContent>
    </w:sdt>
    <w:sdt>
      <w:sdtPr>
        <w:id w:val="483514860"/>
        <w:tag w:val="goog_rdk_1345"/>
      </w:sdtPr>
      <w:sdtContent>
        <w:p w:rsidR="00000000" w:rsidDel="00000000" w:rsidP="00000000" w:rsidRDefault="00000000" w:rsidRPr="00000000" w14:paraId="000000F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10646744"/>
              <w:tag w:val="goog_rdk_1342"/>
            </w:sdtPr>
            <w:sdtContent>
              <w:ins w:author="Rossi Rossi" w:id="102" w:date="2026-09-22T06:56:59Z">
                <w:sdt>
                  <w:sdtPr>
                    <w:id w:val="-897481018"/>
                    <w:tag w:val="goog_rdk_1343"/>
                  </w:sdtPr>
                  <w:sdtContent>
                    <w:del w:author="Nivesh" w:id="19" w:date="2026-09-25T10:03:37Z"/>
                  </w:sdtContent>
                </w:sdt>
              </w:ins>
              <w:sdt>
                <w:sdtPr>
                  <w:id w:val="-775456702"/>
                  <w:tag w:val="goog_rdk_134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10797695"/>
        <w:tag w:val="goog_rdk_1349"/>
      </w:sdtPr>
      <w:sdtContent>
        <w:p w:rsidR="00000000" w:rsidDel="00000000" w:rsidP="00000000" w:rsidRDefault="00000000" w:rsidRPr="00000000" w14:paraId="000000F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90588774"/>
              <w:tag w:val="goog_rdk_1346"/>
            </w:sdtPr>
            <w:sdtContent>
              <w:ins w:author="Rossi Rossi" w:id="102" w:date="2026-09-22T06:56:59Z">
                <w:sdt>
                  <w:sdtPr>
                    <w:id w:val="-809305786"/>
                    <w:tag w:val="goog_rdk_1347"/>
                  </w:sdtPr>
                  <w:sdtContent>
                    <w:del w:author="Nivesh" w:id="19" w:date="2026-09-25T10:03:37Z"/>
                  </w:sdtContent>
                </w:sdt>
              </w:ins>
              <w:sdt>
                <w:sdtPr>
                  <w:id w:val="1770901146"/>
                  <w:tag w:val="goog_rdk_134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02" w:date="2026-09-22T06:56:59Z">
                <w:del w:author="Nivesh" w:id="19" w:date="2026-09-25T10:03:37Z"/>
              </w:ins>
            </w:sdtContent>
          </w:sdt>
        </w:p>
      </w:sdtContent>
    </w:sdt>
    <w:sdt>
      <w:sdtPr>
        <w:id w:val="1118492995"/>
        <w:tag w:val="goog_rdk_1353"/>
      </w:sdtPr>
      <w:sdtContent>
        <w:p w:rsidR="00000000" w:rsidDel="00000000" w:rsidP="00000000" w:rsidRDefault="00000000" w:rsidRPr="00000000" w14:paraId="000000F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98139354"/>
              <w:tag w:val="goog_rdk_1350"/>
            </w:sdtPr>
            <w:sdtContent>
              <w:ins w:author="Rossi Rossi" w:id="102" w:date="2026-09-22T06:56:59Z">
                <w:sdt>
                  <w:sdtPr>
                    <w:id w:val="1577915173"/>
                    <w:tag w:val="goog_rdk_1351"/>
                  </w:sdtPr>
                  <w:sdtContent>
                    <w:del w:author="Nivesh" w:id="19" w:date="2026-09-25T10:03:37Z"/>
                  </w:sdtContent>
                </w:sdt>
              </w:ins>
              <w:sdt>
                <w:sdtPr>
                  <w:id w:val="966512802"/>
                  <w:tag w:val="goog_rdk_135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59809120"/>
        <w:tag w:val="goog_rdk_1357"/>
      </w:sdtPr>
      <w:sdtContent>
        <w:p w:rsidR="00000000" w:rsidDel="00000000" w:rsidP="00000000" w:rsidRDefault="00000000" w:rsidRPr="00000000" w14:paraId="000000F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43345093"/>
              <w:tag w:val="goog_rdk_1354"/>
            </w:sdtPr>
            <w:sdtContent>
              <w:ins w:author="Rossi Rossi" w:id="102" w:date="2026-09-22T06:56:59Z">
                <w:sdt>
                  <w:sdtPr>
                    <w:id w:val="575813917"/>
                    <w:tag w:val="goog_rdk_1355"/>
                  </w:sdtPr>
                  <w:sdtContent>
                    <w:del w:author="Nivesh" w:id="19" w:date="2026-09-25T10:03:37Z"/>
                  </w:sdtContent>
                </w:sdt>
              </w:ins>
              <w:sdt>
                <w:sdtPr>
                  <w:id w:val="7018380"/>
                  <w:tag w:val="goog_rdk_135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02" w:date="2026-09-22T06:56:59Z">
                <w:del w:author="Nivesh" w:id="19" w:date="2026-09-25T10:03:37Z"/>
              </w:ins>
            </w:sdtContent>
          </w:sdt>
        </w:p>
      </w:sdtContent>
    </w:sdt>
    <w:sdt>
      <w:sdtPr>
        <w:id w:val="785001707"/>
        <w:tag w:val="goog_rdk_1361"/>
      </w:sdtPr>
      <w:sdtContent>
        <w:p w:rsidR="00000000" w:rsidDel="00000000" w:rsidP="00000000" w:rsidRDefault="00000000" w:rsidRPr="00000000" w14:paraId="000000F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2879577"/>
              <w:tag w:val="goog_rdk_1358"/>
            </w:sdtPr>
            <w:sdtContent>
              <w:ins w:author="Rossi Rossi" w:id="102" w:date="2026-09-22T06:56:59Z">
                <w:sdt>
                  <w:sdtPr>
                    <w:id w:val="1481068325"/>
                    <w:tag w:val="goog_rdk_1359"/>
                  </w:sdtPr>
                  <w:sdtContent>
                    <w:del w:author="Nivesh" w:id="19" w:date="2026-09-25T10:03:37Z"/>
                  </w:sdtContent>
                </w:sdt>
              </w:ins>
              <w:sdt>
                <w:sdtPr>
                  <w:id w:val="-2145145183"/>
                  <w:tag w:val="goog_rdk_136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6000059"/>
        <w:tag w:val="goog_rdk_1365"/>
      </w:sdtPr>
      <w:sdtContent>
        <w:p w:rsidR="00000000" w:rsidDel="00000000" w:rsidP="00000000" w:rsidRDefault="00000000" w:rsidRPr="00000000" w14:paraId="000000F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69768430"/>
              <w:tag w:val="goog_rdk_1362"/>
            </w:sdtPr>
            <w:sdtContent>
              <w:ins w:author="Rossi Rossi" w:id="102" w:date="2026-09-22T06:56:59Z">
                <w:sdt>
                  <w:sdtPr>
                    <w:id w:val="-448745095"/>
                    <w:tag w:val="goog_rdk_1363"/>
                  </w:sdtPr>
                  <w:sdtContent>
                    <w:del w:author="Nivesh" w:id="19" w:date="2026-09-25T10:03:37Z"/>
                  </w:sdtContent>
                </w:sdt>
              </w:ins>
              <w:sdt>
                <w:sdtPr>
                  <w:id w:val="327316669"/>
                  <w:tag w:val="goog_rdk_136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async function main() {</w:delText>
                      </w:r>
                    </w:del>
                  </w:ins>
                </w:sdtContent>
              </w:sdt>
              <w:ins w:author="Rossi Rossi" w:id="102" w:date="2026-09-22T06:56:59Z">
                <w:del w:author="Nivesh" w:id="19" w:date="2026-09-25T10:03:37Z"/>
              </w:ins>
            </w:sdtContent>
          </w:sdt>
        </w:p>
      </w:sdtContent>
    </w:sdt>
    <w:sdt>
      <w:sdtPr>
        <w:id w:val="-730070857"/>
        <w:tag w:val="goog_rdk_1369"/>
      </w:sdtPr>
      <w:sdtContent>
        <w:p w:rsidR="00000000" w:rsidDel="00000000" w:rsidP="00000000" w:rsidRDefault="00000000" w:rsidRPr="00000000" w14:paraId="000000F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7215234"/>
              <w:tag w:val="goog_rdk_1366"/>
            </w:sdtPr>
            <w:sdtContent>
              <w:ins w:author="Rossi Rossi" w:id="102" w:date="2026-09-22T06:56:59Z">
                <w:sdt>
                  <w:sdtPr>
                    <w:id w:val="-692400890"/>
                    <w:tag w:val="goog_rdk_1367"/>
                  </w:sdtPr>
                  <w:sdtContent>
                    <w:del w:author="Nivesh" w:id="19" w:date="2026-09-25T10:03:37Z"/>
                  </w:sdtContent>
                </w:sdt>
              </w:ins>
              <w:sdt>
                <w:sdtPr>
                  <w:id w:val="-1872999313"/>
                  <w:tag w:val="goog_rdk_136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02" w:date="2026-09-22T06:56:59Z">
                <w:del w:author="Nivesh" w:id="19" w:date="2026-09-25T10:03:37Z"/>
              </w:ins>
            </w:sdtContent>
          </w:sdt>
        </w:p>
      </w:sdtContent>
    </w:sdt>
    <w:sdt>
      <w:sdtPr>
        <w:id w:val="-419130640"/>
        <w:tag w:val="goog_rdk_1373"/>
      </w:sdtPr>
      <w:sdtContent>
        <w:p w:rsidR="00000000" w:rsidDel="00000000" w:rsidP="00000000" w:rsidRDefault="00000000" w:rsidRPr="00000000" w14:paraId="000000F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2717375"/>
              <w:tag w:val="goog_rdk_1370"/>
            </w:sdtPr>
            <w:sdtContent>
              <w:ins w:author="Rossi Rossi" w:id="102" w:date="2026-09-22T06:56:59Z">
                <w:sdt>
                  <w:sdtPr>
                    <w:id w:val="1008744125"/>
                    <w:tag w:val="goog_rdk_1371"/>
                  </w:sdtPr>
                  <w:sdtContent>
                    <w:del w:author="Nivesh" w:id="19" w:date="2026-09-25T10:03:37Z"/>
                  </w:sdtContent>
                </w:sdt>
              </w:ins>
              <w:sdt>
                <w:sdtPr>
                  <w:id w:val="891903137"/>
                  <w:tag w:val="goog_rdk_137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1949500400"/>
        <w:tag w:val="goog_rdk_1377"/>
      </w:sdtPr>
      <w:sdtContent>
        <w:p w:rsidR="00000000" w:rsidDel="00000000" w:rsidP="00000000" w:rsidRDefault="00000000" w:rsidRPr="00000000" w14:paraId="0000010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97907554"/>
              <w:tag w:val="goog_rdk_1374"/>
            </w:sdtPr>
            <w:sdtContent>
              <w:ins w:author="Rossi Rossi" w:id="102" w:date="2026-09-22T06:56:59Z">
                <w:sdt>
                  <w:sdtPr>
                    <w:id w:val="1635275682"/>
                    <w:tag w:val="goog_rdk_1375"/>
                  </w:sdtPr>
                  <w:sdtContent>
                    <w:del w:author="Nivesh" w:id="19" w:date="2026-09-25T10:03:37Z"/>
                  </w:sdtContent>
                </w:sdt>
              </w:ins>
              <w:sdt>
                <w:sdtPr>
                  <w:id w:val="601806628"/>
                  <w:tag w:val="goog_rdk_137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20425010"/>
        <w:tag w:val="goog_rdk_1381"/>
      </w:sdtPr>
      <w:sdtContent>
        <w:p w:rsidR="00000000" w:rsidDel="00000000" w:rsidP="00000000" w:rsidRDefault="00000000" w:rsidRPr="00000000" w14:paraId="0000010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26128928"/>
              <w:tag w:val="goog_rdk_1378"/>
            </w:sdtPr>
            <w:sdtContent>
              <w:ins w:author="Rossi Rossi" w:id="102" w:date="2026-09-22T06:56:59Z">
                <w:sdt>
                  <w:sdtPr>
                    <w:id w:val="-1484850534"/>
                    <w:tag w:val="goog_rdk_1379"/>
                  </w:sdtPr>
                  <w:sdtContent>
                    <w:del w:author="Nivesh" w:id="19" w:date="2026-09-25T10:03:37Z"/>
                  </w:sdtContent>
                </w:sdt>
              </w:ins>
              <w:sdt>
                <w:sdtPr>
                  <w:id w:val="-1101723999"/>
                  <w:tag w:val="goog_rdk_138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14226465"/>
        <w:tag w:val="goog_rdk_1385"/>
      </w:sdtPr>
      <w:sdtContent>
        <w:p w:rsidR="00000000" w:rsidDel="00000000" w:rsidP="00000000" w:rsidRDefault="00000000" w:rsidRPr="00000000" w14:paraId="0000010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16319051"/>
              <w:tag w:val="goog_rdk_1382"/>
            </w:sdtPr>
            <w:sdtContent>
              <w:ins w:author="Rossi Rossi" w:id="102" w:date="2026-09-22T06:56:59Z">
                <w:sdt>
                  <w:sdtPr>
                    <w:id w:val="-126443078"/>
                    <w:tag w:val="goog_rdk_1383"/>
                  </w:sdtPr>
                  <w:sdtContent>
                    <w:del w:author="Nivesh" w:id="19" w:date="2026-09-25T10:03:37Z"/>
                  </w:sdtContent>
                </w:sdt>
              </w:ins>
              <w:sdt>
                <w:sdtPr>
                  <w:id w:val="1288347076"/>
                  <w:tag w:val="goog_rdk_138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02" w:date="2026-09-22T06:56:59Z">
                <w:del w:author="Nivesh" w:id="19" w:date="2026-09-25T10:03:37Z"/>
              </w:ins>
            </w:sdtContent>
          </w:sdt>
        </w:p>
      </w:sdtContent>
    </w:sdt>
    <w:sdt>
      <w:sdtPr>
        <w:id w:val="-1595673369"/>
        <w:tag w:val="goog_rdk_1389"/>
      </w:sdtPr>
      <w:sdtContent>
        <w:p w:rsidR="00000000" w:rsidDel="00000000" w:rsidP="00000000" w:rsidRDefault="00000000" w:rsidRPr="00000000" w14:paraId="0000010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82125116"/>
              <w:tag w:val="goog_rdk_1386"/>
            </w:sdtPr>
            <w:sdtContent>
              <w:ins w:author="Rossi Rossi" w:id="102" w:date="2026-09-22T06:56:59Z">
                <w:sdt>
                  <w:sdtPr>
                    <w:id w:val="655619862"/>
                    <w:tag w:val="goog_rdk_1387"/>
                  </w:sdtPr>
                  <w:sdtContent>
                    <w:del w:author="Nivesh" w:id="19" w:date="2026-09-25T10:03:37Z"/>
                  </w:sdtContent>
                </w:sdt>
              </w:ins>
              <w:sdt>
                <w:sdtPr>
                  <w:id w:val="-553287025"/>
                  <w:tag w:val="goog_rdk_138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274337083"/>
        <w:tag w:val="goog_rdk_1395"/>
      </w:sdtPr>
      <w:sdtContent>
        <w:p w:rsidR="00000000" w:rsidDel="00000000" w:rsidP="00000000" w:rsidRDefault="00000000" w:rsidRPr="00000000" w14:paraId="00000104">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050897753"/>
              <w:tag w:val="goog_rdk_1392"/>
            </w:sdtPr>
            <w:sdtContent>
              <w:ins w:author="Abinaya Saravanan" w:id="109" w:date="2026-09-23T05:12:03Z">
                <w:sdt>
                  <w:sdtPr>
                    <w:id w:val="227384497"/>
                    <w:tag w:val="goog_rdk_1393"/>
                  </w:sdtPr>
                  <w:sdtContent>
                    <w:del w:author="Nivesh" w:id="19" w:date="2026-09-25T10:03:37Z"/>
                  </w:sdtContent>
                </w:sdt>
              </w:ins>
              <w:sdt>
                <w:sdtPr>
                  <w:id w:val="522562866"/>
                  <w:tag w:val="goog_rdk_1394"/>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async function main() {</w:delText>
                      </w:r>
                    </w:del>
                  </w:ins>
                </w:sdtContent>
              </w:sdt>
              <w:ins w:author="Abinaya Saravanan" w:id="109" w:date="2026-09-23T05:12:03Z">
                <w:del w:author="Nivesh" w:id="19" w:date="2026-09-25T10:03:37Z"/>
              </w:ins>
            </w:sdtContent>
          </w:sdt>
        </w:p>
      </w:sdtContent>
    </w:sdt>
    <w:sdt>
      <w:sdtPr>
        <w:id w:val="-1128747019"/>
        <w:tag w:val="goog_rdk_1399"/>
      </w:sdtPr>
      <w:sdtContent>
        <w:p w:rsidR="00000000" w:rsidDel="00000000" w:rsidP="00000000" w:rsidRDefault="00000000" w:rsidRPr="00000000" w14:paraId="00000105">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299704152"/>
              <w:tag w:val="goog_rdk_1396"/>
            </w:sdtPr>
            <w:sdtContent>
              <w:ins w:author="Abinaya Saravanan" w:id="109" w:date="2026-09-23T05:12:03Z">
                <w:sdt>
                  <w:sdtPr>
                    <w:id w:val="-921755282"/>
                    <w:tag w:val="goog_rdk_1397"/>
                  </w:sdtPr>
                  <w:sdtContent>
                    <w:del w:author="Nivesh" w:id="19" w:date="2026-09-25T10:03:37Z"/>
                  </w:sdtContent>
                </w:sdt>
              </w:ins>
              <w:sdt>
                <w:sdtPr>
                  <w:id w:val="-1900606380"/>
                  <w:tag w:val="goog_rdk_1398"/>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interaction = await ai.interactions.create({</w:delText>
                      </w:r>
                    </w:del>
                  </w:ins>
                </w:sdtContent>
              </w:sdt>
              <w:ins w:author="Abinaya Saravanan" w:id="109" w:date="2026-09-23T05:12:03Z">
                <w:del w:author="Nivesh" w:id="19" w:date="2026-09-25T10:03:37Z"/>
              </w:ins>
            </w:sdtContent>
          </w:sdt>
        </w:p>
      </w:sdtContent>
    </w:sdt>
    <w:sdt>
      <w:sdtPr>
        <w:id w:val="1336908885"/>
        <w:tag w:val="goog_rdk_1403"/>
      </w:sdtPr>
      <w:sdtContent>
        <w:p w:rsidR="00000000" w:rsidDel="00000000" w:rsidP="00000000" w:rsidRDefault="00000000" w:rsidRPr="00000000" w14:paraId="00000106">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543366573"/>
              <w:tag w:val="goog_rdk_1400"/>
            </w:sdtPr>
            <w:sdtContent>
              <w:ins w:author="Abinaya Saravanan" w:id="109" w:date="2026-09-23T05:12:03Z">
                <w:sdt>
                  <w:sdtPr>
                    <w:id w:val="155816084"/>
                    <w:tag w:val="goog_rdk_1401"/>
                  </w:sdtPr>
                  <w:sdtContent>
                    <w:del w:author="Nivesh" w:id="19" w:date="2026-09-25T10:03:37Z"/>
                  </w:sdtContent>
                </w:sdt>
              </w:ins>
              <w:sdt>
                <w:sdtPr>
                  <w:id w:val="1501941383"/>
                  <w:tag w:val="goog_rdk_1402"/>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"gemini-1.5-flash",</w:delText>
                      </w:r>
                    </w:del>
                  </w:ins>
                </w:sdtContent>
              </w:sdt>
              <w:ins w:author="Abinaya Saravanan" w:id="109" w:date="2026-09-23T05:12:03Z">
                <w:del w:author="Nivesh" w:id="19" w:date="2026-09-25T10:03:37Z"/>
              </w:ins>
            </w:sdtContent>
          </w:sdt>
        </w:p>
      </w:sdtContent>
    </w:sdt>
    <w:sdt>
      <w:sdtPr>
        <w:id w:val="-1856698552"/>
        <w:tag w:val="goog_rdk_1407"/>
      </w:sdtPr>
      <w:sdtContent>
        <w:p w:rsidR="00000000" w:rsidDel="00000000" w:rsidP="00000000" w:rsidRDefault="00000000" w:rsidRPr="00000000" w14:paraId="00000107">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340927460"/>
              <w:tag w:val="goog_rdk_1404"/>
            </w:sdtPr>
            <w:sdtContent>
              <w:ins w:author="Abinaya Saravanan" w:id="109" w:date="2026-09-23T05:12:03Z">
                <w:sdt>
                  <w:sdtPr>
                    <w:id w:val="-1065782408"/>
                    <w:tag w:val="goog_rdk_1405"/>
                  </w:sdtPr>
                  <w:sdtContent>
                    <w:del w:author="Nivesh" w:id="19" w:date="2026-09-25T10:03:37Z"/>
                  </w:sdtContent>
                </w:sdt>
              </w:ins>
              <w:sdt>
                <w:sdtPr>
                  <w:id w:val="950198730"/>
                  <w:tag w:val="goog_rdk_1406"/>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09" w:date="2026-09-23T05:12:03Z">
                <w:del w:author="Nivesh" w:id="19" w:date="2026-09-25T10:03:37Z"/>
              </w:ins>
            </w:sdtContent>
          </w:sdt>
        </w:p>
      </w:sdtContent>
    </w:sdt>
    <w:sdt>
      <w:sdtPr>
        <w:id w:val="1743865856"/>
        <w:tag w:val="goog_rdk_1411"/>
      </w:sdtPr>
      <w:sdtContent>
        <w:p w:rsidR="00000000" w:rsidDel="00000000" w:rsidP="00000000" w:rsidRDefault="00000000" w:rsidRPr="00000000" w14:paraId="00000108">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913314632"/>
              <w:tag w:val="goog_rdk_1408"/>
            </w:sdtPr>
            <w:sdtContent>
              <w:ins w:author="Abinaya Saravanan" w:id="109" w:date="2026-09-23T05:12:03Z">
                <w:sdt>
                  <w:sdtPr>
                    <w:id w:val="-856562093"/>
                    <w:tag w:val="goog_rdk_1409"/>
                  </w:sdtPr>
                  <w:sdtContent>
                    <w:del w:author="Nivesh" w:id="19" w:date="2026-09-25T10:03:37Z"/>
                  </w:sdtContent>
                </w:sdt>
              </w:ins>
              <w:sdt>
                <w:sdtPr>
                  <w:id w:val="-828353296"/>
                  <w:tag w:val="goog_rdk_1410"/>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09" w:date="2026-09-23T05:12:03Z">
                <w:del w:author="Nivesh" w:id="19" w:date="2026-09-25T10:03:37Z"/>
              </w:ins>
            </w:sdtContent>
          </w:sdt>
        </w:p>
      </w:sdtContent>
    </w:sdt>
    <w:sdt>
      <w:sdtPr>
        <w:id w:val="1086229557"/>
        <w:tag w:val="goog_rdk_1415"/>
      </w:sdtPr>
      <w:sdtContent>
        <w:p w:rsidR="00000000" w:rsidDel="00000000" w:rsidP="00000000" w:rsidRDefault="00000000" w:rsidRPr="00000000" w14:paraId="00000109">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406610119"/>
              <w:tag w:val="goog_rdk_1412"/>
            </w:sdtPr>
            <w:sdtContent>
              <w:ins w:author="Abinaya Saravanan" w:id="109" w:date="2026-09-23T05:12:03Z">
                <w:sdt>
                  <w:sdtPr>
                    <w:id w:val="1929303838"/>
                    <w:tag w:val="goog_rdk_1413"/>
                  </w:sdtPr>
                  <w:sdtContent>
                    <w:del w:author="Nivesh" w:id="19" w:date="2026-09-25T10:03:37Z"/>
                  </w:sdtContent>
                </w:sdt>
              </w:ins>
              <w:sdt>
                <w:sdtPr>
                  <w:id w:val="1916508034"/>
                  <w:tag w:val="goog_rdk_1414"/>
                </w:sdtPr>
                <w:sdtContent>
                  <w:ins w:author="Abinaya Saravanan" w:id="109" w:date="2026-09-23T05:12:03Z">
                    <w:del w:author="Nivesh" w:id="19" w:date="2026-09-25T10:03:37Z">
                      <w:r w:rsidDel="00000000" w:rsidR="00000000" w:rsidRPr="00000000">
                        <w:rPr>
                          <w:rtl w:val="0"/>
                        </w:rPr>
                      </w:r>
                    </w:del>
                  </w:ins>
                </w:sdtContent>
              </w:sdt>
              <w:ins w:author="Abinaya Saravanan" w:id="109" w:date="2026-09-23T05:12:03Z">
                <w:del w:author="Nivesh" w:id="19" w:date="2026-09-25T10:03:37Z"/>
              </w:ins>
            </w:sdtContent>
          </w:sdt>
        </w:p>
      </w:sdtContent>
    </w:sdt>
    <w:sdt>
      <w:sdtPr>
        <w:id w:val="277133682"/>
        <w:tag w:val="goog_rdk_1419"/>
      </w:sdtPr>
      <w:sdtContent>
        <w:p w:rsidR="00000000" w:rsidDel="00000000" w:rsidP="00000000" w:rsidRDefault="00000000" w:rsidRPr="00000000" w14:paraId="0000010A">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632268239"/>
              <w:tag w:val="goog_rdk_1416"/>
            </w:sdtPr>
            <w:sdtContent>
              <w:ins w:author="Abinaya Saravanan" w:id="109" w:date="2026-09-23T05:12:03Z">
                <w:sdt>
                  <w:sdtPr>
                    <w:id w:val="-341089385"/>
                    <w:tag w:val="goog_rdk_1417"/>
                  </w:sdtPr>
                  <w:sdtContent>
                    <w:del w:author="Nivesh" w:id="19" w:date="2026-09-25T10:03:37Z"/>
                  </w:sdtContent>
                </w:sdt>
              </w:ins>
              <w:sdt>
                <w:sdtPr>
                  <w:id w:val="-1409633543"/>
                  <w:tag w:val="goog_rdk_1418"/>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console.log(interaction.text);</w:delText>
                      </w:r>
                    </w:del>
                  </w:ins>
                </w:sdtContent>
              </w:sdt>
              <w:ins w:author="Abinaya Saravanan" w:id="109" w:date="2026-09-23T05:12:03Z">
                <w:del w:author="Nivesh" w:id="19" w:date="2026-09-25T10:03:37Z"/>
              </w:ins>
            </w:sdtContent>
          </w:sdt>
        </w:p>
      </w:sdtContent>
    </w:sdt>
    <w:sdt>
      <w:sdtPr>
        <w:id w:val="-43730087"/>
        <w:tag w:val="goog_rdk_1423"/>
      </w:sdtPr>
      <w:sdtContent>
        <w:p w:rsidR="00000000" w:rsidDel="00000000" w:rsidP="00000000" w:rsidRDefault="00000000" w:rsidRPr="00000000" w14:paraId="0000010B">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574711633"/>
              <w:tag w:val="goog_rdk_1420"/>
            </w:sdtPr>
            <w:sdtContent>
              <w:ins w:author="Abinaya Saravanan" w:id="109" w:date="2026-09-23T05:12:03Z">
                <w:sdt>
                  <w:sdtPr>
                    <w:id w:val="97974788"/>
                    <w:tag w:val="goog_rdk_1421"/>
                  </w:sdtPr>
                  <w:sdtContent>
                    <w:del w:author="Nivesh" w:id="19" w:date="2026-09-25T10:03:37Z"/>
                  </w:sdtContent>
                </w:sdt>
              </w:ins>
              <w:sdt>
                <w:sdtPr>
                  <w:id w:val="26111626"/>
                  <w:tag w:val="goog_rdk_1422"/>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09" w:date="2026-09-23T05:12:03Z">
                <w:del w:author="Nivesh" w:id="19" w:date="2026-09-25T10:03:37Z"/>
              </w:ins>
            </w:sdtContent>
          </w:sdt>
        </w:p>
      </w:sdtContent>
    </w:sdt>
    <w:sdt>
      <w:sdtPr>
        <w:id w:val="-2070245743"/>
        <w:tag w:val="goog_rdk_1427"/>
      </w:sdtPr>
      <w:sdtContent>
        <w:p w:rsidR="00000000" w:rsidDel="00000000" w:rsidP="00000000" w:rsidRDefault="00000000" w:rsidRPr="00000000" w14:paraId="0000010C">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2050730332"/>
              <w:tag w:val="goog_rdk_1424"/>
            </w:sdtPr>
            <w:sdtContent>
              <w:ins w:author="Abinaya Saravanan" w:id="109" w:date="2026-09-23T05:12:03Z">
                <w:sdt>
                  <w:sdtPr>
                    <w:id w:val="432083514"/>
                    <w:tag w:val="goog_rdk_1425"/>
                  </w:sdtPr>
                  <w:sdtContent>
                    <w:del w:author="Nivesh" w:id="19" w:date="2026-09-25T10:03:37Z"/>
                  </w:sdtContent>
                </w:sdt>
              </w:ins>
              <w:sdt>
                <w:sdtPr>
                  <w:id w:val="1844094843"/>
                  <w:tag w:val="goog_rdk_1426"/>
                </w:sdtPr>
                <w:sdtContent>
                  <w:ins w:author="Abinaya Saravanan" w:id="109" w:date="2026-09-23T05:12:03Z">
                    <w:del w:author="Nivesh" w:id="19" w:date="2026-09-25T10:03:37Z">
                      <w:r w:rsidDel="00000000" w:rsidR="00000000" w:rsidRPr="00000000">
                        <w:rPr>
                          <w:rtl w:val="0"/>
                        </w:rPr>
                      </w:r>
                    </w:del>
                  </w:ins>
                </w:sdtContent>
              </w:sdt>
              <w:ins w:author="Abinaya Saravanan" w:id="109" w:date="2026-09-23T05:12:03Z">
                <w:del w:author="Nivesh" w:id="19" w:date="2026-09-25T10:03:37Z"/>
              </w:ins>
            </w:sdtContent>
          </w:sdt>
        </w:p>
      </w:sdtContent>
    </w:sdt>
    <w:sdt>
      <w:sdtPr>
        <w:id w:val="-1893814352"/>
        <w:tag w:val="goog_rdk_1431"/>
      </w:sdtPr>
      <w:sdtContent>
        <w:p w:rsidR="00000000" w:rsidDel="00000000" w:rsidP="00000000" w:rsidRDefault="00000000" w:rsidRPr="00000000" w14:paraId="0000010D">
          <w:pPr>
            <w:numPr>
              <w:ilvl w:val="1"/>
              <w:numId w:val="2"/>
            </w:numPr>
            <w:ind w:left="502" w:hanging="360"/>
            <w:rPr>
              <w:ins w:author="Abinaya Saravanan" w:id="109" w:date="2026-09-23T05:12:03Z"/>
              <w:del w:author="Nivesh" w:id="19" w:date="2026-09-25T10:03:37Z"/>
            </w:rPr>
            <w:pPrChange w:author="FATHIMA RAIHANA A S" w:id="0" w:date="2026-09-25T17:38:39Z">
              <w:pPr>
                <w:numPr>
                  <w:ilvl w:val="1"/>
                  <w:numId w:val="9"/>
                </w:numPr>
                <w:ind w:left="502" w:hanging="360"/>
              </w:pPr>
            </w:pPrChange>
          </w:pPr>
          <w:sdt>
            <w:sdtPr>
              <w:id w:val="1897441560"/>
              <w:tag w:val="goog_rdk_1428"/>
            </w:sdtPr>
            <w:sdtContent>
              <w:ins w:author="Abinaya Saravanan" w:id="109" w:date="2026-09-23T05:12:03Z">
                <w:sdt>
                  <w:sdtPr>
                    <w:id w:val="426549206"/>
                    <w:tag w:val="goog_rdk_1429"/>
                  </w:sdtPr>
                  <w:sdtContent>
                    <w:del w:author="Nivesh" w:id="19" w:date="2026-09-25T10:03:37Z"/>
                  </w:sdtContent>
                </w:sdt>
              </w:ins>
              <w:sdt>
                <w:sdtPr>
                  <w:id w:val="-754889639"/>
                  <w:tag w:val="goog_rdk_1430"/>
                </w:sdtPr>
                <w:sdtContent>
                  <w:ins w:author="Abinaya Saravanan" w:id="109" w:date="2026-09-23T05:12:0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main();</w:delText>
                      </w:r>
                    </w:del>
                  </w:ins>
                </w:sdtContent>
              </w:sdt>
              <w:ins w:author="Abinaya Saravanan" w:id="109" w:date="2026-09-23T05:12:03Z">
                <w:del w:author="Nivesh" w:id="19" w:date="2026-09-25T10:03:37Z"/>
              </w:ins>
            </w:sdtContent>
          </w:sdt>
        </w:p>
      </w:sdtContent>
    </w:sdt>
    <w:sdt>
      <w:sdtPr>
        <w:id w:val="-691787947"/>
        <w:tag w:val="goog_rdk_1437"/>
      </w:sdtPr>
      <w:sdtContent>
        <w:p w:rsidR="00000000" w:rsidDel="00000000" w:rsidP="00000000" w:rsidRDefault="00000000" w:rsidRPr="00000000" w14:paraId="0000010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63288095"/>
              <w:tag w:val="goog_rdk_1434"/>
            </w:sdtPr>
            <w:sdtContent>
              <w:ins w:author="Rossi Rossi" w:id="102" w:date="2026-09-22T06:56:59Z">
                <w:sdt>
                  <w:sdtPr>
                    <w:id w:val="-1888250377"/>
                    <w:tag w:val="goog_rdk_1435"/>
                  </w:sdtPr>
                  <w:sdtContent>
                    <w:del w:author="Nivesh" w:id="19" w:date="2026-09-25T10:03:37Z"/>
                  </w:sdtContent>
                </w:sdt>
              </w:ins>
              <w:sdt>
                <w:sdtPr>
                  <w:id w:val="1064878307"/>
                  <w:tag w:val="goog_rdk_143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29907472"/>
        <w:tag w:val="goog_rdk_1441"/>
      </w:sdtPr>
      <w:sdtContent>
        <w:p w:rsidR="00000000" w:rsidDel="00000000" w:rsidP="00000000" w:rsidRDefault="00000000" w:rsidRPr="00000000" w14:paraId="0000010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14248844"/>
              <w:tag w:val="goog_rdk_1438"/>
            </w:sdtPr>
            <w:sdtContent>
              <w:ins w:author="Rossi Rossi" w:id="102" w:date="2026-09-22T06:56:59Z">
                <w:sdt>
                  <w:sdtPr>
                    <w:id w:val="810137325"/>
                    <w:tag w:val="goog_rdk_1439"/>
                  </w:sdtPr>
                  <w:sdtContent>
                    <w:del w:author="Nivesh" w:id="19" w:date="2026-09-25T10:03:37Z"/>
                  </w:sdtContent>
                </w:sdt>
              </w:ins>
              <w:sdt>
                <w:sdtPr>
                  <w:id w:val="985276185"/>
                  <w:tag w:val="goog_rdk_144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main();</w:delText>
                      </w:r>
                    </w:del>
                  </w:ins>
                </w:sdtContent>
              </w:sdt>
              <w:ins w:author="Rossi Rossi" w:id="102" w:date="2026-09-22T06:56:59Z">
                <w:del w:author="Nivesh" w:id="19" w:date="2026-09-25T10:03:37Z"/>
              </w:ins>
            </w:sdtContent>
          </w:sdt>
        </w:p>
      </w:sdtContent>
    </w:sdt>
    <w:sdt>
      <w:sdtPr>
        <w:id w:val="-861742096"/>
        <w:tag w:val="goog_rdk_1445"/>
      </w:sdtPr>
      <w:sdtContent>
        <w:p w:rsidR="00000000" w:rsidDel="00000000" w:rsidP="00000000" w:rsidRDefault="00000000" w:rsidRPr="00000000" w14:paraId="0000011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258593"/>
              <w:tag w:val="goog_rdk_1442"/>
            </w:sdtPr>
            <w:sdtContent>
              <w:ins w:author="Rossi Rossi" w:id="102" w:date="2026-09-22T06:56:59Z">
                <w:sdt>
                  <w:sdtPr>
                    <w:id w:val="1342564751"/>
                    <w:tag w:val="goog_rdk_1443"/>
                  </w:sdtPr>
                  <w:sdtContent>
                    <w:del w:author="Nivesh" w:id="19" w:date="2026-09-25T10:03:37Z"/>
                  </w:sdtContent>
                </w:sdt>
              </w:ins>
              <w:sdt>
                <w:sdtPr>
                  <w:id w:val="1331487529"/>
                  <w:tag w:val="goog_rdk_144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05853753"/>
        <w:tag w:val="goog_rdk_1449"/>
      </w:sdtPr>
      <w:sdtContent>
        <w:p w:rsidR="00000000" w:rsidDel="00000000" w:rsidP="00000000" w:rsidRDefault="00000000" w:rsidRPr="00000000" w14:paraId="0000011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90328510"/>
              <w:tag w:val="goog_rdk_1446"/>
            </w:sdtPr>
            <w:sdtContent>
              <w:ins w:author="Rossi Rossi" w:id="102" w:date="2026-09-22T06:56:59Z">
                <w:sdt>
                  <w:sdtPr>
                    <w:id w:val="-1269762642"/>
                    <w:tag w:val="goog_rdk_1447"/>
                  </w:sdtPr>
                  <w:sdtContent>
                    <w:del w:author="Nivesh" w:id="19" w:date="2026-09-25T10:03:37Z"/>
                  </w:sdtContent>
                </w:sdt>
              </w:ins>
              <w:sdt>
                <w:sdtPr>
                  <w:id w:val="1948343232"/>
                  <w:tag w:val="goog_rdk_144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w:delText>
                      </w:r>
                    </w:del>
                  </w:ins>
                </w:sdtContent>
              </w:sdt>
              <w:ins w:author="Rossi Rossi" w:id="102" w:date="2026-09-22T06:56:59Z">
                <w:del w:author="Nivesh" w:id="19" w:date="2026-09-25T10:03:37Z"/>
              </w:ins>
            </w:sdtContent>
          </w:sdt>
        </w:p>
      </w:sdtContent>
    </w:sdt>
    <w:sdt>
      <w:sdtPr>
        <w:id w:val="-32171100"/>
        <w:tag w:val="goog_rdk_1453"/>
      </w:sdtPr>
      <w:sdtContent>
        <w:p w:rsidR="00000000" w:rsidDel="00000000" w:rsidP="00000000" w:rsidRDefault="00000000" w:rsidRPr="00000000" w14:paraId="0000011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62473302"/>
              <w:tag w:val="goog_rdk_1450"/>
            </w:sdtPr>
            <w:sdtContent>
              <w:ins w:author="Rossi Rossi" w:id="102" w:date="2026-09-22T06:56:59Z">
                <w:sdt>
                  <w:sdtPr>
                    <w:id w:val="1409992296"/>
                    <w:tag w:val="goog_rdk_1451"/>
                  </w:sdtPr>
                  <w:sdtContent>
                    <w:del w:author="Nivesh" w:id="19" w:date="2026-09-25T10:03:37Z"/>
                  </w:sdtContent>
                </w:sdt>
              </w:ins>
              <w:sdt>
                <w:sdtPr>
                  <w:id w:val="-507640916"/>
                  <w:tag w:val="goog_rdk_145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30634207"/>
        <w:tag w:val="goog_rdk_1457"/>
      </w:sdtPr>
      <w:sdtContent>
        <w:p w:rsidR="00000000" w:rsidDel="00000000" w:rsidP="00000000" w:rsidRDefault="00000000" w:rsidRPr="00000000" w14:paraId="0000011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65892110"/>
              <w:tag w:val="goog_rdk_1454"/>
            </w:sdtPr>
            <w:sdtContent>
              <w:ins w:author="Rossi Rossi" w:id="102" w:date="2026-09-22T06:56:59Z">
                <w:sdt>
                  <w:sdtPr>
                    <w:id w:val="997149256"/>
                    <w:tag w:val="goog_rdk_1455"/>
                  </w:sdtPr>
                  <w:sdtContent>
                    <w:del w:author="Nivesh" w:id="19" w:date="2026-09-25T10:03:37Z"/>
                  </w:sdtContent>
                </w:sdt>
              </w:ins>
              <w:sdt>
                <w:sdtPr>
                  <w:id w:val="-1521901647"/>
                  <w:tag w:val="goog_rdk_145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com.google.genai.Client;</w:delText>
                      </w:r>
                    </w:del>
                  </w:ins>
                </w:sdtContent>
              </w:sdt>
              <w:ins w:author="Rossi Rossi" w:id="102" w:date="2026-09-22T06:56:59Z">
                <w:del w:author="Nivesh" w:id="19" w:date="2026-09-25T10:03:37Z"/>
              </w:ins>
            </w:sdtContent>
          </w:sdt>
        </w:p>
      </w:sdtContent>
    </w:sdt>
    <w:sdt>
      <w:sdtPr>
        <w:id w:val="1831946340"/>
        <w:tag w:val="goog_rdk_1461"/>
      </w:sdtPr>
      <w:sdtContent>
        <w:p w:rsidR="00000000" w:rsidDel="00000000" w:rsidP="00000000" w:rsidRDefault="00000000" w:rsidRPr="00000000" w14:paraId="0000011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51272330"/>
              <w:tag w:val="goog_rdk_1458"/>
            </w:sdtPr>
            <w:sdtContent>
              <w:ins w:author="Rossi Rossi" w:id="102" w:date="2026-09-22T06:56:59Z">
                <w:sdt>
                  <w:sdtPr>
                    <w:id w:val="-2062400188"/>
                    <w:tag w:val="goog_rdk_1459"/>
                  </w:sdtPr>
                  <w:sdtContent>
                    <w:del w:author="Nivesh" w:id="19" w:date="2026-09-25T10:03:37Z"/>
                  </w:sdtContent>
                </w:sdt>
              </w:ins>
              <w:sdt>
                <w:sdtPr>
                  <w:id w:val="-601488863"/>
                  <w:tag w:val="goog_rdk_146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02" w:date="2026-09-22T06:56:59Z">
                <w:del w:author="Nivesh" w:id="19" w:date="2026-09-25T10:03:37Z"/>
              </w:ins>
            </w:sdtContent>
          </w:sdt>
        </w:p>
      </w:sdtContent>
    </w:sdt>
    <w:sdt>
      <w:sdtPr>
        <w:id w:val="-1500498536"/>
        <w:tag w:val="goog_rdk_1465"/>
      </w:sdtPr>
      <w:sdtContent>
        <w:p w:rsidR="00000000" w:rsidDel="00000000" w:rsidP="00000000" w:rsidRDefault="00000000" w:rsidRPr="00000000" w14:paraId="0000011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9782288"/>
              <w:tag w:val="goog_rdk_1462"/>
            </w:sdtPr>
            <w:sdtContent>
              <w:ins w:author="Rossi Rossi" w:id="102" w:date="2026-09-22T06:56:59Z">
                <w:sdt>
                  <w:sdtPr>
                    <w:id w:val="1214442283"/>
                    <w:tag w:val="goog_rdk_1463"/>
                  </w:sdtPr>
                  <w:sdtContent>
                    <w:del w:author="Nivesh" w:id="19" w:date="2026-09-25T10:03:37Z"/>
                  </w:sdtContent>
                </w:sdt>
              </w:ins>
              <w:sdt>
                <w:sdtPr>
                  <w:id w:val="713926038"/>
                  <w:tag w:val="goog_rdk_146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02" w:date="2026-09-22T06:56:59Z">
                <w:del w:author="Nivesh" w:id="19" w:date="2026-09-25T10:03:37Z"/>
              </w:ins>
            </w:sdtContent>
          </w:sdt>
        </w:p>
      </w:sdtContent>
    </w:sdt>
    <w:sdt>
      <w:sdtPr>
        <w:id w:val="238390400"/>
        <w:tag w:val="goog_rdk_1469"/>
      </w:sdtPr>
      <w:sdtContent>
        <w:p w:rsidR="00000000" w:rsidDel="00000000" w:rsidP="00000000" w:rsidRDefault="00000000" w:rsidRPr="00000000" w14:paraId="0000011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9464546"/>
              <w:tag w:val="goog_rdk_1466"/>
            </w:sdtPr>
            <w:sdtContent>
              <w:ins w:author="Rossi Rossi" w:id="102" w:date="2026-09-22T06:56:59Z">
                <w:sdt>
                  <w:sdtPr>
                    <w:id w:val="1381065191"/>
                    <w:tag w:val="goog_rdk_1467"/>
                  </w:sdtPr>
                  <w:sdtContent>
                    <w:del w:author="Nivesh" w:id="19" w:date="2026-09-25T10:03:37Z"/>
                  </w:sdtContent>
                </w:sdt>
              </w:ins>
              <w:sdt>
                <w:sdtPr>
                  <w:id w:val="621913733"/>
                  <w:tag w:val="goog_rdk_146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02" w:date="2026-09-22T06:56:59Z">
                <w:del w:author="Nivesh" w:id="19" w:date="2026-09-25T10:03:37Z"/>
              </w:ins>
            </w:sdtContent>
          </w:sdt>
        </w:p>
      </w:sdtContent>
    </w:sdt>
    <w:sdt>
      <w:sdtPr>
        <w:id w:val="1018665942"/>
        <w:tag w:val="goog_rdk_1475"/>
      </w:sdtPr>
      <w:sdtContent>
        <w:p w:rsidR="00000000" w:rsidDel="00000000" w:rsidP="00000000" w:rsidRDefault="00000000" w:rsidRPr="00000000" w14:paraId="0000011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9254717"/>
              <w:tag w:val="goog_rdk_1470"/>
            </w:sdtPr>
            <w:sdtContent>
              <w:ins w:author="Rossi Rossi" w:id="102" w:date="2026-09-22T06:56:59Z">
                <w:sdt>
                  <w:sdtPr>
                    <w:id w:val="-1336571832"/>
                    <w:tag w:val="goog_rdk_1471"/>
                  </w:sdtPr>
                  <w:sdtContent>
                    <w:del w:author="Nivesh" w:id="19" w:date="2026-09-25T10:03:37Z"/>
                  </w:sdtContent>
                </w:sdt>
              </w:ins>
              <w:sdt>
                <w:sdtPr>
                  <w:id w:val="144494214"/>
                  <w:tag w:val="goog_rdk_147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w:delText>
                      </w:r>
                    </w:del>
                  </w:ins>
                </w:sdtContent>
              </w:sdt>
              <w:ins w:author="Rossi Rossi" w:id="102" w:date="2026-09-22T06:56:59Z">
                <w:del w:author="Nivesh" w:id="19" w:date="2026-09-25T10:03:37Z">
                  <w:sdt>
                    <w:sdtPr>
                      <w:id w:val="127779180"/>
                      <w:tag w:val="goog_rdk_1473"/>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 </w:delText>
                      </w:r>
                    </w:sdtContent>
                  </w:sdt>
                  <w:sdt>
                    <w:sdtPr>
                      <w:id w:val="607060256"/>
                      <w:tag w:val="goog_rdk_1474"/>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com.google.genai.gaos.models.interactions.Model;</w:delText>
                      </w:r>
                    </w:sdtContent>
                  </w:sdt>
                </w:del>
              </w:ins>
            </w:sdtContent>
          </w:sdt>
        </w:p>
      </w:sdtContent>
    </w:sdt>
    <w:sdt>
      <w:sdtPr>
        <w:id w:val="-247781969"/>
        <w:tag w:val="goog_rdk_1481"/>
      </w:sdtPr>
      <w:sdtContent>
        <w:p w:rsidR="00000000" w:rsidDel="00000000" w:rsidP="00000000" w:rsidRDefault="00000000" w:rsidRPr="00000000" w14:paraId="0000011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93906747"/>
              <w:tag w:val="goog_rdk_1476"/>
            </w:sdtPr>
            <w:sdtContent>
              <w:ins w:author="Rossi Rossi" w:id="102" w:date="2026-09-22T06:56:59Z">
                <w:sdt>
                  <w:sdtPr>
                    <w:id w:val="-1045823666"/>
                    <w:tag w:val="goog_rdk_1477"/>
                  </w:sdtPr>
                  <w:sdtContent>
                    <w:del w:author="Nivesh" w:id="19" w:date="2026-09-25T10:03:37Z"/>
                  </w:sdtContent>
                </w:sdt>
              </w:ins>
              <w:sdt>
                <w:sdtPr>
                  <w:id w:val="1238687769"/>
                  <w:tag w:val="goog_rdk_147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com.google.genai.gaos.models.operations.CreateIntera</w:delText>
                      </w:r>
                    </w:del>
                  </w:ins>
                </w:sdtContent>
              </w:sdt>
              <w:ins w:author="Rossi Rossi" w:id="102" w:date="2026-09-22T06:56:59Z">
                <w:del w:author="Nivesh" w:id="19" w:date="2026-09-25T10:03:37Z">
                  <w:sdt>
                    <w:sdtPr>
                      <w:id w:val="1751019368"/>
                      <w:tag w:val="goog_rdk_1479"/>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cti</w:delText>
                      </w:r>
                    </w:sdtContent>
                  </w:sdt>
                  <w:sdt>
                    <w:sdtPr>
                      <w:id w:val="922609042"/>
                      <w:tag w:val="goog_rdk_1480"/>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onRequestBody;</w:delText>
                      </w:r>
                    </w:sdtContent>
                  </w:sdt>
                </w:del>
              </w:ins>
            </w:sdtContent>
          </w:sdt>
        </w:p>
      </w:sdtContent>
    </w:sdt>
    <w:sdt>
      <w:sdtPr>
        <w:id w:val="547116945"/>
        <w:tag w:val="goog_rdk_1485"/>
      </w:sdtPr>
      <w:sdtContent>
        <w:p w:rsidR="00000000" w:rsidDel="00000000" w:rsidP="00000000" w:rsidRDefault="00000000" w:rsidRPr="00000000" w14:paraId="0000011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57170168"/>
              <w:tag w:val="goog_rdk_1482"/>
            </w:sdtPr>
            <w:sdtContent>
              <w:ins w:author="Rossi Rossi" w:id="102" w:date="2026-09-22T06:56:59Z">
                <w:sdt>
                  <w:sdtPr>
                    <w:id w:val="1898754676"/>
                    <w:tag w:val="goog_rdk_1483"/>
                  </w:sdtPr>
                  <w:sdtContent>
                    <w:del w:author="Nivesh" w:id="19" w:date="2026-09-25T10:03:37Z"/>
                  </w:sdtContent>
                </w:sdt>
              </w:ins>
              <w:sdt>
                <w:sdtPr>
                  <w:id w:val="624023109"/>
                  <w:tag w:val="goog_rdk_148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24045582"/>
        <w:tag w:val="goog_rdk_1489"/>
      </w:sdtPr>
      <w:sdtContent>
        <w:p w:rsidR="00000000" w:rsidDel="00000000" w:rsidP="00000000" w:rsidRDefault="00000000" w:rsidRPr="00000000" w14:paraId="0000011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73475108"/>
              <w:tag w:val="goog_rdk_1486"/>
            </w:sdtPr>
            <w:sdtContent>
              <w:ins w:author="Rossi Rossi" w:id="102" w:date="2026-09-22T06:56:59Z">
                <w:sdt>
                  <w:sdtPr>
                    <w:id w:val="991180269"/>
                    <w:tag w:val="goog_rdk_1487"/>
                  </w:sdtPr>
                  <w:sdtContent>
                    <w:del w:author="Nivesh" w:id="19" w:date="2026-09-25T10:03:37Z"/>
                  </w:sdtContent>
                </w:sdt>
              </w:ins>
              <w:sdt>
                <w:sdtPr>
                  <w:id w:val="-880579502"/>
                  <w:tag w:val="goog_rdk_148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02" w:date="2026-09-22T06:56:59Z">
                <w:del w:author="Nivesh" w:id="19" w:date="2026-09-25T10:03:37Z"/>
              </w:ins>
            </w:sdtContent>
          </w:sdt>
        </w:p>
      </w:sdtContent>
    </w:sdt>
    <w:sdt>
      <w:sdtPr>
        <w:id w:val="1196234968"/>
        <w:tag w:val="goog_rdk_1495"/>
      </w:sdtPr>
      <w:sdtContent>
        <w:p w:rsidR="00000000" w:rsidDel="00000000" w:rsidP="00000000" w:rsidRDefault="00000000" w:rsidRPr="00000000" w14:paraId="0000011B">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255771557"/>
              <w:tag w:val="goog_rdk_1492"/>
            </w:sdtPr>
            <w:sdtContent>
              <w:ins w:author="Abinaya Saravanan" w:id="110" w:date="2026-09-23T05:13:06Z">
                <w:sdt>
                  <w:sdtPr>
                    <w:id w:val="-422213198"/>
                    <w:tag w:val="goog_rdk_1493"/>
                  </w:sdtPr>
                  <w:sdtContent>
                    <w:del w:author="Nivesh" w:id="19" w:date="2026-09-25T10:03:37Z"/>
                  </w:sdtContent>
                </w:sdt>
              </w:ins>
              <w:sdt>
                <w:sdtPr>
                  <w:id w:val="1996314508"/>
                  <w:tag w:val="goog_rdk_149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10" w:date="2026-09-23T05:13:06Z">
                <w:del w:author="Nivesh" w:id="19" w:date="2026-09-25T10:03:37Z"/>
              </w:ins>
            </w:sdtContent>
          </w:sdt>
        </w:p>
      </w:sdtContent>
    </w:sdt>
    <w:sdt>
      <w:sdtPr>
        <w:id w:val="1918278645"/>
        <w:tag w:val="goog_rdk_1499"/>
      </w:sdtPr>
      <w:sdtContent>
        <w:p w:rsidR="00000000" w:rsidDel="00000000" w:rsidP="00000000" w:rsidRDefault="00000000" w:rsidRPr="00000000" w14:paraId="0000011C">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94115441"/>
              <w:tag w:val="goog_rdk_1496"/>
            </w:sdtPr>
            <w:sdtContent>
              <w:ins w:author="Abinaya Saravanan" w:id="110" w:date="2026-09-23T05:13:06Z">
                <w:sdt>
                  <w:sdtPr>
                    <w:id w:val="-718328205"/>
                    <w:tag w:val="goog_rdk_1497"/>
                  </w:sdtPr>
                  <w:sdtContent>
                    <w:del w:author="Nivesh" w:id="19" w:date="2026-09-25T10:03:37Z"/>
                  </w:sdtContent>
                </w:sdt>
              </w:ins>
              <w:sdt>
                <w:sdtPr>
                  <w:id w:val="1177687671"/>
                  <w:tag w:val="goog_rdk_149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10" w:date="2026-09-23T05:13:06Z">
                <w:del w:author="Nivesh" w:id="19" w:date="2026-09-25T10:03:37Z"/>
              </w:ins>
            </w:sdtContent>
          </w:sdt>
        </w:p>
      </w:sdtContent>
    </w:sdt>
    <w:sdt>
      <w:sdtPr>
        <w:id w:val="-566081771"/>
        <w:tag w:val="goog_rdk_1503"/>
      </w:sdtPr>
      <w:sdtContent>
        <w:p w:rsidR="00000000" w:rsidDel="00000000" w:rsidP="00000000" w:rsidRDefault="00000000" w:rsidRPr="00000000" w14:paraId="0000011D">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677955081"/>
              <w:tag w:val="goog_rdk_1500"/>
            </w:sdtPr>
            <w:sdtContent>
              <w:ins w:author="Abinaya Saravanan" w:id="110" w:date="2026-09-23T05:13:06Z">
                <w:sdt>
                  <w:sdtPr>
                    <w:id w:val="561707074"/>
                    <w:tag w:val="goog_rdk_1501"/>
                  </w:sdtPr>
                  <w:sdtContent>
                    <w:del w:author="Nivesh" w:id="19" w:date="2026-09-25T10:03:37Z"/>
                  </w:sdtContent>
                </w:sdt>
              </w:ins>
              <w:sdt>
                <w:sdtPr>
                  <w:id w:val="-237358248"/>
                  <w:tag w:val="goog_rdk_150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10" w:date="2026-09-23T05:13:06Z">
                <w:del w:author="Nivesh" w:id="19" w:date="2026-09-25T10:03:37Z"/>
              </w:ins>
            </w:sdtContent>
          </w:sdt>
        </w:p>
      </w:sdtContent>
    </w:sdt>
    <w:sdt>
      <w:sdtPr>
        <w:id w:val="-354284741"/>
        <w:tag w:val="goog_rdk_1507"/>
      </w:sdtPr>
      <w:sdtContent>
        <w:p w:rsidR="00000000" w:rsidDel="00000000" w:rsidP="00000000" w:rsidRDefault="00000000" w:rsidRPr="00000000" w14:paraId="0000011E">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732604440"/>
              <w:tag w:val="goog_rdk_1504"/>
            </w:sdtPr>
            <w:sdtContent>
              <w:ins w:author="Abinaya Saravanan" w:id="110" w:date="2026-09-23T05:13:06Z">
                <w:sdt>
                  <w:sdtPr>
                    <w:id w:val="789873031"/>
                    <w:tag w:val="goog_rdk_1505"/>
                  </w:sdtPr>
                  <w:sdtContent>
                    <w:del w:author="Nivesh" w:id="19" w:date="2026-09-25T10:03:37Z"/>
                  </w:sdtContent>
                </w:sdt>
              </w:ins>
              <w:sdt>
                <w:sdtPr>
                  <w:id w:val="-1135219708"/>
                  <w:tag w:val="goog_rdk_150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10" w:date="2026-09-23T05:13:06Z">
                <w:del w:author="Nivesh" w:id="19" w:date="2026-09-25T10:03:37Z"/>
              </w:ins>
            </w:sdtContent>
          </w:sdt>
        </w:p>
      </w:sdtContent>
    </w:sdt>
    <w:sdt>
      <w:sdtPr>
        <w:id w:val="265664951"/>
        <w:tag w:val="goog_rdk_1511"/>
      </w:sdtPr>
      <w:sdtContent>
        <w:p w:rsidR="00000000" w:rsidDel="00000000" w:rsidP="00000000" w:rsidRDefault="00000000" w:rsidRPr="00000000" w14:paraId="0000011F">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573126238"/>
              <w:tag w:val="goog_rdk_1508"/>
            </w:sdtPr>
            <w:sdtContent>
              <w:ins w:author="Abinaya Saravanan" w:id="110" w:date="2026-09-23T05:13:06Z">
                <w:sdt>
                  <w:sdtPr>
                    <w:id w:val="-411700981"/>
                    <w:tag w:val="goog_rdk_1509"/>
                  </w:sdtPr>
                  <w:sdtContent>
                    <w:del w:author="Nivesh" w:id="19" w:date="2026-09-25T10:03:37Z"/>
                  </w:sdtContent>
                </w:sdt>
              </w:ins>
              <w:sdt>
                <w:sdtPr>
                  <w:id w:val="973423456"/>
                  <w:tag w:val="goog_rdk_1510"/>
                </w:sdtPr>
                <w:sdtContent>
                  <w:ins w:author="Abinaya Saravanan" w:id="110" w:date="2026-09-23T05:13:06Z">
                    <w:del w:author="Nivesh" w:id="19" w:date="2026-09-25T10:03:37Z">
                      <w:r w:rsidDel="00000000" w:rsidR="00000000" w:rsidRPr="00000000">
                        <w:rPr>
                          <w:rtl w:val="0"/>
                        </w:rPr>
                      </w:r>
                    </w:del>
                  </w:ins>
                </w:sdtContent>
              </w:sdt>
              <w:ins w:author="Abinaya Saravanan" w:id="110" w:date="2026-09-23T05:13:06Z">
                <w:del w:author="Nivesh" w:id="19" w:date="2026-09-25T10:03:37Z"/>
              </w:ins>
            </w:sdtContent>
          </w:sdt>
        </w:p>
      </w:sdtContent>
    </w:sdt>
    <w:sdt>
      <w:sdtPr>
        <w:id w:val="-2084142214"/>
        <w:tag w:val="goog_rdk_1515"/>
      </w:sdtPr>
      <w:sdtContent>
        <w:p w:rsidR="00000000" w:rsidDel="00000000" w:rsidP="00000000" w:rsidRDefault="00000000" w:rsidRPr="00000000" w14:paraId="00000120">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614202213"/>
              <w:tag w:val="goog_rdk_1512"/>
            </w:sdtPr>
            <w:sdtContent>
              <w:ins w:author="Abinaya Saravanan" w:id="110" w:date="2026-09-23T05:13:06Z">
                <w:sdt>
                  <w:sdtPr>
                    <w:id w:val="1698636985"/>
                    <w:tag w:val="goog_rdk_1513"/>
                  </w:sdtPr>
                  <w:sdtContent>
                    <w:del w:author="Nivesh" w:id="19" w:date="2026-09-25T10:03:37Z"/>
                  </w:sdtContent>
                </w:sdt>
              </w:ins>
              <w:sdt>
                <w:sdtPr>
                  <w:id w:val="-580827889"/>
                  <w:tag w:val="goog_rdk_151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10" w:date="2026-09-23T05:13:06Z">
                <w:del w:author="Nivesh" w:id="19" w:date="2026-09-25T10:03:37Z"/>
              </w:ins>
            </w:sdtContent>
          </w:sdt>
        </w:p>
      </w:sdtContent>
    </w:sdt>
    <w:sdt>
      <w:sdtPr>
        <w:id w:val="1145493032"/>
        <w:tag w:val="goog_rdk_1519"/>
      </w:sdtPr>
      <w:sdtContent>
        <w:p w:rsidR="00000000" w:rsidDel="00000000" w:rsidP="00000000" w:rsidRDefault="00000000" w:rsidRPr="00000000" w14:paraId="00000121">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085344400"/>
              <w:tag w:val="goog_rdk_1516"/>
            </w:sdtPr>
            <w:sdtContent>
              <w:ins w:author="Abinaya Saravanan" w:id="110" w:date="2026-09-23T05:13:06Z">
                <w:sdt>
                  <w:sdtPr>
                    <w:id w:val="-298216597"/>
                    <w:tag w:val="goog_rdk_1517"/>
                  </w:sdtPr>
                  <w:sdtContent>
                    <w:del w:author="Nivesh" w:id="19" w:date="2026-09-25T10:03:37Z"/>
                  </w:sdtContent>
                </w:sdt>
              </w:ins>
              <w:sdt>
                <w:sdtPr>
                  <w:id w:val="2145711414"/>
                  <w:tag w:val="goog_rdk_151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10" w:date="2026-09-23T05:13:06Z">
                <w:del w:author="Nivesh" w:id="19" w:date="2026-09-25T10:03:37Z"/>
              </w:ins>
            </w:sdtContent>
          </w:sdt>
        </w:p>
      </w:sdtContent>
    </w:sdt>
    <w:sdt>
      <w:sdtPr>
        <w:id w:val="9204730"/>
        <w:tag w:val="goog_rdk_1523"/>
      </w:sdtPr>
      <w:sdtContent>
        <w:p w:rsidR="00000000" w:rsidDel="00000000" w:rsidP="00000000" w:rsidRDefault="00000000" w:rsidRPr="00000000" w14:paraId="00000122">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936773007"/>
              <w:tag w:val="goog_rdk_1520"/>
            </w:sdtPr>
            <w:sdtContent>
              <w:ins w:author="Abinaya Saravanan" w:id="110" w:date="2026-09-23T05:13:06Z">
                <w:sdt>
                  <w:sdtPr>
                    <w:id w:val="1990148762"/>
                    <w:tag w:val="goog_rdk_1521"/>
                  </w:sdtPr>
                  <w:sdtContent>
                    <w:del w:author="Nivesh" w:id="19" w:date="2026-09-25T10:03:37Z"/>
                  </w:sdtContent>
                </w:sdt>
              </w:ins>
              <w:sdt>
                <w:sdtPr>
                  <w:id w:val="238657989"/>
                  <w:tag w:val="goog_rdk_152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Code implementation for Google GenAI Interaction</w:delText>
                      </w:r>
                    </w:del>
                  </w:ins>
                </w:sdtContent>
              </w:sdt>
              <w:ins w:author="Abinaya Saravanan" w:id="110" w:date="2026-09-23T05:13:06Z">
                <w:del w:author="Nivesh" w:id="19" w:date="2026-09-25T10:03:37Z"/>
              </w:ins>
            </w:sdtContent>
          </w:sdt>
        </w:p>
      </w:sdtContent>
    </w:sdt>
    <w:sdt>
      <w:sdtPr>
        <w:id w:val="-1240210476"/>
        <w:tag w:val="goog_rdk_1527"/>
      </w:sdtPr>
      <w:sdtContent>
        <w:p w:rsidR="00000000" w:rsidDel="00000000" w:rsidP="00000000" w:rsidRDefault="00000000" w:rsidRPr="00000000" w14:paraId="00000123">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414713595"/>
              <w:tag w:val="goog_rdk_1524"/>
            </w:sdtPr>
            <w:sdtContent>
              <w:ins w:author="Abinaya Saravanan" w:id="110" w:date="2026-09-23T05:13:06Z">
                <w:sdt>
                  <w:sdtPr>
                    <w:id w:val="534538571"/>
                    <w:tag w:val="goog_rdk_1525"/>
                  </w:sdtPr>
                  <w:sdtContent>
                    <w:del w:author="Nivesh" w:id="19" w:date="2026-09-25T10:03:37Z"/>
                  </w:sdtContent>
                </w:sdt>
              </w:ins>
              <w:sdt>
                <w:sdtPr>
                  <w:id w:val="-594699832"/>
                  <w:tag w:val="goog_rdk_152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10" w:date="2026-09-23T05:13:06Z">
                <w:del w:author="Nivesh" w:id="19" w:date="2026-09-25T10:03:37Z"/>
              </w:ins>
            </w:sdtContent>
          </w:sdt>
        </w:p>
      </w:sdtContent>
    </w:sdt>
    <w:sdt>
      <w:sdtPr>
        <w:id w:val="131175498"/>
        <w:tag w:val="goog_rdk_1531"/>
      </w:sdtPr>
      <w:sdtContent>
        <w:p w:rsidR="00000000" w:rsidDel="00000000" w:rsidP="00000000" w:rsidRDefault="00000000" w:rsidRPr="00000000" w14:paraId="00000124">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353383106"/>
              <w:tag w:val="goog_rdk_1528"/>
            </w:sdtPr>
            <w:sdtContent>
              <w:ins w:author="Abinaya Saravanan" w:id="110" w:date="2026-09-23T05:13:06Z">
                <w:sdt>
                  <w:sdtPr>
                    <w:id w:val="-567238489"/>
                    <w:tag w:val="goog_rdk_1529"/>
                  </w:sdtPr>
                  <w:sdtContent>
                    <w:del w:author="Nivesh" w:id="19" w:date="2026-09-25T10:03:37Z"/>
                  </w:sdtContent>
                </w:sdt>
              </w:ins>
              <w:sdt>
                <w:sdtPr>
                  <w:id w:val="-536117972"/>
                  <w:tag w:val="goog_rdk_153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574548019"/>
        <w:tag w:val="goog_rdk_1535"/>
      </w:sdtPr>
      <w:sdtContent>
        <w:p w:rsidR="00000000" w:rsidDel="00000000" w:rsidP="00000000" w:rsidRDefault="00000000" w:rsidRPr="00000000" w14:paraId="00000125">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036338007"/>
              <w:tag w:val="goog_rdk_1532"/>
            </w:sdtPr>
            <w:sdtContent>
              <w:ins w:author="Abinaya Saravanan" w:id="110" w:date="2026-09-23T05:13:06Z">
                <w:sdt>
                  <w:sdtPr>
                    <w:id w:val="-1505904082"/>
                    <w:tag w:val="goog_rdk_1533"/>
                  </w:sdtPr>
                  <w:sdtContent>
                    <w:del w:author="Nivesh" w:id="19" w:date="2026-09-25T10:03:37Z"/>
                  </w:sdtContent>
                </w:sdt>
              </w:ins>
              <w:sdt>
                <w:sdtPr>
                  <w:id w:val="-1454135314"/>
                  <w:tag w:val="goog_rdk_153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0" w:date="2026-09-23T05:13:06Z">
                <w:del w:author="Nivesh" w:id="19" w:date="2026-09-25T10:03:37Z"/>
              </w:ins>
            </w:sdtContent>
          </w:sdt>
        </w:p>
      </w:sdtContent>
    </w:sdt>
    <w:sdt>
      <w:sdtPr>
        <w:id w:val="379179027"/>
        <w:tag w:val="goog_rdk_1539"/>
      </w:sdtPr>
      <w:sdtContent>
        <w:p w:rsidR="00000000" w:rsidDel="00000000" w:rsidP="00000000" w:rsidRDefault="00000000" w:rsidRPr="00000000" w14:paraId="00000126">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661768110"/>
              <w:tag w:val="goog_rdk_1536"/>
            </w:sdtPr>
            <w:sdtContent>
              <w:ins w:author="Abinaya Saravanan" w:id="110" w:date="2026-09-23T05:13:06Z">
                <w:sdt>
                  <w:sdtPr>
                    <w:id w:val="1291295121"/>
                    <w:tag w:val="goog_rdk_1537"/>
                  </w:sdtPr>
                  <w:sdtContent>
                    <w:del w:author="Nivesh" w:id="19" w:date="2026-09-25T10:03:37Z"/>
                  </w:sdtContent>
                </w:sdt>
              </w:ins>
              <w:sdt>
                <w:sdtPr>
                  <w:id w:val="-1965001795"/>
                  <w:tag w:val="goog_rdk_153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10" w:date="2026-09-23T05:13:06Z">
                <w:del w:author="Nivesh" w:id="19" w:date="2026-09-25T10:03:37Z"/>
              </w:ins>
            </w:sdtContent>
          </w:sdt>
        </w:p>
      </w:sdtContent>
    </w:sdt>
    <w:sdt>
      <w:sdtPr>
        <w:id w:val="497530668"/>
        <w:tag w:val="goog_rdk_1543"/>
      </w:sdtPr>
      <w:sdtContent>
        <w:p w:rsidR="00000000" w:rsidDel="00000000" w:rsidP="00000000" w:rsidRDefault="00000000" w:rsidRPr="00000000" w14:paraId="00000127">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723484737"/>
              <w:tag w:val="goog_rdk_1540"/>
            </w:sdtPr>
            <w:sdtContent>
              <w:ins w:author="Abinaya Saravanan" w:id="110" w:date="2026-09-23T05:13:06Z">
                <w:sdt>
                  <w:sdtPr>
                    <w:id w:val="348761813"/>
                    <w:tag w:val="goog_rdk_1541"/>
                  </w:sdtPr>
                  <w:sdtContent>
                    <w:del w:author="Nivesh" w:id="19" w:date="2026-09-25T10:03:37Z"/>
                  </w:sdtContent>
                </w:sdt>
              </w:ins>
              <w:sdt>
                <w:sdtPr>
                  <w:id w:val="-1700706279"/>
                  <w:tag w:val="goog_rdk_154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10" w:date="2026-09-23T05:13:06Z">
                <w:del w:author="Nivesh" w:id="19" w:date="2026-09-25T10:03:37Z"/>
              </w:ins>
            </w:sdtContent>
          </w:sdt>
        </w:p>
      </w:sdtContent>
    </w:sdt>
    <w:sdt>
      <w:sdtPr>
        <w:id w:val="-772799841"/>
        <w:tag w:val="goog_rdk_1547"/>
      </w:sdtPr>
      <w:sdtContent>
        <w:p w:rsidR="00000000" w:rsidDel="00000000" w:rsidP="00000000" w:rsidRDefault="00000000" w:rsidRPr="00000000" w14:paraId="00000128">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73416155"/>
              <w:tag w:val="goog_rdk_1544"/>
            </w:sdtPr>
            <w:sdtContent>
              <w:ins w:author="Abinaya Saravanan" w:id="110" w:date="2026-09-23T05:13:06Z">
                <w:sdt>
                  <w:sdtPr>
                    <w:id w:val="-916199101"/>
                    <w:tag w:val="goog_rdk_1545"/>
                  </w:sdtPr>
                  <w:sdtContent>
                    <w:del w:author="Nivesh" w:id="19" w:date="2026-09-25T10:03:37Z"/>
                  </w:sdtContent>
                </w:sdt>
              </w:ins>
              <w:sdt>
                <w:sdtPr>
                  <w:id w:val="-115885377"/>
                  <w:tag w:val="goog_rdk_154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10" w:date="2026-09-23T05:13:06Z">
                <w:del w:author="Nivesh" w:id="19" w:date="2026-09-25T10:03:37Z"/>
              </w:ins>
            </w:sdtContent>
          </w:sdt>
        </w:p>
      </w:sdtContent>
    </w:sdt>
    <w:sdt>
      <w:sdtPr>
        <w:id w:val="1377689130"/>
        <w:tag w:val="goog_rdk_1551"/>
      </w:sdtPr>
      <w:sdtContent>
        <w:p w:rsidR="00000000" w:rsidDel="00000000" w:rsidP="00000000" w:rsidRDefault="00000000" w:rsidRPr="00000000" w14:paraId="00000129">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72357880"/>
              <w:tag w:val="goog_rdk_1548"/>
            </w:sdtPr>
            <w:sdtContent>
              <w:ins w:author="Abinaya Saravanan" w:id="110" w:date="2026-09-23T05:13:06Z">
                <w:sdt>
                  <w:sdtPr>
                    <w:id w:val="867845476"/>
                    <w:tag w:val="goog_rdk_1549"/>
                  </w:sdtPr>
                  <w:sdtContent>
                    <w:del w:author="Nivesh" w:id="19" w:date="2026-09-25T10:03:37Z"/>
                  </w:sdtContent>
                </w:sdt>
              </w:ins>
              <w:sdt>
                <w:sdtPr>
                  <w:id w:val="-149080473"/>
                  <w:tag w:val="goog_rdk_155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10" w:date="2026-09-23T05:13:06Z">
                <w:del w:author="Nivesh" w:id="19" w:date="2026-09-25T10:03:37Z"/>
              </w:ins>
            </w:sdtContent>
          </w:sdt>
        </w:p>
      </w:sdtContent>
    </w:sdt>
    <w:sdt>
      <w:sdtPr>
        <w:id w:val="-183205304"/>
        <w:tag w:val="goog_rdk_1555"/>
      </w:sdtPr>
      <w:sdtContent>
        <w:p w:rsidR="00000000" w:rsidDel="00000000" w:rsidP="00000000" w:rsidRDefault="00000000" w:rsidRPr="00000000" w14:paraId="0000012A">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078385819"/>
              <w:tag w:val="goog_rdk_1552"/>
            </w:sdtPr>
            <w:sdtContent>
              <w:ins w:author="Abinaya Saravanan" w:id="110" w:date="2026-09-23T05:13:06Z">
                <w:sdt>
                  <w:sdtPr>
                    <w:id w:val="-1600698200"/>
                    <w:tag w:val="goog_rdk_1553"/>
                  </w:sdtPr>
                  <w:sdtContent>
                    <w:del w:author="Nivesh" w:id="19" w:date="2026-09-25T10:03:37Z"/>
                  </w:sdtContent>
                </w:sdt>
              </w:ins>
              <w:sdt>
                <w:sdtPr>
                  <w:id w:val="-814815021"/>
                  <w:tag w:val="goog_rdk_1554"/>
                </w:sdtPr>
                <w:sdtContent>
                  <w:ins w:author="Abinaya Saravanan" w:id="110" w:date="2026-09-23T05:13:06Z">
                    <w:del w:author="Nivesh" w:id="19" w:date="2026-09-25T10:03:37Z">
                      <w:r w:rsidDel="00000000" w:rsidR="00000000" w:rsidRPr="00000000">
                        <w:rPr>
                          <w:rtl w:val="0"/>
                        </w:rPr>
                      </w:r>
                    </w:del>
                  </w:ins>
                </w:sdtContent>
              </w:sdt>
              <w:ins w:author="Abinaya Saravanan" w:id="110" w:date="2026-09-23T05:13:06Z">
                <w:del w:author="Nivesh" w:id="19" w:date="2026-09-25T10:03:37Z"/>
              </w:ins>
            </w:sdtContent>
          </w:sdt>
        </w:p>
      </w:sdtContent>
    </w:sdt>
    <w:sdt>
      <w:sdtPr>
        <w:id w:val="1772834857"/>
        <w:tag w:val="goog_rdk_1559"/>
      </w:sdtPr>
      <w:sdtContent>
        <w:p w:rsidR="00000000" w:rsidDel="00000000" w:rsidP="00000000" w:rsidRDefault="00000000" w:rsidRPr="00000000" w14:paraId="0000012B">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36425183"/>
              <w:tag w:val="goog_rdk_1556"/>
            </w:sdtPr>
            <w:sdtContent>
              <w:ins w:author="Abinaya Saravanan" w:id="110" w:date="2026-09-23T05:13:06Z">
                <w:sdt>
                  <w:sdtPr>
                    <w:id w:val="-1863117902"/>
                    <w:tag w:val="goog_rdk_1557"/>
                  </w:sdtPr>
                  <w:sdtContent>
                    <w:del w:author="Nivesh" w:id="19" w:date="2026-09-25T10:03:37Z"/>
                  </w:sdtContent>
                </w:sdt>
              </w:ins>
              <w:sdt>
                <w:sdtPr>
                  <w:id w:val="-412028579"/>
                  <w:tag w:val="goog_rdk_155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10" w:date="2026-09-23T05:13:06Z">
                <w:del w:author="Nivesh" w:id="19" w:date="2026-09-25T10:03:37Z"/>
              </w:ins>
            </w:sdtContent>
          </w:sdt>
        </w:p>
      </w:sdtContent>
    </w:sdt>
    <w:sdt>
      <w:sdtPr>
        <w:id w:val="1605860405"/>
        <w:tag w:val="goog_rdk_1563"/>
      </w:sdtPr>
      <w:sdtContent>
        <w:p w:rsidR="00000000" w:rsidDel="00000000" w:rsidP="00000000" w:rsidRDefault="00000000" w:rsidRPr="00000000" w14:paraId="0000012C">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7135462"/>
              <w:tag w:val="goog_rdk_1560"/>
            </w:sdtPr>
            <w:sdtContent>
              <w:ins w:author="Abinaya Saravanan" w:id="110" w:date="2026-09-23T05:13:06Z">
                <w:sdt>
                  <w:sdtPr>
                    <w:id w:val="1934481365"/>
                    <w:tag w:val="goog_rdk_1561"/>
                  </w:sdtPr>
                  <w:sdtContent>
                    <w:del w:author="Nivesh" w:id="19" w:date="2026-09-25T10:03:37Z"/>
                  </w:sdtContent>
                </w:sdt>
              </w:ins>
              <w:sdt>
                <w:sdtPr>
                  <w:id w:val="478743712"/>
                  <w:tag w:val="goog_rdk_156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10" w:date="2026-09-23T05:13:06Z">
                <w:del w:author="Nivesh" w:id="19" w:date="2026-09-25T10:03:37Z"/>
              </w:ins>
            </w:sdtContent>
          </w:sdt>
        </w:p>
      </w:sdtContent>
    </w:sdt>
    <w:sdt>
      <w:sdtPr>
        <w:id w:val="-1231885247"/>
        <w:tag w:val="goog_rdk_1567"/>
      </w:sdtPr>
      <w:sdtContent>
        <w:p w:rsidR="00000000" w:rsidDel="00000000" w:rsidP="00000000" w:rsidRDefault="00000000" w:rsidRPr="00000000" w14:paraId="0000012D">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005487090"/>
              <w:tag w:val="goog_rdk_1564"/>
            </w:sdtPr>
            <w:sdtContent>
              <w:ins w:author="Abinaya Saravanan" w:id="110" w:date="2026-09-23T05:13:06Z">
                <w:sdt>
                  <w:sdtPr>
                    <w:id w:val="1406524300"/>
                    <w:tag w:val="goog_rdk_1565"/>
                  </w:sdtPr>
                  <w:sdtContent>
                    <w:del w:author="Nivesh" w:id="19" w:date="2026-09-25T10:03:37Z"/>
                  </w:sdtContent>
                </w:sdt>
              </w:ins>
              <w:sdt>
                <w:sdtPr>
                  <w:id w:val="-163825195"/>
                  <w:tag w:val="goog_rdk_156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157439184"/>
        <w:tag w:val="goog_rdk_1571"/>
      </w:sdtPr>
      <w:sdtContent>
        <w:p w:rsidR="00000000" w:rsidDel="00000000" w:rsidP="00000000" w:rsidRDefault="00000000" w:rsidRPr="00000000" w14:paraId="0000012E">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726238217"/>
              <w:tag w:val="goog_rdk_1568"/>
            </w:sdtPr>
            <w:sdtContent>
              <w:ins w:author="Abinaya Saravanan" w:id="110" w:date="2026-09-23T05:13:06Z">
                <w:sdt>
                  <w:sdtPr>
                    <w:id w:val="-1117365491"/>
                    <w:tag w:val="goog_rdk_1569"/>
                  </w:sdtPr>
                  <w:sdtContent>
                    <w:del w:author="Nivesh" w:id="19" w:date="2026-09-25T10:03:37Z"/>
                  </w:sdtContent>
                </w:sdt>
              </w:ins>
              <w:sdt>
                <w:sdtPr>
                  <w:id w:val="-1843260262"/>
                  <w:tag w:val="goog_rdk_157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1. Build interaction parameters</w:delText>
                      </w:r>
                    </w:del>
                  </w:ins>
                </w:sdtContent>
              </w:sdt>
              <w:ins w:author="Abinaya Saravanan" w:id="110" w:date="2026-09-23T05:13:06Z">
                <w:del w:author="Nivesh" w:id="19" w:date="2026-09-25T10:03:37Z"/>
              </w:ins>
            </w:sdtContent>
          </w:sdt>
        </w:p>
      </w:sdtContent>
    </w:sdt>
    <w:sdt>
      <w:sdtPr>
        <w:id w:val="-1705232192"/>
        <w:tag w:val="goog_rdk_1575"/>
      </w:sdtPr>
      <w:sdtContent>
        <w:p w:rsidR="00000000" w:rsidDel="00000000" w:rsidP="00000000" w:rsidRDefault="00000000" w:rsidRPr="00000000" w14:paraId="0000012F">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206004358"/>
              <w:tag w:val="goog_rdk_1572"/>
            </w:sdtPr>
            <w:sdtContent>
              <w:ins w:author="Abinaya Saravanan" w:id="110" w:date="2026-09-23T05:13:06Z">
                <w:sdt>
                  <w:sdtPr>
                    <w:id w:val="-491917711"/>
                    <w:tag w:val="goog_rdk_1573"/>
                  </w:sdtPr>
                  <w:sdtContent>
                    <w:del w:author="Nivesh" w:id="19" w:date="2026-09-25T10:03:37Z"/>
                  </w:sdtContent>
                </w:sdt>
              </w:ins>
              <w:sdt>
                <w:sdtPr>
                  <w:id w:val="1795416417"/>
                  <w:tag w:val="goog_rdk_157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 params = CreateModelInteraction.builder()</w:delText>
                      </w:r>
                    </w:del>
                  </w:ins>
                </w:sdtContent>
              </w:sdt>
              <w:ins w:author="Abinaya Saravanan" w:id="110" w:date="2026-09-23T05:13:06Z">
                <w:del w:author="Nivesh" w:id="19" w:date="2026-09-25T10:03:37Z"/>
              </w:ins>
            </w:sdtContent>
          </w:sdt>
        </w:p>
      </w:sdtContent>
    </w:sdt>
    <w:sdt>
      <w:sdtPr>
        <w:id w:val="826906471"/>
        <w:tag w:val="goog_rdk_1579"/>
      </w:sdtPr>
      <w:sdtContent>
        <w:p w:rsidR="00000000" w:rsidDel="00000000" w:rsidP="00000000" w:rsidRDefault="00000000" w:rsidRPr="00000000" w14:paraId="00000130">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30849437"/>
              <w:tag w:val="goog_rdk_1576"/>
            </w:sdtPr>
            <w:sdtContent>
              <w:ins w:author="Abinaya Saravanan" w:id="110" w:date="2026-09-23T05:13:06Z">
                <w:sdt>
                  <w:sdtPr>
                    <w:id w:val="-2075638325"/>
                    <w:tag w:val="goog_rdk_1577"/>
                  </w:sdtPr>
                  <w:sdtContent>
                    <w:del w:author="Nivesh" w:id="19" w:date="2026-09-25T10:03:37Z"/>
                  </w:sdtContent>
                </w:sdt>
              </w:ins>
              <w:sdt>
                <w:sdtPr>
                  <w:id w:val="1499235789"/>
                  <w:tag w:val="goog_rdk_157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.model(Model.of("gemini-1.5-flash"))</w:delText>
                      </w:r>
                    </w:del>
                  </w:ins>
                </w:sdtContent>
              </w:sdt>
              <w:ins w:author="Abinaya Saravanan" w:id="110" w:date="2026-09-23T05:13:06Z">
                <w:del w:author="Nivesh" w:id="19" w:date="2026-09-25T10:03:37Z"/>
              </w:ins>
            </w:sdtContent>
          </w:sdt>
        </w:p>
      </w:sdtContent>
    </w:sdt>
    <w:sdt>
      <w:sdtPr>
        <w:id w:val="1647739674"/>
        <w:tag w:val="goog_rdk_1583"/>
      </w:sdtPr>
      <w:sdtContent>
        <w:p w:rsidR="00000000" w:rsidDel="00000000" w:rsidP="00000000" w:rsidRDefault="00000000" w:rsidRPr="00000000" w14:paraId="00000131">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127793628"/>
              <w:tag w:val="goog_rdk_1580"/>
            </w:sdtPr>
            <w:sdtContent>
              <w:ins w:author="Abinaya Saravanan" w:id="110" w:date="2026-09-23T05:13:06Z">
                <w:sdt>
                  <w:sdtPr>
                    <w:id w:val="-1315938179"/>
                    <w:tag w:val="goog_rdk_1581"/>
                  </w:sdtPr>
                  <w:sdtContent>
                    <w:del w:author="Nivesh" w:id="19" w:date="2026-09-25T10:03:37Z"/>
                  </w:sdtContent>
                </w:sdt>
              </w:ins>
              <w:sdt>
                <w:sdtPr>
                  <w:id w:val="908716849"/>
                  <w:tag w:val="goog_rdk_158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10" w:date="2026-09-23T05:13:06Z">
                <w:del w:author="Nivesh" w:id="19" w:date="2026-09-25T10:03:37Z"/>
              </w:ins>
            </w:sdtContent>
          </w:sdt>
        </w:p>
      </w:sdtContent>
    </w:sdt>
    <w:sdt>
      <w:sdtPr>
        <w:id w:val="-1978475761"/>
        <w:tag w:val="goog_rdk_1587"/>
      </w:sdtPr>
      <w:sdtContent>
        <w:p w:rsidR="00000000" w:rsidDel="00000000" w:rsidP="00000000" w:rsidRDefault="00000000" w:rsidRPr="00000000" w14:paraId="00000132">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929615410"/>
              <w:tag w:val="goog_rdk_1584"/>
            </w:sdtPr>
            <w:sdtContent>
              <w:ins w:author="Abinaya Saravanan" w:id="110" w:date="2026-09-23T05:13:06Z">
                <w:sdt>
                  <w:sdtPr>
                    <w:id w:val="1571132850"/>
                    <w:tag w:val="goog_rdk_1585"/>
                  </w:sdtPr>
                  <w:sdtContent>
                    <w:del w:author="Nivesh" w:id="19" w:date="2026-09-25T10:03:37Z"/>
                  </w:sdtContent>
                </w:sdt>
              </w:ins>
              <w:sdt>
                <w:sdtPr>
                  <w:id w:val="-1160280832"/>
                  <w:tag w:val="goog_rdk_158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Abinaya Saravanan" w:id="110" w:date="2026-09-23T05:13:06Z">
                <w:del w:author="Nivesh" w:id="19" w:date="2026-09-25T10:03:37Z"/>
              </w:ins>
            </w:sdtContent>
          </w:sdt>
        </w:p>
      </w:sdtContent>
    </w:sdt>
    <w:sdt>
      <w:sdtPr>
        <w:id w:val="-1216817155"/>
        <w:tag w:val="goog_rdk_1591"/>
      </w:sdtPr>
      <w:sdtContent>
        <w:p w:rsidR="00000000" w:rsidDel="00000000" w:rsidP="00000000" w:rsidRDefault="00000000" w:rsidRPr="00000000" w14:paraId="00000133">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4908379"/>
              <w:tag w:val="goog_rdk_1588"/>
            </w:sdtPr>
            <w:sdtContent>
              <w:ins w:author="Abinaya Saravanan" w:id="110" w:date="2026-09-23T05:13:06Z">
                <w:sdt>
                  <w:sdtPr>
                    <w:id w:val="332336099"/>
                    <w:tag w:val="goog_rdk_1589"/>
                  </w:sdtPr>
                  <w:sdtContent>
                    <w:del w:author="Nivesh" w:id="19" w:date="2026-09-25T10:03:37Z"/>
                  </w:sdtContent>
                </w:sdt>
              </w:ins>
              <w:sdt>
                <w:sdtPr>
                  <w:id w:val="-1489176010"/>
                  <w:tag w:val="goog_rdk_1590"/>
                </w:sdtPr>
                <w:sdtContent>
                  <w:ins w:author="Abinaya Saravanan" w:id="110" w:date="2026-09-23T05:13:06Z">
                    <w:del w:author="Nivesh" w:id="19" w:date="2026-09-25T10:03:37Z">
                      <w:r w:rsidDel="00000000" w:rsidR="00000000" w:rsidRPr="00000000">
                        <w:rPr>
                          <w:rtl w:val="0"/>
                        </w:rPr>
                      </w:r>
                    </w:del>
                  </w:ins>
                </w:sdtContent>
              </w:sdt>
              <w:ins w:author="Abinaya Saravanan" w:id="110" w:date="2026-09-23T05:13:06Z">
                <w:del w:author="Nivesh" w:id="19" w:date="2026-09-25T10:03:37Z"/>
              </w:ins>
            </w:sdtContent>
          </w:sdt>
        </w:p>
      </w:sdtContent>
    </w:sdt>
    <w:sdt>
      <w:sdtPr>
        <w:id w:val="1345733731"/>
        <w:tag w:val="goog_rdk_1595"/>
      </w:sdtPr>
      <w:sdtContent>
        <w:p w:rsidR="00000000" w:rsidDel="00000000" w:rsidP="00000000" w:rsidRDefault="00000000" w:rsidRPr="00000000" w14:paraId="00000134">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62015359"/>
              <w:tag w:val="goog_rdk_1592"/>
            </w:sdtPr>
            <w:sdtContent>
              <w:ins w:author="Abinaya Saravanan" w:id="110" w:date="2026-09-23T05:13:06Z">
                <w:sdt>
                  <w:sdtPr>
                    <w:id w:val="-1118405007"/>
                    <w:tag w:val="goog_rdk_1593"/>
                  </w:sdtPr>
                  <w:sdtContent>
                    <w:del w:author="Nivesh" w:id="19" w:date="2026-09-25T10:03:37Z"/>
                  </w:sdtContent>
                </w:sdt>
              </w:ins>
              <w:sdt>
                <w:sdtPr>
                  <w:id w:val="-226808900"/>
                  <w:tag w:val="goog_rdk_159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10" w:date="2026-09-23T05:13:06Z">
                <w:del w:author="Nivesh" w:id="19" w:date="2026-09-25T10:03:37Z"/>
              </w:ins>
            </w:sdtContent>
          </w:sdt>
        </w:p>
      </w:sdtContent>
    </w:sdt>
    <w:sdt>
      <w:sdtPr>
        <w:id w:val="1683800695"/>
        <w:tag w:val="goog_rdk_1599"/>
      </w:sdtPr>
      <w:sdtContent>
        <w:p w:rsidR="00000000" w:rsidDel="00000000" w:rsidP="00000000" w:rsidRDefault="00000000" w:rsidRPr="00000000" w14:paraId="00000135">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418188190"/>
              <w:tag w:val="goog_rdk_1596"/>
            </w:sdtPr>
            <w:sdtContent>
              <w:ins w:author="Abinaya Saravanan" w:id="110" w:date="2026-09-23T05:13:06Z">
                <w:sdt>
                  <w:sdtPr>
                    <w:id w:val="576480544"/>
                    <w:tag w:val="goog_rdk_1597"/>
                  </w:sdtPr>
                  <w:sdtContent>
                    <w:del w:author="Nivesh" w:id="19" w:date="2026-09-25T10:03:37Z"/>
                  </w:sdtContent>
                </w:sdt>
              </w:ins>
              <w:sdt>
                <w:sdtPr>
                  <w:id w:val="573379116"/>
                  <w:tag w:val="goog_rdk_159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10" w:date="2026-09-23T05:13:06Z">
                <w:del w:author="Nivesh" w:id="19" w:date="2026-09-25T10:03:37Z"/>
              </w:ins>
            </w:sdtContent>
          </w:sdt>
        </w:p>
      </w:sdtContent>
    </w:sdt>
    <w:sdt>
      <w:sdtPr>
        <w:id w:val="1250950494"/>
        <w:tag w:val="goog_rdk_1603"/>
      </w:sdtPr>
      <w:sdtContent>
        <w:p w:rsidR="00000000" w:rsidDel="00000000" w:rsidP="00000000" w:rsidRDefault="00000000" w:rsidRPr="00000000" w14:paraId="00000136">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619151691"/>
              <w:tag w:val="goog_rdk_1600"/>
            </w:sdtPr>
            <w:sdtContent>
              <w:ins w:author="Abinaya Saravanan" w:id="110" w:date="2026-09-23T05:13:06Z">
                <w:sdt>
                  <w:sdtPr>
                    <w:id w:val="1850533240"/>
                    <w:tag w:val="goog_rdk_1601"/>
                  </w:sdtPr>
                  <w:sdtContent>
                    <w:del w:author="Nivesh" w:id="19" w:date="2026-09-25T10:03:37Z"/>
                  </w:sdtContent>
                </w:sdt>
              </w:ins>
              <w:sdt>
                <w:sdtPr>
                  <w:id w:val="-1641467152"/>
                  <w:tag w:val="goog_rdk_160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.create(CreateModelInteractionRequestBody.of(params))</w:delText>
                      </w:r>
                    </w:del>
                  </w:ins>
                </w:sdtContent>
              </w:sdt>
              <w:ins w:author="Abinaya Saravanan" w:id="110" w:date="2026-09-23T05:13:06Z">
                <w:del w:author="Nivesh" w:id="19" w:date="2026-09-25T10:03:37Z"/>
              </w:ins>
            </w:sdtContent>
          </w:sdt>
        </w:p>
      </w:sdtContent>
    </w:sdt>
    <w:sdt>
      <w:sdtPr>
        <w:id w:val="106029640"/>
        <w:tag w:val="goog_rdk_1607"/>
      </w:sdtPr>
      <w:sdtContent>
        <w:p w:rsidR="00000000" w:rsidDel="00000000" w:rsidP="00000000" w:rsidRDefault="00000000" w:rsidRPr="00000000" w14:paraId="00000137">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787845154"/>
              <w:tag w:val="goog_rdk_1604"/>
            </w:sdtPr>
            <w:sdtContent>
              <w:ins w:author="Abinaya Saravanan" w:id="110" w:date="2026-09-23T05:13:06Z">
                <w:sdt>
                  <w:sdtPr>
                    <w:id w:val="-1161945724"/>
                    <w:tag w:val="goog_rdk_1605"/>
                  </w:sdtPr>
                  <w:sdtContent>
                    <w:del w:author="Nivesh" w:id="19" w:date="2026-09-25T10:03:37Z"/>
                  </w:sdtContent>
                </w:sdt>
              </w:ins>
              <w:sdt>
                <w:sdtPr>
                  <w:id w:val="2066982306"/>
                  <w:tag w:val="goog_rdk_160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w:delText>
                      </w:r>
                    </w:del>
                  </w:ins>
                </w:sdtContent>
              </w:sdt>
              <w:ins w:author="Abinaya Saravanan" w:id="110" w:date="2026-09-23T05:13:06Z">
                <w:del w:author="Nivesh" w:id="19" w:date="2026-09-25T10:03:37Z"/>
              </w:ins>
            </w:sdtContent>
          </w:sdt>
        </w:p>
      </w:sdtContent>
    </w:sdt>
    <w:sdt>
      <w:sdtPr>
        <w:id w:val="1406286887"/>
        <w:tag w:val="goog_rdk_1611"/>
      </w:sdtPr>
      <w:sdtContent>
        <w:p w:rsidR="00000000" w:rsidDel="00000000" w:rsidP="00000000" w:rsidRDefault="00000000" w:rsidRPr="00000000" w14:paraId="00000138">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833879395"/>
              <w:tag w:val="goog_rdk_1608"/>
            </w:sdtPr>
            <w:sdtContent>
              <w:ins w:author="Abinaya Saravanan" w:id="110" w:date="2026-09-23T05:13:06Z">
                <w:sdt>
                  <w:sdtPr>
                    <w:id w:val="1205710267"/>
                    <w:tag w:val="goog_rdk_1609"/>
                  </w:sdtPr>
                  <w:sdtContent>
                    <w:del w:author="Nivesh" w:id="19" w:date="2026-09-25T10:03:37Z"/>
                  </w:sdtContent>
                </w:sdt>
              </w:ins>
              <w:sdt>
                <w:sdtPr>
                  <w:id w:val="1170204495"/>
                  <w:tag w:val="goog_rdk_161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.get();</w:delText>
                      </w:r>
                    </w:del>
                  </w:ins>
                </w:sdtContent>
              </w:sdt>
              <w:ins w:author="Abinaya Saravanan" w:id="110" w:date="2026-09-23T05:13:06Z">
                <w:del w:author="Nivesh" w:id="19" w:date="2026-09-25T10:03:37Z"/>
              </w:ins>
            </w:sdtContent>
          </w:sdt>
        </w:p>
      </w:sdtContent>
    </w:sdt>
    <w:sdt>
      <w:sdtPr>
        <w:id w:val="-662155544"/>
        <w:tag w:val="goog_rdk_1615"/>
      </w:sdtPr>
      <w:sdtContent>
        <w:p w:rsidR="00000000" w:rsidDel="00000000" w:rsidP="00000000" w:rsidRDefault="00000000" w:rsidRPr="00000000" w14:paraId="00000139">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951723368"/>
              <w:tag w:val="goog_rdk_1612"/>
            </w:sdtPr>
            <w:sdtContent>
              <w:ins w:author="Abinaya Saravanan" w:id="110" w:date="2026-09-23T05:13:06Z">
                <w:sdt>
                  <w:sdtPr>
                    <w:id w:val="1131190186"/>
                    <w:tag w:val="goog_rdk_1613"/>
                  </w:sdtPr>
                  <w:sdtContent>
                    <w:del w:author="Nivesh" w:id="19" w:date="2026-09-25T10:03:37Z"/>
                  </w:sdtContent>
                </w:sdt>
              </w:ins>
              <w:sdt>
                <w:sdtPr>
                  <w:id w:val="-1937967515"/>
                  <w:tag w:val="goog_rdk_161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136470555"/>
        <w:tag w:val="goog_rdk_1621"/>
      </w:sdtPr>
      <w:sdtContent>
        <w:p w:rsidR="00000000" w:rsidDel="00000000" w:rsidP="00000000" w:rsidRDefault="00000000" w:rsidRPr="00000000" w14:paraId="0000013A">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522015954"/>
              <w:tag w:val="goog_rdk_1616"/>
            </w:sdtPr>
            <w:sdtContent>
              <w:ins w:author="Abinaya Saravanan" w:id="110" w:date="2026-09-23T05:13:06Z">
                <w:sdt>
                  <w:sdtPr>
                    <w:id w:val="-1780624939"/>
                    <w:tag w:val="goog_rdk_1617"/>
                  </w:sdtPr>
                  <w:sdtContent>
                    <w:del w:author="Nivesh" w:id="19" w:date="2026-09-25T10:03:37Z"/>
                  </w:sdtContent>
                </w:sdt>
              </w:ins>
              <w:sdt>
                <w:sdtPr>
                  <w:id w:val="-2111999164"/>
                  <w:tag w:val="goog_rdk_161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10" w:date="2026-09-23T05:13:06Z">
                <w:del w:author="Nivesh" w:id="19" w:date="2026-09-25T10:03:37Z">
                  <w:sdt>
                    <w:sdtPr>
                      <w:id w:val="-1554138753"/>
                      <w:tag w:val="goog_rdk_1619"/>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sdtContent>
                  </w:sdt>
                  <w:sdt>
                    <w:sdtPr>
                      <w:id w:val="1512466930"/>
                      <w:tag w:val="goog_rdk_1620"/>
                    </w:sdtPr>
                    <w:sdtContent>
                      <w:r w:rsidDel="00000000" w:rsidR="00000000" w:rsidRPr="00000000">
                        <w:rPr>
                          <w:rtl w:val="0"/>
                        </w:rPr>
                      </w:r>
                    </w:sdtContent>
                  </w:sdt>
                </w:del>
              </w:ins>
            </w:sdtContent>
          </w:sdt>
        </w:p>
      </w:sdtContent>
    </w:sdt>
    <w:sdt>
      <w:sdtPr>
        <w:id w:val="1196511632"/>
        <w:tag w:val="goog_rdk_1625"/>
      </w:sdtPr>
      <w:sdtContent>
        <w:p w:rsidR="00000000" w:rsidDel="00000000" w:rsidP="00000000" w:rsidRDefault="00000000" w:rsidRPr="00000000" w14:paraId="0000013B">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69155718"/>
              <w:tag w:val="goog_rdk_1622"/>
            </w:sdtPr>
            <w:sdtContent>
              <w:ins w:author="Abinaya Saravanan" w:id="110" w:date="2026-09-23T05:13:06Z">
                <w:sdt>
                  <w:sdtPr>
                    <w:id w:val="-1584654492"/>
                    <w:tag w:val="goog_rdk_1623"/>
                  </w:sdtPr>
                  <w:sdtContent>
                    <w:del w:author="Nivesh" w:id="19" w:date="2026-09-25T10:03:37Z"/>
                  </w:sdtContent>
                </w:sdt>
              </w:ins>
              <w:sdt>
                <w:sdtPr>
                  <w:id w:val="-1609264943"/>
                  <w:tag w:val="goog_rdk_162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55897016"/>
        <w:tag w:val="goog_rdk_1629"/>
      </w:sdtPr>
      <w:sdtContent>
        <w:p w:rsidR="00000000" w:rsidDel="00000000" w:rsidP="00000000" w:rsidRDefault="00000000" w:rsidRPr="00000000" w14:paraId="0000013C">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209103612"/>
              <w:tag w:val="goog_rdk_1626"/>
            </w:sdtPr>
            <w:sdtContent>
              <w:ins w:author="Abinaya Saravanan" w:id="110" w:date="2026-09-23T05:13:06Z">
                <w:sdt>
                  <w:sdtPr>
                    <w:id w:val="2040288987"/>
                    <w:tag w:val="goog_rdk_1627"/>
                  </w:sdtPr>
                  <w:sdtContent>
                    <w:del w:author="Nivesh" w:id="19" w:date="2026-09-25T10:03:37Z"/>
                  </w:sdtContent>
                </w:sdt>
              </w:ins>
              <w:sdt>
                <w:sdtPr>
                  <w:id w:val="2139478627"/>
                  <w:tag w:val="goog_rdk_162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0" w:date="2026-09-23T05:13:06Z">
                <w:del w:author="Nivesh" w:id="19" w:date="2026-09-25T10:03:37Z"/>
              </w:ins>
            </w:sdtContent>
          </w:sdt>
        </w:p>
      </w:sdtContent>
    </w:sdt>
    <w:sdt>
      <w:sdtPr>
        <w:id w:val="-861279380"/>
        <w:tag w:val="goog_rdk_1633"/>
      </w:sdtPr>
      <w:sdtContent>
        <w:p w:rsidR="00000000" w:rsidDel="00000000" w:rsidP="00000000" w:rsidRDefault="00000000" w:rsidRPr="00000000" w14:paraId="0000013D">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37244438"/>
              <w:tag w:val="goog_rdk_1630"/>
            </w:sdtPr>
            <w:sdtContent>
              <w:ins w:author="Abinaya Saravanan" w:id="110" w:date="2026-09-23T05:13:06Z">
                <w:sdt>
                  <w:sdtPr>
                    <w:id w:val="-1369590277"/>
                    <w:tag w:val="goog_rdk_1631"/>
                  </w:sdtPr>
                  <w:sdtContent>
                    <w:del w:author="Nivesh" w:id="19" w:date="2026-09-25T10:03:37Z"/>
                  </w:sdtContent>
                </w:sdt>
              </w:ins>
              <w:sdt>
                <w:sdtPr>
                  <w:id w:val="1742615255"/>
                  <w:tag w:val="goog_rdk_163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10" w:date="2026-09-23T05:13:06Z">
                <w:del w:author="Nivesh" w:id="19" w:date="2026-09-25T10:03:37Z"/>
              </w:ins>
            </w:sdtContent>
          </w:sdt>
        </w:p>
      </w:sdtContent>
    </w:sdt>
    <w:sdt>
      <w:sdtPr>
        <w:id w:val="-781976196"/>
        <w:tag w:val="goog_rdk_1637"/>
      </w:sdtPr>
      <w:sdtContent>
        <w:p w:rsidR="00000000" w:rsidDel="00000000" w:rsidP="00000000" w:rsidRDefault="00000000" w:rsidRPr="00000000" w14:paraId="0000013E">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747969018"/>
              <w:tag w:val="goog_rdk_1634"/>
            </w:sdtPr>
            <w:sdtContent>
              <w:ins w:author="Abinaya Saravanan" w:id="110" w:date="2026-09-23T05:13:06Z">
                <w:sdt>
                  <w:sdtPr>
                    <w:id w:val="294984339"/>
                    <w:tag w:val="goog_rdk_1635"/>
                  </w:sdtPr>
                  <w:sdtContent>
                    <w:del w:author="Nivesh" w:id="19" w:date="2026-09-25T10:03:37Z"/>
                  </w:sdtContent>
                </w:sdt>
              </w:ins>
              <w:sdt>
                <w:sdtPr>
                  <w:id w:val="1255457156"/>
                  <w:tag w:val="goog_rdk_163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10" w:date="2026-09-23T05:13:06Z">
                <w:del w:author="Nivesh" w:id="19" w:date="2026-09-25T10:03:37Z"/>
              </w:ins>
            </w:sdtContent>
          </w:sdt>
        </w:p>
      </w:sdtContent>
    </w:sdt>
    <w:sdt>
      <w:sdtPr>
        <w:id w:val="-1680627503"/>
        <w:tag w:val="goog_rdk_1641"/>
      </w:sdtPr>
      <w:sdtContent>
        <w:p w:rsidR="00000000" w:rsidDel="00000000" w:rsidP="00000000" w:rsidRDefault="00000000" w:rsidRPr="00000000" w14:paraId="0000013F">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95244517"/>
              <w:tag w:val="goog_rdk_1638"/>
            </w:sdtPr>
            <w:sdtContent>
              <w:ins w:author="Abinaya Saravanan" w:id="110" w:date="2026-09-23T05:13:06Z">
                <w:sdt>
                  <w:sdtPr>
                    <w:id w:val="1131217899"/>
                    <w:tag w:val="goog_rdk_1639"/>
                  </w:sdtPr>
                  <w:sdtContent>
                    <w:del w:author="Nivesh" w:id="19" w:date="2026-09-25T10:03:37Z"/>
                  </w:sdtContent>
                </w:sdt>
              </w:ins>
              <w:sdt>
                <w:sdtPr>
                  <w:id w:val="254985792"/>
                  <w:tag w:val="goog_rdk_164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10" w:date="2026-09-23T05:13:06Z">
                <w:del w:author="Nivesh" w:id="19" w:date="2026-09-25T10:03:37Z"/>
              </w:ins>
            </w:sdtContent>
          </w:sdt>
        </w:p>
      </w:sdtContent>
    </w:sdt>
    <w:sdt>
      <w:sdtPr>
        <w:id w:val="2124509470"/>
        <w:tag w:val="goog_rdk_1645"/>
      </w:sdtPr>
      <w:sdtContent>
        <w:p w:rsidR="00000000" w:rsidDel="00000000" w:rsidP="00000000" w:rsidRDefault="00000000" w:rsidRPr="00000000" w14:paraId="00000140">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651485708"/>
              <w:tag w:val="goog_rdk_1642"/>
            </w:sdtPr>
            <w:sdtContent>
              <w:ins w:author="Abinaya Saravanan" w:id="110" w:date="2026-09-23T05:13:06Z">
                <w:sdt>
                  <w:sdtPr>
                    <w:id w:val="1882129966"/>
                    <w:tag w:val="goog_rdk_1643"/>
                  </w:sdtPr>
                  <w:sdtContent>
                    <w:del w:author="Nivesh" w:id="19" w:date="2026-09-25T10:03:37Z"/>
                  </w:sdtContent>
                </w:sdt>
              </w:ins>
              <w:sdt>
                <w:sdtPr>
                  <w:id w:val="659994165"/>
                  <w:tag w:val="goog_rdk_164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10" w:date="2026-09-23T05:13:06Z">
                <w:del w:author="Nivesh" w:id="19" w:date="2026-09-25T10:03:37Z"/>
              </w:ins>
            </w:sdtContent>
          </w:sdt>
        </w:p>
      </w:sdtContent>
    </w:sdt>
    <w:sdt>
      <w:sdtPr>
        <w:id w:val="-1785906476"/>
        <w:tag w:val="goog_rdk_1649"/>
      </w:sdtPr>
      <w:sdtContent>
        <w:p w:rsidR="00000000" w:rsidDel="00000000" w:rsidP="00000000" w:rsidRDefault="00000000" w:rsidRPr="00000000" w14:paraId="00000141">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060122467"/>
              <w:tag w:val="goog_rdk_1646"/>
            </w:sdtPr>
            <w:sdtContent>
              <w:ins w:author="Abinaya Saravanan" w:id="110" w:date="2026-09-23T05:13:06Z">
                <w:sdt>
                  <w:sdtPr>
                    <w:id w:val="343258552"/>
                    <w:tag w:val="goog_rdk_1647"/>
                  </w:sdtPr>
                  <w:sdtContent>
                    <w:del w:author="Nivesh" w:id="19" w:date="2026-09-25T10:03:37Z"/>
                  </w:sdtContent>
                </w:sdt>
              </w:ins>
              <w:sdt>
                <w:sdtPr>
                  <w:id w:val="-1152657076"/>
                  <w:tag w:val="goog_rdk_1648"/>
                </w:sdtPr>
                <w:sdtContent>
                  <w:ins w:author="Abinaya Saravanan" w:id="110" w:date="2026-09-23T05:13:06Z">
                    <w:del w:author="Nivesh" w:id="19" w:date="2026-09-25T10:03:37Z">
                      <w:r w:rsidDel="00000000" w:rsidR="00000000" w:rsidRPr="00000000">
                        <w:rPr>
                          <w:rtl w:val="0"/>
                        </w:rPr>
                      </w:r>
                    </w:del>
                  </w:ins>
                </w:sdtContent>
              </w:sdt>
              <w:ins w:author="Abinaya Saravanan" w:id="110" w:date="2026-09-23T05:13:06Z">
                <w:del w:author="Nivesh" w:id="19" w:date="2026-09-25T10:03:37Z"/>
              </w:ins>
            </w:sdtContent>
          </w:sdt>
        </w:p>
      </w:sdtContent>
    </w:sdt>
    <w:sdt>
      <w:sdtPr>
        <w:id w:val="323983622"/>
        <w:tag w:val="goog_rdk_1653"/>
      </w:sdtPr>
      <w:sdtContent>
        <w:p w:rsidR="00000000" w:rsidDel="00000000" w:rsidP="00000000" w:rsidRDefault="00000000" w:rsidRPr="00000000" w14:paraId="00000142">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303353856"/>
              <w:tag w:val="goog_rdk_1650"/>
            </w:sdtPr>
            <w:sdtContent>
              <w:ins w:author="Abinaya Saravanan" w:id="110" w:date="2026-09-23T05:13:06Z">
                <w:sdt>
                  <w:sdtPr>
                    <w:id w:val="1267668740"/>
                    <w:tag w:val="goog_rdk_1651"/>
                  </w:sdtPr>
                  <w:sdtContent>
                    <w:del w:author="Nivesh" w:id="19" w:date="2026-09-25T10:03:37Z"/>
                  </w:sdtContent>
                </w:sdt>
              </w:ins>
              <w:sdt>
                <w:sdtPr>
                  <w:id w:val="504487840"/>
                  <w:tag w:val="goog_rdk_165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10" w:date="2026-09-23T05:13:06Z">
                <w:del w:author="Nivesh" w:id="19" w:date="2026-09-25T10:03:37Z"/>
              </w:ins>
            </w:sdtContent>
          </w:sdt>
        </w:p>
      </w:sdtContent>
    </w:sdt>
    <w:sdt>
      <w:sdtPr>
        <w:id w:val="80356339"/>
        <w:tag w:val="goog_rdk_1657"/>
      </w:sdtPr>
      <w:sdtContent>
        <w:p w:rsidR="00000000" w:rsidDel="00000000" w:rsidP="00000000" w:rsidRDefault="00000000" w:rsidRPr="00000000" w14:paraId="00000143">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972893096"/>
              <w:tag w:val="goog_rdk_1654"/>
            </w:sdtPr>
            <w:sdtContent>
              <w:ins w:author="Abinaya Saravanan" w:id="110" w:date="2026-09-23T05:13:06Z">
                <w:sdt>
                  <w:sdtPr>
                    <w:id w:val="-1794313438"/>
                    <w:tag w:val="goog_rdk_1655"/>
                  </w:sdtPr>
                  <w:sdtContent>
                    <w:del w:author="Nivesh" w:id="19" w:date="2026-09-25T10:03:37Z"/>
                  </w:sdtContent>
                </w:sdt>
              </w:ins>
              <w:sdt>
                <w:sdtPr>
                  <w:id w:val="664218098"/>
                  <w:tag w:val="goog_rdk_165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10" w:date="2026-09-23T05:13:06Z">
                <w:del w:author="Nivesh" w:id="19" w:date="2026-09-25T10:03:37Z"/>
              </w:ins>
            </w:sdtContent>
          </w:sdt>
        </w:p>
      </w:sdtContent>
    </w:sdt>
    <w:sdt>
      <w:sdtPr>
        <w:id w:val="930936463"/>
        <w:tag w:val="goog_rdk_1661"/>
      </w:sdtPr>
      <w:sdtContent>
        <w:p w:rsidR="00000000" w:rsidDel="00000000" w:rsidP="00000000" w:rsidRDefault="00000000" w:rsidRPr="00000000" w14:paraId="00000144">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797736762"/>
              <w:tag w:val="goog_rdk_1658"/>
            </w:sdtPr>
            <w:sdtContent>
              <w:ins w:author="Abinaya Saravanan" w:id="110" w:date="2026-09-23T05:13:06Z">
                <w:sdt>
                  <w:sdtPr>
                    <w:id w:val="1757522406"/>
                    <w:tag w:val="goog_rdk_1659"/>
                  </w:sdtPr>
                  <w:sdtContent>
                    <w:del w:author="Nivesh" w:id="19" w:date="2026-09-25T10:03:37Z"/>
                  </w:sdtContent>
                </w:sdt>
              </w:ins>
              <w:sdt>
                <w:sdtPr>
                  <w:id w:val="774621001"/>
                  <w:tag w:val="goog_rdk_166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508068435"/>
        <w:tag w:val="goog_rdk_1665"/>
      </w:sdtPr>
      <w:sdtContent>
        <w:p w:rsidR="00000000" w:rsidDel="00000000" w:rsidP="00000000" w:rsidRDefault="00000000" w:rsidRPr="00000000" w14:paraId="00000145">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485242065"/>
              <w:tag w:val="goog_rdk_1662"/>
            </w:sdtPr>
            <w:sdtContent>
              <w:ins w:author="Abinaya Saravanan" w:id="110" w:date="2026-09-23T05:13:06Z">
                <w:sdt>
                  <w:sdtPr>
                    <w:id w:val="1256546897"/>
                    <w:tag w:val="goog_rdk_1663"/>
                  </w:sdtPr>
                  <w:sdtContent>
                    <w:del w:author="Nivesh" w:id="19" w:date="2026-09-25T10:03:37Z"/>
                  </w:sdtContent>
                </w:sdt>
              </w:ins>
              <w:sdt>
                <w:sdtPr>
                  <w:id w:val="1544707322"/>
                  <w:tag w:val="goog_rdk_166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1. Build interaction parameters</w:delText>
                      </w:r>
                    </w:del>
                  </w:ins>
                </w:sdtContent>
              </w:sdt>
              <w:ins w:author="Abinaya Saravanan" w:id="110" w:date="2026-09-23T05:13:06Z">
                <w:del w:author="Nivesh" w:id="19" w:date="2026-09-25T10:03:37Z"/>
              </w:ins>
            </w:sdtContent>
          </w:sdt>
        </w:p>
      </w:sdtContent>
    </w:sdt>
    <w:sdt>
      <w:sdtPr>
        <w:id w:val="-1308253290"/>
        <w:tag w:val="goog_rdk_1669"/>
      </w:sdtPr>
      <w:sdtContent>
        <w:p w:rsidR="00000000" w:rsidDel="00000000" w:rsidP="00000000" w:rsidRDefault="00000000" w:rsidRPr="00000000" w14:paraId="00000146">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07232276"/>
              <w:tag w:val="goog_rdk_1666"/>
            </w:sdtPr>
            <w:sdtContent>
              <w:ins w:author="Abinaya Saravanan" w:id="110" w:date="2026-09-23T05:13:06Z">
                <w:sdt>
                  <w:sdtPr>
                    <w:id w:val="672706202"/>
                    <w:tag w:val="goog_rdk_1667"/>
                  </w:sdtPr>
                  <w:sdtContent>
                    <w:del w:author="Nivesh" w:id="19" w:date="2026-09-25T10:03:37Z"/>
                  </w:sdtContent>
                </w:sdt>
              </w:ins>
              <w:sdt>
                <w:sdtPr>
                  <w:id w:val="-577800248"/>
                  <w:tag w:val="goog_rdk_166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 params = CreateModelInteraction.builder()</w:delText>
                      </w:r>
                    </w:del>
                  </w:ins>
                </w:sdtContent>
              </w:sdt>
              <w:ins w:author="Abinaya Saravanan" w:id="110" w:date="2026-09-23T05:13:06Z">
                <w:del w:author="Nivesh" w:id="19" w:date="2026-09-25T10:03:37Z"/>
              </w:ins>
            </w:sdtContent>
          </w:sdt>
        </w:p>
      </w:sdtContent>
    </w:sdt>
    <w:sdt>
      <w:sdtPr>
        <w:id w:val="308663217"/>
        <w:tag w:val="goog_rdk_1673"/>
      </w:sdtPr>
      <w:sdtContent>
        <w:p w:rsidR="00000000" w:rsidDel="00000000" w:rsidP="00000000" w:rsidRDefault="00000000" w:rsidRPr="00000000" w14:paraId="00000147">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686287500"/>
              <w:tag w:val="goog_rdk_1670"/>
            </w:sdtPr>
            <w:sdtContent>
              <w:ins w:author="Abinaya Saravanan" w:id="110" w:date="2026-09-23T05:13:06Z">
                <w:sdt>
                  <w:sdtPr>
                    <w:id w:val="2041513294"/>
                    <w:tag w:val="goog_rdk_1671"/>
                  </w:sdtPr>
                  <w:sdtContent>
                    <w:del w:author="Nivesh" w:id="19" w:date="2026-09-25T10:03:37Z"/>
                  </w:sdtContent>
                </w:sdt>
              </w:ins>
              <w:sdt>
                <w:sdtPr>
                  <w:id w:val="984548845"/>
                  <w:tag w:val="goog_rdk_167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.model(Model.of("gemini-1.5-flash"))</w:delText>
                      </w:r>
                    </w:del>
                  </w:ins>
                </w:sdtContent>
              </w:sdt>
              <w:ins w:author="Abinaya Saravanan" w:id="110" w:date="2026-09-23T05:13:06Z">
                <w:del w:author="Nivesh" w:id="19" w:date="2026-09-25T10:03:37Z"/>
              </w:ins>
            </w:sdtContent>
          </w:sdt>
        </w:p>
      </w:sdtContent>
    </w:sdt>
    <w:sdt>
      <w:sdtPr>
        <w:id w:val="764495704"/>
        <w:tag w:val="goog_rdk_1677"/>
      </w:sdtPr>
      <w:sdtContent>
        <w:p w:rsidR="00000000" w:rsidDel="00000000" w:rsidP="00000000" w:rsidRDefault="00000000" w:rsidRPr="00000000" w14:paraId="00000148">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940360185"/>
              <w:tag w:val="goog_rdk_1674"/>
            </w:sdtPr>
            <w:sdtContent>
              <w:ins w:author="Abinaya Saravanan" w:id="110" w:date="2026-09-23T05:13:06Z">
                <w:sdt>
                  <w:sdtPr>
                    <w:id w:val="1365027495"/>
                    <w:tag w:val="goog_rdk_1675"/>
                  </w:sdtPr>
                  <w:sdtContent>
                    <w:del w:author="Nivesh" w:id="19" w:date="2026-09-25T10:03:37Z"/>
                  </w:sdtContent>
                </w:sdt>
              </w:ins>
              <w:sdt>
                <w:sdtPr>
                  <w:id w:val="858450982"/>
                  <w:tag w:val="goog_rdk_167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10" w:date="2026-09-23T05:13:06Z">
                <w:del w:author="Nivesh" w:id="19" w:date="2026-09-25T10:03:37Z"/>
              </w:ins>
            </w:sdtContent>
          </w:sdt>
        </w:p>
      </w:sdtContent>
    </w:sdt>
    <w:sdt>
      <w:sdtPr>
        <w:id w:val="222863701"/>
        <w:tag w:val="goog_rdk_1681"/>
      </w:sdtPr>
      <w:sdtContent>
        <w:p w:rsidR="00000000" w:rsidDel="00000000" w:rsidP="00000000" w:rsidRDefault="00000000" w:rsidRPr="00000000" w14:paraId="00000149">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965252947"/>
              <w:tag w:val="goog_rdk_1678"/>
            </w:sdtPr>
            <w:sdtContent>
              <w:ins w:author="Abinaya Saravanan" w:id="110" w:date="2026-09-23T05:13:06Z">
                <w:sdt>
                  <w:sdtPr>
                    <w:id w:val="-816782589"/>
                    <w:tag w:val="goog_rdk_1679"/>
                  </w:sdtPr>
                  <w:sdtContent>
                    <w:del w:author="Nivesh" w:id="19" w:date="2026-09-25T10:03:37Z"/>
                  </w:sdtContent>
                </w:sdt>
              </w:ins>
              <w:sdt>
                <w:sdtPr>
                  <w:id w:val="-1280508188"/>
                  <w:tag w:val="goog_rdk_168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Abinaya Saravanan" w:id="110" w:date="2026-09-23T05:13:06Z">
                <w:del w:author="Nivesh" w:id="19" w:date="2026-09-25T10:03:37Z"/>
              </w:ins>
            </w:sdtContent>
          </w:sdt>
        </w:p>
      </w:sdtContent>
    </w:sdt>
    <w:sdt>
      <w:sdtPr>
        <w:id w:val="789305572"/>
        <w:tag w:val="goog_rdk_1685"/>
      </w:sdtPr>
      <w:sdtContent>
        <w:p w:rsidR="00000000" w:rsidDel="00000000" w:rsidP="00000000" w:rsidRDefault="00000000" w:rsidRPr="00000000" w14:paraId="0000014A">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68360248"/>
              <w:tag w:val="goog_rdk_1682"/>
            </w:sdtPr>
            <w:sdtContent>
              <w:ins w:author="Abinaya Saravanan" w:id="110" w:date="2026-09-23T05:13:06Z">
                <w:sdt>
                  <w:sdtPr>
                    <w:id w:val="1781435905"/>
                    <w:tag w:val="goog_rdk_1683"/>
                  </w:sdtPr>
                  <w:sdtContent>
                    <w:del w:author="Nivesh" w:id="19" w:date="2026-09-25T10:03:37Z"/>
                  </w:sdtContent>
                </w:sdt>
              </w:ins>
              <w:sdt>
                <w:sdtPr>
                  <w:id w:val="1196543704"/>
                  <w:tag w:val="goog_rdk_1684"/>
                </w:sdtPr>
                <w:sdtContent>
                  <w:ins w:author="Abinaya Saravanan" w:id="110" w:date="2026-09-23T05:13:06Z">
                    <w:del w:author="Nivesh" w:id="19" w:date="2026-09-25T10:03:37Z">
                      <w:r w:rsidDel="00000000" w:rsidR="00000000" w:rsidRPr="00000000">
                        <w:rPr>
                          <w:rtl w:val="0"/>
                        </w:rPr>
                      </w:r>
                    </w:del>
                  </w:ins>
                </w:sdtContent>
              </w:sdt>
              <w:ins w:author="Abinaya Saravanan" w:id="110" w:date="2026-09-23T05:13:06Z">
                <w:del w:author="Nivesh" w:id="19" w:date="2026-09-25T10:03:37Z"/>
              </w:ins>
            </w:sdtContent>
          </w:sdt>
        </w:p>
      </w:sdtContent>
    </w:sdt>
    <w:sdt>
      <w:sdtPr>
        <w:id w:val="-1793074459"/>
        <w:tag w:val="goog_rdk_1689"/>
      </w:sdtPr>
      <w:sdtContent>
        <w:p w:rsidR="00000000" w:rsidDel="00000000" w:rsidP="00000000" w:rsidRDefault="00000000" w:rsidRPr="00000000" w14:paraId="0000014B">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744432127"/>
              <w:tag w:val="goog_rdk_1686"/>
            </w:sdtPr>
            <w:sdtContent>
              <w:ins w:author="Abinaya Saravanan" w:id="110" w:date="2026-09-23T05:13:06Z">
                <w:sdt>
                  <w:sdtPr>
                    <w:id w:val="-1401256805"/>
                    <w:tag w:val="goog_rdk_1687"/>
                  </w:sdtPr>
                  <w:sdtContent>
                    <w:del w:author="Nivesh" w:id="19" w:date="2026-09-25T10:03:37Z"/>
                  </w:sdtContent>
                </w:sdt>
              </w:ins>
              <w:sdt>
                <w:sdtPr>
                  <w:id w:val="-2011623610"/>
                  <w:tag w:val="goog_rdk_168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10" w:date="2026-09-23T05:13:06Z">
                <w:del w:author="Nivesh" w:id="19" w:date="2026-09-25T10:03:37Z"/>
              </w:ins>
            </w:sdtContent>
          </w:sdt>
        </w:p>
      </w:sdtContent>
    </w:sdt>
    <w:sdt>
      <w:sdtPr>
        <w:id w:val="251081646"/>
        <w:tag w:val="goog_rdk_1693"/>
      </w:sdtPr>
      <w:sdtContent>
        <w:p w:rsidR="00000000" w:rsidDel="00000000" w:rsidP="00000000" w:rsidRDefault="00000000" w:rsidRPr="00000000" w14:paraId="0000014C">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001144656"/>
              <w:tag w:val="goog_rdk_1690"/>
            </w:sdtPr>
            <w:sdtContent>
              <w:ins w:author="Abinaya Saravanan" w:id="110" w:date="2026-09-23T05:13:06Z">
                <w:sdt>
                  <w:sdtPr>
                    <w:id w:val="-768059998"/>
                    <w:tag w:val="goog_rdk_1691"/>
                  </w:sdtPr>
                  <w:sdtContent>
                    <w:del w:author="Nivesh" w:id="19" w:date="2026-09-25T10:03:37Z"/>
                  </w:sdtContent>
                </w:sdt>
              </w:ins>
              <w:sdt>
                <w:sdtPr>
                  <w:id w:val="169052855"/>
                  <w:tag w:val="goog_rdk_169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10" w:date="2026-09-23T05:13:06Z">
                <w:del w:author="Nivesh" w:id="19" w:date="2026-09-25T10:03:37Z"/>
              </w:ins>
            </w:sdtContent>
          </w:sdt>
        </w:p>
      </w:sdtContent>
    </w:sdt>
    <w:sdt>
      <w:sdtPr>
        <w:id w:val="661854647"/>
        <w:tag w:val="goog_rdk_1697"/>
      </w:sdtPr>
      <w:sdtContent>
        <w:p w:rsidR="00000000" w:rsidDel="00000000" w:rsidP="00000000" w:rsidRDefault="00000000" w:rsidRPr="00000000" w14:paraId="0000014D">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720841204"/>
              <w:tag w:val="goog_rdk_1694"/>
            </w:sdtPr>
            <w:sdtContent>
              <w:ins w:author="Abinaya Saravanan" w:id="110" w:date="2026-09-23T05:13:06Z">
                <w:sdt>
                  <w:sdtPr>
                    <w:id w:val="-758431793"/>
                    <w:tag w:val="goog_rdk_1695"/>
                  </w:sdtPr>
                  <w:sdtContent>
                    <w:del w:author="Nivesh" w:id="19" w:date="2026-09-25T10:03:37Z"/>
                  </w:sdtContent>
                </w:sdt>
              </w:ins>
              <w:sdt>
                <w:sdtPr>
                  <w:id w:val="-1864506252"/>
                  <w:tag w:val="goog_rdk_169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.create(CreateModelInteractionRequestBody.of(params))</w:delText>
                      </w:r>
                    </w:del>
                  </w:ins>
                </w:sdtContent>
              </w:sdt>
              <w:ins w:author="Abinaya Saravanan" w:id="110" w:date="2026-09-23T05:13:06Z">
                <w:del w:author="Nivesh" w:id="19" w:date="2026-09-25T10:03:37Z"/>
              </w:ins>
            </w:sdtContent>
          </w:sdt>
        </w:p>
      </w:sdtContent>
    </w:sdt>
    <w:sdt>
      <w:sdtPr>
        <w:id w:val="1479768538"/>
        <w:tag w:val="goog_rdk_1701"/>
      </w:sdtPr>
      <w:sdtContent>
        <w:p w:rsidR="00000000" w:rsidDel="00000000" w:rsidP="00000000" w:rsidRDefault="00000000" w:rsidRPr="00000000" w14:paraId="0000014E">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172827737"/>
              <w:tag w:val="goog_rdk_1698"/>
            </w:sdtPr>
            <w:sdtContent>
              <w:ins w:author="Abinaya Saravanan" w:id="110" w:date="2026-09-23T05:13:06Z">
                <w:sdt>
                  <w:sdtPr>
                    <w:id w:val="-1979023476"/>
                    <w:tag w:val="goog_rdk_1699"/>
                  </w:sdtPr>
                  <w:sdtContent>
                    <w:del w:author="Nivesh" w:id="19" w:date="2026-09-25T10:03:37Z"/>
                  </w:sdtContent>
                </w:sdt>
              </w:ins>
              <w:sdt>
                <w:sdtPr>
                  <w:id w:val="-896358450"/>
                  <w:tag w:val="goog_rdk_170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w:delText>
                      </w:r>
                    </w:del>
                  </w:ins>
                </w:sdtContent>
              </w:sdt>
              <w:ins w:author="Abinaya Saravanan" w:id="110" w:date="2026-09-23T05:13:06Z">
                <w:del w:author="Nivesh" w:id="19" w:date="2026-09-25T10:03:37Z"/>
              </w:ins>
            </w:sdtContent>
          </w:sdt>
        </w:p>
      </w:sdtContent>
    </w:sdt>
    <w:sdt>
      <w:sdtPr>
        <w:id w:val="2049564045"/>
        <w:tag w:val="goog_rdk_1705"/>
      </w:sdtPr>
      <w:sdtContent>
        <w:p w:rsidR="00000000" w:rsidDel="00000000" w:rsidP="00000000" w:rsidRDefault="00000000" w:rsidRPr="00000000" w14:paraId="0000014F">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27696532"/>
              <w:tag w:val="goog_rdk_1702"/>
            </w:sdtPr>
            <w:sdtContent>
              <w:ins w:author="Abinaya Saravanan" w:id="110" w:date="2026-09-23T05:13:06Z">
                <w:sdt>
                  <w:sdtPr>
                    <w:id w:val="-1492298874"/>
                    <w:tag w:val="goog_rdk_1703"/>
                  </w:sdtPr>
                  <w:sdtContent>
                    <w:del w:author="Nivesh" w:id="19" w:date="2026-09-25T10:03:37Z"/>
                  </w:sdtContent>
                </w:sdt>
              </w:ins>
              <w:sdt>
                <w:sdtPr>
                  <w:id w:val="-2011867272"/>
                  <w:tag w:val="goog_rdk_1704"/>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.get();</w:delText>
                      </w:r>
                    </w:del>
                  </w:ins>
                </w:sdtContent>
              </w:sdt>
              <w:ins w:author="Abinaya Saravanan" w:id="110" w:date="2026-09-23T05:13:06Z">
                <w:del w:author="Nivesh" w:id="19" w:date="2026-09-25T10:03:37Z"/>
              </w:ins>
            </w:sdtContent>
          </w:sdt>
        </w:p>
      </w:sdtContent>
    </w:sdt>
    <w:sdt>
      <w:sdtPr>
        <w:id w:val="941377754"/>
        <w:tag w:val="goog_rdk_1709"/>
      </w:sdtPr>
      <w:sdtContent>
        <w:p w:rsidR="00000000" w:rsidDel="00000000" w:rsidP="00000000" w:rsidRDefault="00000000" w:rsidRPr="00000000" w14:paraId="00000150">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56435952"/>
              <w:tag w:val="goog_rdk_1706"/>
            </w:sdtPr>
            <w:sdtContent>
              <w:ins w:author="Abinaya Saravanan" w:id="110" w:date="2026-09-23T05:13:06Z">
                <w:sdt>
                  <w:sdtPr>
                    <w:id w:val="-356233668"/>
                    <w:tag w:val="goog_rdk_1707"/>
                  </w:sdtPr>
                  <w:sdtContent>
                    <w:del w:author="Nivesh" w:id="19" w:date="2026-09-25T10:03:37Z"/>
                  </w:sdtContent>
                </w:sdt>
              </w:ins>
              <w:sdt>
                <w:sdtPr>
                  <w:id w:val="1839955723"/>
                  <w:tag w:val="goog_rdk_1708"/>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285578677"/>
        <w:tag w:val="goog_rdk_1713"/>
      </w:sdtPr>
      <w:sdtContent>
        <w:p w:rsidR="00000000" w:rsidDel="00000000" w:rsidP="00000000" w:rsidRDefault="00000000" w:rsidRPr="00000000" w14:paraId="00000151">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669365325"/>
              <w:tag w:val="goog_rdk_1710"/>
            </w:sdtPr>
            <w:sdtContent>
              <w:ins w:author="Abinaya Saravanan" w:id="110" w:date="2026-09-23T05:13:06Z">
                <w:sdt>
                  <w:sdtPr>
                    <w:id w:val="-750595448"/>
                    <w:tag w:val="goog_rdk_1711"/>
                  </w:sdtPr>
                  <w:sdtContent>
                    <w:del w:author="Nivesh" w:id="19" w:date="2026-09-25T10:03:37Z"/>
                  </w:sdtContent>
                </w:sdt>
              </w:ins>
              <w:sdt>
                <w:sdtPr>
                  <w:id w:val="1367868868"/>
                  <w:tag w:val="goog_rdk_1712"/>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10" w:date="2026-09-23T05:13:06Z">
                <w:del w:author="Nivesh" w:id="19" w:date="2026-09-25T10:03:37Z"/>
              </w:ins>
            </w:sdtContent>
          </w:sdt>
        </w:p>
      </w:sdtContent>
    </w:sdt>
    <w:sdt>
      <w:sdtPr>
        <w:id w:val="-1390887798"/>
        <w:tag w:val="goog_rdk_1717"/>
      </w:sdtPr>
      <w:sdtContent>
        <w:p w:rsidR="00000000" w:rsidDel="00000000" w:rsidP="00000000" w:rsidRDefault="00000000" w:rsidRPr="00000000" w14:paraId="00000152">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634608750"/>
              <w:tag w:val="goog_rdk_1714"/>
            </w:sdtPr>
            <w:sdtContent>
              <w:ins w:author="Abinaya Saravanan" w:id="110" w:date="2026-09-23T05:13:06Z">
                <w:sdt>
                  <w:sdtPr>
                    <w:id w:val="-1377510680"/>
                    <w:tag w:val="goog_rdk_1715"/>
                  </w:sdtPr>
                  <w:sdtContent>
                    <w:del w:author="Nivesh" w:id="19" w:date="2026-09-25T10:03:37Z"/>
                  </w:sdtContent>
                </w:sdt>
              </w:ins>
              <w:sdt>
                <w:sdtPr>
                  <w:id w:val="494417220"/>
                  <w:tag w:val="goog_rdk_1716"/>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0" w:date="2026-09-23T05:13:06Z">
                <w:del w:author="Nivesh" w:id="19" w:date="2026-09-25T10:03:37Z"/>
              </w:ins>
            </w:sdtContent>
          </w:sdt>
        </w:p>
      </w:sdtContent>
    </w:sdt>
    <w:sdt>
      <w:sdtPr>
        <w:id w:val="1137864906"/>
        <w:tag w:val="goog_rdk_1721"/>
      </w:sdtPr>
      <w:sdtContent>
        <w:p w:rsidR="00000000" w:rsidDel="00000000" w:rsidP="00000000" w:rsidRDefault="00000000" w:rsidRPr="00000000" w14:paraId="00000153">
          <w:pPr>
            <w:numPr>
              <w:ilvl w:val="1"/>
              <w:numId w:val="2"/>
            </w:numPr>
            <w:ind w:left="502" w:hanging="360"/>
            <w:rPr>
              <w:ins w:author="Abinaya Saravanan" w:id="110" w:date="2026-09-23T05:13:06Z"/>
              <w:del w:author="Nivesh" w:id="19" w:date="2026-09-25T10:03:37Z"/>
            </w:rPr>
            <w:pPrChange w:author="FATHIMA RAIHANA A S" w:id="0" w:date="2026-09-25T17:38:39Z">
              <w:pPr>
                <w:numPr>
                  <w:ilvl w:val="1"/>
                  <w:numId w:val="9"/>
                </w:numPr>
                <w:ind w:left="502" w:hanging="360"/>
              </w:pPr>
            </w:pPrChange>
          </w:pPr>
          <w:sdt>
            <w:sdtPr>
              <w:id w:val="1982142978"/>
              <w:tag w:val="goog_rdk_1718"/>
            </w:sdtPr>
            <w:sdtContent>
              <w:ins w:author="Abinaya Saravanan" w:id="110" w:date="2026-09-23T05:13:06Z">
                <w:sdt>
                  <w:sdtPr>
                    <w:id w:val="-377332005"/>
                    <w:tag w:val="goog_rdk_1719"/>
                  </w:sdtPr>
                  <w:sdtContent>
                    <w:del w:author="Nivesh" w:id="19" w:date="2026-09-25T10:03:37Z"/>
                  </w:sdtContent>
                </w:sdt>
              </w:ins>
              <w:sdt>
                <w:sdtPr>
                  <w:id w:val="-1232520895"/>
                  <w:tag w:val="goog_rdk_1720"/>
                </w:sdtPr>
                <w:sdtContent>
                  <w:ins w:author="Abinaya Saravanan" w:id="110" w:date="2026-09-23T05:13:06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0" w:date="2026-09-23T05:13:06Z">
                <w:del w:author="Nivesh" w:id="19" w:date="2026-09-25T10:03:37Z"/>
              </w:ins>
            </w:sdtContent>
          </w:sdt>
        </w:p>
      </w:sdtContent>
    </w:sdt>
    <w:sdt>
      <w:sdtPr>
        <w:id w:val="-1243499053"/>
        <w:tag w:val="goog_rdk_1727"/>
      </w:sdtPr>
      <w:sdtContent>
        <w:p w:rsidR="00000000" w:rsidDel="00000000" w:rsidP="00000000" w:rsidRDefault="00000000" w:rsidRPr="00000000" w14:paraId="0000015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04210379"/>
              <w:tag w:val="goog_rdk_1724"/>
            </w:sdtPr>
            <w:sdtContent>
              <w:ins w:author="Rossi Rossi" w:id="102" w:date="2026-09-22T06:56:59Z">
                <w:sdt>
                  <w:sdtPr>
                    <w:id w:val="1378498348"/>
                    <w:tag w:val="goog_rdk_1725"/>
                  </w:sdtPr>
                  <w:sdtContent>
                    <w:del w:author="Nivesh" w:id="19" w:date="2026-09-25T10:03:37Z"/>
                  </w:sdtContent>
                </w:sdt>
              </w:ins>
              <w:sdt>
                <w:sdtPr>
                  <w:id w:val="-1290294290"/>
                  <w:tag w:val="goog_rdk_172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55327111"/>
        <w:tag w:val="goog_rdk_1731"/>
      </w:sdtPr>
      <w:sdtContent>
        <w:p w:rsidR="00000000" w:rsidDel="00000000" w:rsidP="00000000" w:rsidRDefault="00000000" w:rsidRPr="00000000" w14:paraId="0000015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23562835"/>
              <w:tag w:val="goog_rdk_1728"/>
            </w:sdtPr>
            <w:sdtContent>
              <w:ins w:author="Rossi Rossi" w:id="102" w:date="2026-09-22T06:56:59Z">
                <w:sdt>
                  <w:sdtPr>
                    <w:id w:val="-1398197099"/>
                    <w:tag w:val="goog_rdk_1729"/>
                  </w:sdtPr>
                  <w:sdtContent>
                    <w:del w:author="Nivesh" w:id="19" w:date="2026-09-25T10:03:37Z"/>
                  </w:sdtContent>
                </w:sdt>
              </w:ins>
              <w:sdt>
                <w:sdtPr>
                  <w:id w:val="-1818669844"/>
                  <w:tag w:val="goog_rdk_173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 params =</w:delText>
                      </w:r>
                    </w:del>
                  </w:ins>
                </w:sdtContent>
              </w:sdt>
              <w:ins w:author="Rossi Rossi" w:id="102" w:date="2026-09-22T06:56:59Z">
                <w:del w:author="Nivesh" w:id="19" w:date="2026-09-25T10:03:37Z"/>
              </w:ins>
            </w:sdtContent>
          </w:sdt>
        </w:p>
      </w:sdtContent>
    </w:sdt>
    <w:sdt>
      <w:sdtPr>
        <w:id w:val="854330366"/>
        <w:tag w:val="goog_rdk_1735"/>
      </w:sdtPr>
      <w:sdtContent>
        <w:p w:rsidR="00000000" w:rsidDel="00000000" w:rsidP="00000000" w:rsidRDefault="00000000" w:rsidRPr="00000000" w14:paraId="0000015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29699319"/>
              <w:tag w:val="goog_rdk_1732"/>
            </w:sdtPr>
            <w:sdtContent>
              <w:ins w:author="Rossi Rossi" w:id="102" w:date="2026-09-22T06:56:59Z">
                <w:sdt>
                  <w:sdtPr>
                    <w:id w:val="-1786558718"/>
                    <w:tag w:val="goog_rdk_1733"/>
                  </w:sdtPr>
                  <w:sdtContent>
                    <w:del w:author="Nivesh" w:id="19" w:date="2026-09-25T10:03:37Z"/>
                  </w:sdtContent>
                </w:sdt>
              </w:ins>
              <w:sdt>
                <w:sdtPr>
                  <w:id w:val="-1882647148"/>
                  <w:tag w:val="goog_rdk_173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CreateModelInteraction.builder()</w:delText>
                      </w:r>
                    </w:del>
                  </w:ins>
                </w:sdtContent>
              </w:sdt>
              <w:ins w:author="Rossi Rossi" w:id="102" w:date="2026-09-22T06:56:59Z">
                <w:del w:author="Nivesh" w:id="19" w:date="2026-09-25T10:03:37Z"/>
              </w:ins>
            </w:sdtContent>
          </w:sdt>
        </w:p>
      </w:sdtContent>
    </w:sdt>
    <w:sdt>
      <w:sdtPr>
        <w:id w:val="-195494916"/>
        <w:tag w:val="goog_rdk_1739"/>
      </w:sdtPr>
      <w:sdtContent>
        <w:p w:rsidR="00000000" w:rsidDel="00000000" w:rsidP="00000000" w:rsidRDefault="00000000" w:rsidRPr="00000000" w14:paraId="0000015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3682086"/>
              <w:tag w:val="goog_rdk_1736"/>
            </w:sdtPr>
            <w:sdtContent>
              <w:ins w:author="Rossi Rossi" w:id="102" w:date="2026-09-22T06:56:59Z">
                <w:sdt>
                  <w:sdtPr>
                    <w:id w:val="1753739756"/>
                    <w:tag w:val="goog_rdk_1737"/>
                  </w:sdtPr>
                  <w:sdtContent>
                    <w:del w:author="Nivesh" w:id="19" w:date="2026-09-25T10:03:37Z"/>
                  </w:sdtContent>
                </w:sdt>
              </w:ins>
              <w:sdt>
                <w:sdtPr>
                  <w:id w:val="-658954560"/>
                  <w:tag w:val="goog_rdk_173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.model(Model.of("gemini-3.8-flash"))</w:delText>
                      </w:r>
                    </w:del>
                  </w:ins>
                </w:sdtContent>
              </w:sdt>
              <w:ins w:author="Rossi Rossi" w:id="102" w:date="2026-09-22T06:56:59Z">
                <w:del w:author="Nivesh" w:id="19" w:date="2026-09-25T10:03:37Z"/>
              </w:ins>
            </w:sdtContent>
          </w:sdt>
        </w:p>
      </w:sdtContent>
    </w:sdt>
    <w:sdt>
      <w:sdtPr>
        <w:id w:val="-1855834507"/>
        <w:tag w:val="goog_rdk_1743"/>
      </w:sdtPr>
      <w:sdtContent>
        <w:p w:rsidR="00000000" w:rsidDel="00000000" w:rsidP="00000000" w:rsidRDefault="00000000" w:rsidRPr="00000000" w14:paraId="0000015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62595057"/>
              <w:tag w:val="goog_rdk_1740"/>
            </w:sdtPr>
            <w:sdtContent>
              <w:ins w:author="Rossi Rossi" w:id="102" w:date="2026-09-22T06:56:59Z">
                <w:sdt>
                  <w:sdtPr>
                    <w:id w:val="2041924060"/>
                    <w:tag w:val="goog_rdk_1741"/>
                  </w:sdtPr>
                  <w:sdtContent>
                    <w:del w:author="Nivesh" w:id="19" w:date="2026-09-25T10:03:37Z"/>
                  </w:sdtContent>
                </w:sdt>
              </w:ins>
              <w:sdt>
                <w:sdtPr>
                  <w:id w:val="-608541058"/>
                  <w:tag w:val="goog_rdk_174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02" w:date="2026-09-22T06:56:59Z">
                <w:del w:author="Nivesh" w:id="19" w:date="2026-09-25T10:03:37Z"/>
              </w:ins>
            </w:sdtContent>
          </w:sdt>
        </w:p>
      </w:sdtContent>
    </w:sdt>
    <w:sdt>
      <w:sdtPr>
        <w:id w:val="1524862503"/>
        <w:tag w:val="goog_rdk_1747"/>
      </w:sdtPr>
      <w:sdtContent>
        <w:p w:rsidR="00000000" w:rsidDel="00000000" w:rsidP="00000000" w:rsidRDefault="00000000" w:rsidRPr="00000000" w14:paraId="0000015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8923193"/>
              <w:tag w:val="goog_rdk_1744"/>
            </w:sdtPr>
            <w:sdtContent>
              <w:ins w:author="Rossi Rossi" w:id="102" w:date="2026-09-22T06:56:59Z">
                <w:sdt>
                  <w:sdtPr>
                    <w:id w:val="63649883"/>
                    <w:tag w:val="goog_rdk_1745"/>
                  </w:sdtPr>
                  <w:sdtContent>
                    <w:del w:author="Nivesh" w:id="19" w:date="2026-09-25T10:03:37Z"/>
                  </w:sdtContent>
                </w:sdt>
              </w:ins>
              <w:sdt>
                <w:sdtPr>
                  <w:id w:val="1138978337"/>
                  <w:tag w:val="goog_rdk_174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Rossi Rossi" w:id="102" w:date="2026-09-22T06:56:59Z">
                <w:del w:author="Nivesh" w:id="19" w:date="2026-09-25T10:03:37Z"/>
              </w:ins>
            </w:sdtContent>
          </w:sdt>
        </w:p>
      </w:sdtContent>
    </w:sdt>
    <w:sdt>
      <w:sdtPr>
        <w:id w:val="1008718548"/>
        <w:tag w:val="goog_rdk_1753"/>
      </w:sdtPr>
      <w:sdtContent>
        <w:p w:rsidR="00000000" w:rsidDel="00000000" w:rsidP="00000000" w:rsidRDefault="00000000" w:rsidRPr="00000000" w14:paraId="0000015A">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905106241"/>
              <w:tag w:val="goog_rdk_1750"/>
            </w:sdtPr>
            <w:sdtContent>
              <w:ins w:author="Abinaya Saravanan" w:id="111" w:date="2026-09-23T05:16:08Z">
                <w:sdt>
                  <w:sdtPr>
                    <w:id w:val="-1980994565"/>
                    <w:tag w:val="goog_rdk_1751"/>
                  </w:sdtPr>
                  <w:sdtContent>
                    <w:del w:author="Nivesh" w:id="19" w:date="2026-09-25T10:03:37Z"/>
                  </w:sdtContent>
                </w:sdt>
              </w:ins>
              <w:sdt>
                <w:sdtPr>
                  <w:id w:val="-95052634"/>
                  <w:tag w:val="goog_rdk_175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11" w:date="2026-09-23T05:16:08Z">
                <w:del w:author="Nivesh" w:id="19" w:date="2026-09-25T10:03:37Z"/>
              </w:ins>
            </w:sdtContent>
          </w:sdt>
        </w:p>
      </w:sdtContent>
    </w:sdt>
    <w:sdt>
      <w:sdtPr>
        <w:id w:val="193182488"/>
        <w:tag w:val="goog_rdk_1757"/>
      </w:sdtPr>
      <w:sdtContent>
        <w:p w:rsidR="00000000" w:rsidDel="00000000" w:rsidP="00000000" w:rsidRDefault="00000000" w:rsidRPr="00000000" w14:paraId="0000015B">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116405932"/>
              <w:tag w:val="goog_rdk_1754"/>
            </w:sdtPr>
            <w:sdtContent>
              <w:ins w:author="Abinaya Saravanan" w:id="111" w:date="2026-09-23T05:16:08Z">
                <w:sdt>
                  <w:sdtPr>
                    <w:id w:val="1171321848"/>
                    <w:tag w:val="goog_rdk_1755"/>
                  </w:sdtPr>
                  <w:sdtContent>
                    <w:del w:author="Nivesh" w:id="19" w:date="2026-09-25T10:03:37Z"/>
                  </w:sdtContent>
                </w:sdt>
              </w:ins>
              <w:sdt>
                <w:sdtPr>
                  <w:id w:val="1277194649"/>
                  <w:tag w:val="goog_rdk_175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com.google.genai.gaos.models.interactions.CreateModelInteractionRequestBody;</w:delText>
                      </w:r>
                    </w:del>
                  </w:ins>
                </w:sdtContent>
              </w:sdt>
              <w:ins w:author="Abinaya Saravanan" w:id="111" w:date="2026-09-23T05:16:08Z">
                <w:del w:author="Nivesh" w:id="19" w:date="2026-09-25T10:03:37Z"/>
              </w:ins>
            </w:sdtContent>
          </w:sdt>
        </w:p>
      </w:sdtContent>
    </w:sdt>
    <w:sdt>
      <w:sdtPr>
        <w:id w:val="-131927244"/>
        <w:tag w:val="goog_rdk_1761"/>
      </w:sdtPr>
      <w:sdtContent>
        <w:p w:rsidR="00000000" w:rsidDel="00000000" w:rsidP="00000000" w:rsidRDefault="00000000" w:rsidRPr="00000000" w14:paraId="0000015C">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394806070"/>
              <w:tag w:val="goog_rdk_1758"/>
            </w:sdtPr>
            <w:sdtContent>
              <w:ins w:author="Abinaya Saravanan" w:id="111" w:date="2026-09-23T05:16:08Z">
                <w:sdt>
                  <w:sdtPr>
                    <w:id w:val="1139232719"/>
                    <w:tag w:val="goog_rdk_1759"/>
                  </w:sdtPr>
                  <w:sdtContent>
                    <w:del w:author="Nivesh" w:id="19" w:date="2026-09-25T10:03:37Z"/>
                  </w:sdtContent>
                </w:sdt>
              </w:ins>
              <w:sdt>
                <w:sdtPr>
                  <w:id w:val="1760610050"/>
                  <w:tag w:val="goog_rdk_1760"/>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11" w:date="2026-09-23T05:16:08Z">
                <w:del w:author="Nivesh" w:id="19" w:date="2026-09-25T10:03:37Z"/>
              </w:ins>
            </w:sdtContent>
          </w:sdt>
        </w:p>
      </w:sdtContent>
    </w:sdt>
    <w:sdt>
      <w:sdtPr>
        <w:id w:val="-1786771120"/>
        <w:tag w:val="goog_rdk_1765"/>
      </w:sdtPr>
      <w:sdtContent>
        <w:p w:rsidR="00000000" w:rsidDel="00000000" w:rsidP="00000000" w:rsidRDefault="00000000" w:rsidRPr="00000000" w14:paraId="0000015D">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579285484"/>
              <w:tag w:val="goog_rdk_1762"/>
            </w:sdtPr>
            <w:sdtContent>
              <w:ins w:author="Abinaya Saravanan" w:id="111" w:date="2026-09-23T05:16:08Z">
                <w:sdt>
                  <w:sdtPr>
                    <w:id w:val="1933512180"/>
                    <w:tag w:val="goog_rdk_1763"/>
                  </w:sdtPr>
                  <w:sdtContent>
                    <w:del w:author="Nivesh" w:id="19" w:date="2026-09-25T10:03:37Z"/>
                  </w:sdtContent>
                </w:sdt>
              </w:ins>
              <w:sdt>
                <w:sdtPr>
                  <w:id w:val="-1787036897"/>
                  <w:tag w:val="goog_rdk_1764"/>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11" w:date="2026-09-23T05:16:08Z">
                <w:del w:author="Nivesh" w:id="19" w:date="2026-09-25T10:03:37Z"/>
              </w:ins>
            </w:sdtContent>
          </w:sdt>
        </w:p>
      </w:sdtContent>
    </w:sdt>
    <w:sdt>
      <w:sdtPr>
        <w:id w:val="-977140622"/>
        <w:tag w:val="goog_rdk_1769"/>
      </w:sdtPr>
      <w:sdtContent>
        <w:p w:rsidR="00000000" w:rsidDel="00000000" w:rsidP="00000000" w:rsidRDefault="00000000" w:rsidRPr="00000000" w14:paraId="0000015E">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361889715"/>
              <w:tag w:val="goog_rdk_1766"/>
            </w:sdtPr>
            <w:sdtContent>
              <w:ins w:author="Abinaya Saravanan" w:id="111" w:date="2026-09-23T05:16:08Z">
                <w:sdt>
                  <w:sdtPr>
                    <w:id w:val="-2040725705"/>
                    <w:tag w:val="goog_rdk_1767"/>
                  </w:sdtPr>
                  <w:sdtContent>
                    <w:del w:author="Nivesh" w:id="19" w:date="2026-09-25T10:03:37Z"/>
                  </w:sdtContent>
                </w:sdt>
              </w:ins>
              <w:sdt>
                <w:sdtPr>
                  <w:id w:val="-1808908425"/>
                  <w:tag w:val="goog_rdk_1768"/>
                </w:sdtPr>
                <w:sdtContent>
                  <w:ins w:author="Abinaya Saravanan" w:id="111" w:date="2026-09-23T05:16:08Z">
                    <w:del w:author="Nivesh" w:id="19" w:date="2026-09-25T10:03:37Z">
                      <w:r w:rsidDel="00000000" w:rsidR="00000000" w:rsidRPr="00000000">
                        <w:rPr>
                          <w:rtl w:val="0"/>
                        </w:rPr>
                      </w:r>
                    </w:del>
                  </w:ins>
                </w:sdtContent>
              </w:sdt>
              <w:ins w:author="Abinaya Saravanan" w:id="111" w:date="2026-09-23T05:16:08Z">
                <w:del w:author="Nivesh" w:id="19" w:date="2026-09-25T10:03:37Z"/>
              </w:ins>
            </w:sdtContent>
          </w:sdt>
        </w:p>
      </w:sdtContent>
    </w:sdt>
    <w:sdt>
      <w:sdtPr>
        <w:id w:val="198979726"/>
        <w:tag w:val="goog_rdk_1773"/>
      </w:sdtPr>
      <w:sdtContent>
        <w:p w:rsidR="00000000" w:rsidDel="00000000" w:rsidP="00000000" w:rsidRDefault="00000000" w:rsidRPr="00000000" w14:paraId="0000015F">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591694660"/>
              <w:tag w:val="goog_rdk_1770"/>
            </w:sdtPr>
            <w:sdtContent>
              <w:ins w:author="Abinaya Saravanan" w:id="111" w:date="2026-09-23T05:16:08Z">
                <w:sdt>
                  <w:sdtPr>
                    <w:id w:val="-1691044869"/>
                    <w:tag w:val="goog_rdk_1771"/>
                  </w:sdtPr>
                  <w:sdtContent>
                    <w:del w:author="Nivesh" w:id="19" w:date="2026-09-25T10:03:37Z"/>
                  </w:sdtContent>
                </w:sdt>
              </w:ins>
              <w:sdt>
                <w:sdtPr>
                  <w:id w:val="1741074083"/>
                  <w:tag w:val="goog_rdk_177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11" w:date="2026-09-23T05:16:08Z">
                <w:del w:author="Nivesh" w:id="19" w:date="2026-09-25T10:03:37Z"/>
              </w:ins>
            </w:sdtContent>
          </w:sdt>
        </w:p>
      </w:sdtContent>
    </w:sdt>
    <w:sdt>
      <w:sdtPr>
        <w:id w:val="-878096672"/>
        <w:tag w:val="goog_rdk_1777"/>
      </w:sdtPr>
      <w:sdtContent>
        <w:p w:rsidR="00000000" w:rsidDel="00000000" w:rsidP="00000000" w:rsidRDefault="00000000" w:rsidRPr="00000000" w14:paraId="00000160">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75059009"/>
              <w:tag w:val="goog_rdk_1774"/>
            </w:sdtPr>
            <w:sdtContent>
              <w:ins w:author="Abinaya Saravanan" w:id="111" w:date="2026-09-23T05:16:08Z">
                <w:sdt>
                  <w:sdtPr>
                    <w:id w:val="9284601"/>
                    <w:tag w:val="goog_rdk_1775"/>
                  </w:sdtPr>
                  <w:sdtContent>
                    <w:del w:author="Nivesh" w:id="19" w:date="2026-09-25T10:03:37Z"/>
                  </w:sdtContent>
                </w:sdt>
              </w:ins>
              <w:sdt>
                <w:sdtPr>
                  <w:id w:val="340396418"/>
                  <w:tag w:val="goog_rdk_177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11" w:date="2026-09-23T05:16:08Z">
                <w:del w:author="Nivesh" w:id="19" w:date="2026-09-25T10:03:37Z"/>
              </w:ins>
            </w:sdtContent>
          </w:sdt>
        </w:p>
      </w:sdtContent>
    </w:sdt>
    <w:sdt>
      <w:sdtPr>
        <w:id w:val="-1459619184"/>
        <w:tag w:val="goog_rdk_1781"/>
      </w:sdtPr>
      <w:sdtContent>
        <w:p w:rsidR="00000000" w:rsidDel="00000000" w:rsidP="00000000" w:rsidRDefault="00000000" w:rsidRPr="00000000" w14:paraId="00000161">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244712570"/>
              <w:tag w:val="goog_rdk_1778"/>
            </w:sdtPr>
            <w:sdtContent>
              <w:ins w:author="Abinaya Saravanan" w:id="111" w:date="2026-09-23T05:16:08Z">
                <w:sdt>
                  <w:sdtPr>
                    <w:id w:val="938122223"/>
                    <w:tag w:val="goog_rdk_1779"/>
                  </w:sdtPr>
                  <w:sdtContent>
                    <w:del w:author="Nivesh" w:id="19" w:date="2026-09-25T10:03:37Z"/>
                  </w:sdtContent>
                </w:sdt>
              </w:ins>
              <w:sdt>
                <w:sdtPr>
                  <w:id w:val="2114968443"/>
                  <w:tag w:val="goog_rdk_1780"/>
                </w:sdtPr>
                <w:sdtContent>
                  <w:ins w:author="Abinaya Saravanan" w:id="111" w:date="2026-09-23T05:16:08Z">
                    <w:del w:author="Nivesh" w:id="19" w:date="2026-09-25T10:03:37Z">
                      <w:r w:rsidDel="00000000" w:rsidR="00000000" w:rsidRPr="00000000">
                        <w:rPr>
                          <w:rtl w:val="0"/>
                        </w:rPr>
                      </w:r>
                    </w:del>
                  </w:ins>
                </w:sdtContent>
              </w:sdt>
              <w:ins w:author="Abinaya Saravanan" w:id="111" w:date="2026-09-23T05:16:08Z">
                <w:del w:author="Nivesh" w:id="19" w:date="2026-09-25T10:03:37Z"/>
              </w:ins>
            </w:sdtContent>
          </w:sdt>
        </w:p>
      </w:sdtContent>
    </w:sdt>
    <w:sdt>
      <w:sdtPr>
        <w:id w:val="1251961880"/>
        <w:tag w:val="goog_rdk_1785"/>
      </w:sdtPr>
      <w:sdtContent>
        <w:p w:rsidR="00000000" w:rsidDel="00000000" w:rsidP="00000000" w:rsidRDefault="00000000" w:rsidRPr="00000000" w14:paraId="00000162">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884912517"/>
              <w:tag w:val="goog_rdk_1782"/>
            </w:sdtPr>
            <w:sdtContent>
              <w:ins w:author="Abinaya Saravanan" w:id="111" w:date="2026-09-23T05:16:08Z">
                <w:sdt>
                  <w:sdtPr>
                    <w:id w:val="1912234555"/>
                    <w:tag w:val="goog_rdk_1783"/>
                  </w:sdtPr>
                  <w:sdtContent>
                    <w:del w:author="Nivesh" w:id="19" w:date="2026-09-25T10:03:37Z"/>
                  </w:sdtContent>
                </w:sdt>
              </w:ins>
              <w:sdt>
                <w:sdtPr>
                  <w:id w:val="-1541341799"/>
                  <w:tag w:val="goog_rdk_1784"/>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1. Build interaction request body</w:delText>
                      </w:r>
                    </w:del>
                  </w:ins>
                </w:sdtContent>
              </w:sdt>
              <w:ins w:author="Abinaya Saravanan" w:id="111" w:date="2026-09-23T05:16:08Z">
                <w:del w:author="Nivesh" w:id="19" w:date="2026-09-25T10:03:37Z"/>
              </w:ins>
            </w:sdtContent>
          </w:sdt>
        </w:p>
      </w:sdtContent>
    </w:sdt>
    <w:sdt>
      <w:sdtPr>
        <w:id w:val="375974234"/>
        <w:tag w:val="goog_rdk_1789"/>
      </w:sdtPr>
      <w:sdtContent>
        <w:p w:rsidR="00000000" w:rsidDel="00000000" w:rsidP="00000000" w:rsidRDefault="00000000" w:rsidRPr="00000000" w14:paraId="00000163">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688496152"/>
              <w:tag w:val="goog_rdk_1786"/>
            </w:sdtPr>
            <w:sdtContent>
              <w:ins w:author="Abinaya Saravanan" w:id="111" w:date="2026-09-23T05:16:08Z">
                <w:sdt>
                  <w:sdtPr>
                    <w:id w:val="-1278769776"/>
                    <w:tag w:val="goog_rdk_1787"/>
                  </w:sdtPr>
                  <w:sdtContent>
                    <w:del w:author="Nivesh" w:id="19" w:date="2026-09-25T10:03:37Z"/>
                  </w:sdtContent>
                </w:sdt>
              </w:ins>
              <w:sdt>
                <w:sdtPr>
                  <w:id w:val="-1171408309"/>
                  <w:tag w:val="goog_rdk_1788"/>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CreateModelInteractionRequestBody params = CreateModelInteractionRequestBody.builder()</w:delText>
                      </w:r>
                    </w:del>
                  </w:ins>
                </w:sdtContent>
              </w:sdt>
              <w:ins w:author="Abinaya Saravanan" w:id="111" w:date="2026-09-23T05:16:08Z">
                <w:del w:author="Nivesh" w:id="19" w:date="2026-09-25T10:03:37Z"/>
              </w:ins>
            </w:sdtContent>
          </w:sdt>
        </w:p>
      </w:sdtContent>
    </w:sdt>
    <w:sdt>
      <w:sdtPr>
        <w:id w:val="753633734"/>
        <w:tag w:val="goog_rdk_1793"/>
      </w:sdtPr>
      <w:sdtContent>
        <w:p w:rsidR="00000000" w:rsidDel="00000000" w:rsidP="00000000" w:rsidRDefault="00000000" w:rsidRPr="00000000" w14:paraId="00000164">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120892322"/>
              <w:tag w:val="goog_rdk_1790"/>
            </w:sdtPr>
            <w:sdtContent>
              <w:ins w:author="Abinaya Saravanan" w:id="111" w:date="2026-09-23T05:16:08Z">
                <w:sdt>
                  <w:sdtPr>
                    <w:id w:val="-1887151011"/>
                    <w:tag w:val="goog_rdk_1791"/>
                  </w:sdtPr>
                  <w:sdtContent>
                    <w:del w:author="Nivesh" w:id="19" w:date="2026-09-25T10:03:37Z"/>
                  </w:sdtContent>
                </w:sdt>
              </w:ins>
              <w:sdt>
                <w:sdtPr>
                  <w:id w:val="-1538455677"/>
                  <w:tag w:val="goog_rdk_179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11" w:date="2026-09-23T05:16:08Z">
                <w:del w:author="Nivesh" w:id="19" w:date="2026-09-25T10:03:37Z"/>
              </w:ins>
            </w:sdtContent>
          </w:sdt>
        </w:p>
      </w:sdtContent>
    </w:sdt>
    <w:sdt>
      <w:sdtPr>
        <w:id w:val="-1173019881"/>
        <w:tag w:val="goog_rdk_1797"/>
      </w:sdtPr>
      <w:sdtContent>
        <w:p w:rsidR="00000000" w:rsidDel="00000000" w:rsidP="00000000" w:rsidRDefault="00000000" w:rsidRPr="00000000" w14:paraId="00000165">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072806004"/>
              <w:tag w:val="goog_rdk_1794"/>
            </w:sdtPr>
            <w:sdtContent>
              <w:ins w:author="Abinaya Saravanan" w:id="111" w:date="2026-09-23T05:16:08Z">
                <w:sdt>
                  <w:sdtPr>
                    <w:id w:val="-63490554"/>
                    <w:tag w:val="goog_rdk_1795"/>
                  </w:sdtPr>
                  <w:sdtContent>
                    <w:del w:author="Nivesh" w:id="19" w:date="2026-09-25T10:03:37Z"/>
                  </w:sdtContent>
                </w:sdt>
              </w:ins>
              <w:sdt>
                <w:sdtPr>
                  <w:id w:val="347969324"/>
                  <w:tag w:val="goog_rdk_179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Abinaya Saravanan" w:id="111" w:date="2026-09-23T05:16:08Z">
                <w:del w:author="Nivesh" w:id="19" w:date="2026-09-25T10:03:37Z"/>
              </w:ins>
            </w:sdtContent>
          </w:sdt>
        </w:p>
      </w:sdtContent>
    </w:sdt>
    <w:sdt>
      <w:sdtPr>
        <w:id w:val="992247176"/>
        <w:tag w:val="goog_rdk_1801"/>
      </w:sdtPr>
      <w:sdtContent>
        <w:p w:rsidR="00000000" w:rsidDel="00000000" w:rsidP="00000000" w:rsidRDefault="00000000" w:rsidRPr="00000000" w14:paraId="00000166">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355776636"/>
              <w:tag w:val="goog_rdk_1798"/>
            </w:sdtPr>
            <w:sdtContent>
              <w:ins w:author="Abinaya Saravanan" w:id="111" w:date="2026-09-23T05:16:08Z">
                <w:sdt>
                  <w:sdtPr>
                    <w:id w:val="-823450205"/>
                    <w:tag w:val="goog_rdk_1799"/>
                  </w:sdtPr>
                  <w:sdtContent>
                    <w:del w:author="Nivesh" w:id="19" w:date="2026-09-25T10:03:37Z"/>
                  </w:sdtContent>
                </w:sdt>
              </w:ins>
              <w:sdt>
                <w:sdtPr>
                  <w:id w:val="-817580098"/>
                  <w:tag w:val="goog_rdk_1800"/>
                </w:sdtPr>
                <w:sdtContent>
                  <w:ins w:author="Abinaya Saravanan" w:id="111" w:date="2026-09-23T05:16:08Z">
                    <w:del w:author="Nivesh" w:id="19" w:date="2026-09-25T10:03:37Z">
                      <w:r w:rsidDel="00000000" w:rsidR="00000000" w:rsidRPr="00000000">
                        <w:rPr>
                          <w:rtl w:val="0"/>
                        </w:rPr>
                      </w:r>
                    </w:del>
                  </w:ins>
                </w:sdtContent>
              </w:sdt>
              <w:ins w:author="Abinaya Saravanan" w:id="111" w:date="2026-09-23T05:16:08Z">
                <w:del w:author="Nivesh" w:id="19" w:date="2026-09-25T10:03:37Z"/>
              </w:ins>
            </w:sdtContent>
          </w:sdt>
        </w:p>
      </w:sdtContent>
    </w:sdt>
    <w:sdt>
      <w:sdtPr>
        <w:id w:val="1442721159"/>
        <w:tag w:val="goog_rdk_1805"/>
      </w:sdtPr>
      <w:sdtContent>
        <w:p w:rsidR="00000000" w:rsidDel="00000000" w:rsidP="00000000" w:rsidRDefault="00000000" w:rsidRPr="00000000" w14:paraId="00000167">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91399411"/>
              <w:tag w:val="goog_rdk_1802"/>
            </w:sdtPr>
            <w:sdtContent>
              <w:ins w:author="Abinaya Saravanan" w:id="111" w:date="2026-09-23T05:16:08Z">
                <w:sdt>
                  <w:sdtPr>
                    <w:id w:val="-1247329242"/>
                    <w:tag w:val="goog_rdk_1803"/>
                  </w:sdtPr>
                  <w:sdtContent>
                    <w:del w:author="Nivesh" w:id="19" w:date="2026-09-25T10:03:37Z"/>
                  </w:sdtContent>
                </w:sdt>
              </w:ins>
              <w:sdt>
                <w:sdtPr>
                  <w:id w:val="533087535"/>
                  <w:tag w:val="goog_rdk_1804"/>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11" w:date="2026-09-23T05:16:08Z">
                <w:del w:author="Nivesh" w:id="19" w:date="2026-09-25T10:03:37Z"/>
              </w:ins>
            </w:sdtContent>
          </w:sdt>
        </w:p>
      </w:sdtContent>
    </w:sdt>
    <w:sdt>
      <w:sdtPr>
        <w:id w:val="1594271875"/>
        <w:tag w:val="goog_rdk_1809"/>
      </w:sdtPr>
      <w:sdtContent>
        <w:p w:rsidR="00000000" w:rsidDel="00000000" w:rsidP="00000000" w:rsidRDefault="00000000" w:rsidRPr="00000000" w14:paraId="00000168">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592007257"/>
              <w:tag w:val="goog_rdk_1806"/>
            </w:sdtPr>
            <w:sdtContent>
              <w:ins w:author="Abinaya Saravanan" w:id="111" w:date="2026-09-23T05:16:08Z">
                <w:sdt>
                  <w:sdtPr>
                    <w:id w:val="1132957217"/>
                    <w:tag w:val="goog_rdk_1807"/>
                  </w:sdtPr>
                  <w:sdtContent>
                    <w:del w:author="Nivesh" w:id="19" w:date="2026-09-25T10:03:37Z"/>
                  </w:sdtContent>
                </w:sdt>
              </w:ins>
              <w:sdt>
                <w:sdtPr>
                  <w:id w:val="1603018691"/>
                  <w:tag w:val="goog_rdk_1808"/>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11" w:date="2026-09-23T05:16:08Z">
                <w:del w:author="Nivesh" w:id="19" w:date="2026-09-25T10:03:37Z"/>
              </w:ins>
            </w:sdtContent>
          </w:sdt>
        </w:p>
      </w:sdtContent>
    </w:sdt>
    <w:sdt>
      <w:sdtPr>
        <w:id w:val="1608612250"/>
        <w:tag w:val="goog_rdk_1813"/>
      </w:sdtPr>
      <w:sdtContent>
        <w:p w:rsidR="00000000" w:rsidDel="00000000" w:rsidP="00000000" w:rsidRDefault="00000000" w:rsidRPr="00000000" w14:paraId="00000169">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04826368"/>
              <w:tag w:val="goog_rdk_1810"/>
            </w:sdtPr>
            <w:sdtContent>
              <w:ins w:author="Abinaya Saravanan" w:id="111" w:date="2026-09-23T05:16:08Z">
                <w:sdt>
                  <w:sdtPr>
                    <w:id w:val="-1524125098"/>
                    <w:tag w:val="goog_rdk_1811"/>
                  </w:sdtPr>
                  <w:sdtContent>
                    <w:del w:author="Nivesh" w:id="19" w:date="2026-09-25T10:03:37Z"/>
                  </w:sdtContent>
                </w:sdt>
              </w:ins>
              <w:sdt>
                <w:sdtPr>
                  <w:id w:val="-274011747"/>
                  <w:tag w:val="goog_rdk_181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.create(params)</w:delText>
                      </w:r>
                    </w:del>
                  </w:ins>
                </w:sdtContent>
              </w:sdt>
              <w:ins w:author="Abinaya Saravanan" w:id="111" w:date="2026-09-23T05:16:08Z">
                <w:del w:author="Nivesh" w:id="19" w:date="2026-09-25T10:03:37Z"/>
              </w:ins>
            </w:sdtContent>
          </w:sdt>
        </w:p>
      </w:sdtContent>
    </w:sdt>
    <w:sdt>
      <w:sdtPr>
        <w:id w:val="-433149426"/>
        <w:tag w:val="goog_rdk_1817"/>
      </w:sdtPr>
      <w:sdtContent>
        <w:p w:rsidR="00000000" w:rsidDel="00000000" w:rsidP="00000000" w:rsidRDefault="00000000" w:rsidRPr="00000000" w14:paraId="0000016A">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450152835"/>
              <w:tag w:val="goog_rdk_1814"/>
            </w:sdtPr>
            <w:sdtContent>
              <w:ins w:author="Abinaya Saravanan" w:id="111" w:date="2026-09-23T05:16:08Z">
                <w:sdt>
                  <w:sdtPr>
                    <w:id w:val="1482780400"/>
                    <w:tag w:val="goog_rdk_1815"/>
                  </w:sdtPr>
                  <w:sdtContent>
                    <w:del w:author="Nivesh" w:id="19" w:date="2026-09-25T10:03:37Z"/>
                  </w:sdtContent>
                </w:sdt>
              </w:ins>
              <w:sdt>
                <w:sdtPr>
                  <w:id w:val="-1941633687"/>
                  <w:tag w:val="goog_rdk_181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w:delText>
                      </w:r>
                    </w:del>
                  </w:ins>
                </w:sdtContent>
              </w:sdt>
              <w:ins w:author="Abinaya Saravanan" w:id="111" w:date="2026-09-23T05:16:08Z">
                <w:del w:author="Nivesh" w:id="19" w:date="2026-09-25T10:03:37Z"/>
              </w:ins>
            </w:sdtContent>
          </w:sdt>
        </w:p>
      </w:sdtContent>
    </w:sdt>
    <w:sdt>
      <w:sdtPr>
        <w:id w:val="-1126908286"/>
        <w:tag w:val="goog_rdk_1821"/>
      </w:sdtPr>
      <w:sdtContent>
        <w:p w:rsidR="00000000" w:rsidDel="00000000" w:rsidP="00000000" w:rsidRDefault="00000000" w:rsidRPr="00000000" w14:paraId="0000016B">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536334106"/>
              <w:tag w:val="goog_rdk_1818"/>
            </w:sdtPr>
            <w:sdtContent>
              <w:ins w:author="Abinaya Saravanan" w:id="111" w:date="2026-09-23T05:16:08Z">
                <w:sdt>
                  <w:sdtPr>
                    <w:id w:val="-1049797589"/>
                    <w:tag w:val="goog_rdk_1819"/>
                  </w:sdtPr>
                  <w:sdtContent>
                    <w:del w:author="Nivesh" w:id="19" w:date="2026-09-25T10:03:37Z"/>
                  </w:sdtContent>
                </w:sdt>
              </w:ins>
              <w:sdt>
                <w:sdtPr>
                  <w:id w:val="2103185884"/>
                  <w:tag w:val="goog_rdk_1820"/>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.get();</w:delText>
                      </w:r>
                    </w:del>
                  </w:ins>
                </w:sdtContent>
              </w:sdt>
              <w:ins w:author="Abinaya Saravanan" w:id="111" w:date="2026-09-23T05:16:08Z">
                <w:del w:author="Nivesh" w:id="19" w:date="2026-09-25T10:03:37Z"/>
              </w:ins>
            </w:sdtContent>
          </w:sdt>
        </w:p>
      </w:sdtContent>
    </w:sdt>
    <w:sdt>
      <w:sdtPr>
        <w:id w:val="-136911850"/>
        <w:tag w:val="goog_rdk_1825"/>
      </w:sdtPr>
      <w:sdtContent>
        <w:p w:rsidR="00000000" w:rsidDel="00000000" w:rsidP="00000000" w:rsidRDefault="00000000" w:rsidRPr="00000000" w14:paraId="0000016C">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748978482"/>
              <w:tag w:val="goog_rdk_1822"/>
            </w:sdtPr>
            <w:sdtContent>
              <w:ins w:author="Abinaya Saravanan" w:id="111" w:date="2026-09-23T05:16:08Z">
                <w:sdt>
                  <w:sdtPr>
                    <w:id w:val="-1929495507"/>
                    <w:tag w:val="goog_rdk_1823"/>
                  </w:sdtPr>
                  <w:sdtContent>
                    <w:del w:author="Nivesh" w:id="19" w:date="2026-09-25T10:03:37Z"/>
                  </w:sdtContent>
                </w:sdt>
              </w:ins>
              <w:sdt>
                <w:sdtPr>
                  <w:id w:val="1538023242"/>
                  <w:tag w:val="goog_rdk_1824"/>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11" w:date="2026-09-23T05:16:08Z">
                <w:del w:author="Nivesh" w:id="19" w:date="2026-09-25T10:03:37Z"/>
              </w:ins>
            </w:sdtContent>
          </w:sdt>
        </w:p>
      </w:sdtContent>
    </w:sdt>
    <w:sdt>
      <w:sdtPr>
        <w:id w:val="157558386"/>
        <w:tag w:val="goog_rdk_1829"/>
      </w:sdtPr>
      <w:sdtContent>
        <w:p w:rsidR="00000000" w:rsidDel="00000000" w:rsidP="00000000" w:rsidRDefault="00000000" w:rsidRPr="00000000" w14:paraId="0000016D">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309853536"/>
              <w:tag w:val="goog_rdk_1826"/>
            </w:sdtPr>
            <w:sdtContent>
              <w:ins w:author="Abinaya Saravanan" w:id="111" w:date="2026-09-23T05:16:08Z">
                <w:sdt>
                  <w:sdtPr>
                    <w:id w:val="1916022773"/>
                    <w:tag w:val="goog_rdk_1827"/>
                  </w:sdtPr>
                  <w:sdtContent>
                    <w:del w:author="Nivesh" w:id="19" w:date="2026-09-25T10:03:37Z"/>
                  </w:sdtContent>
                </w:sdt>
              </w:ins>
              <w:sdt>
                <w:sdtPr>
                  <w:id w:val="-873129422"/>
                  <w:tag w:val="goog_rdk_1828"/>
                </w:sdtPr>
                <w:sdtContent>
                  <w:ins w:author="Abinaya Saravanan" w:id="111" w:date="2026-09-23T05:16:08Z">
                    <w:del w:author="Nivesh" w:id="19" w:date="2026-09-25T10:03:37Z">
                      <w:r w:rsidDel="00000000" w:rsidR="00000000" w:rsidRPr="00000000">
                        <w:rPr>
                          <w:rtl w:val="0"/>
                        </w:rPr>
                      </w:r>
                    </w:del>
                  </w:ins>
                </w:sdtContent>
              </w:sdt>
              <w:ins w:author="Abinaya Saravanan" w:id="111" w:date="2026-09-23T05:16:08Z">
                <w:del w:author="Nivesh" w:id="19" w:date="2026-09-25T10:03:37Z"/>
              </w:ins>
            </w:sdtContent>
          </w:sdt>
        </w:p>
      </w:sdtContent>
    </w:sdt>
    <w:sdt>
      <w:sdtPr>
        <w:id w:val="1777716959"/>
        <w:tag w:val="goog_rdk_1833"/>
      </w:sdtPr>
      <w:sdtContent>
        <w:p w:rsidR="00000000" w:rsidDel="00000000" w:rsidP="00000000" w:rsidRDefault="00000000" w:rsidRPr="00000000" w14:paraId="0000016E">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838479010"/>
              <w:tag w:val="goog_rdk_1830"/>
            </w:sdtPr>
            <w:sdtContent>
              <w:ins w:author="Abinaya Saravanan" w:id="111" w:date="2026-09-23T05:16:08Z">
                <w:sdt>
                  <w:sdtPr>
                    <w:id w:val="1803970941"/>
                    <w:tag w:val="goog_rdk_1831"/>
                  </w:sdtPr>
                  <w:sdtContent>
                    <w:del w:author="Nivesh" w:id="19" w:date="2026-09-25T10:03:37Z"/>
                  </w:sdtContent>
                </w:sdt>
              </w:ins>
              <w:sdt>
                <w:sdtPr>
                  <w:id w:val="1582507553"/>
                  <w:tag w:val="goog_rdk_183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11" w:date="2026-09-23T05:16:08Z">
                <w:del w:author="Nivesh" w:id="19" w:date="2026-09-25T10:03:37Z"/>
              </w:ins>
            </w:sdtContent>
          </w:sdt>
        </w:p>
      </w:sdtContent>
    </w:sdt>
    <w:sdt>
      <w:sdtPr>
        <w:id w:val="1278756714"/>
        <w:tag w:val="goog_rdk_1837"/>
      </w:sdtPr>
      <w:sdtContent>
        <w:p w:rsidR="00000000" w:rsidDel="00000000" w:rsidP="00000000" w:rsidRDefault="00000000" w:rsidRPr="00000000" w14:paraId="0000016F">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074084781"/>
              <w:tag w:val="goog_rdk_1834"/>
            </w:sdtPr>
            <w:sdtContent>
              <w:ins w:author="Abinaya Saravanan" w:id="111" w:date="2026-09-23T05:16:08Z">
                <w:sdt>
                  <w:sdtPr>
                    <w:id w:val="-767607953"/>
                    <w:tag w:val="goog_rdk_1835"/>
                  </w:sdtPr>
                  <w:sdtContent>
                    <w:del w:author="Nivesh" w:id="19" w:date="2026-09-25T10:03:37Z"/>
                  </w:sdtContent>
                </w:sdt>
              </w:ins>
              <w:sdt>
                <w:sdtPr>
                  <w:id w:val="1261692635"/>
                  <w:tag w:val="goog_rdk_183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11" w:date="2026-09-23T05:16:08Z">
                <w:del w:author="Nivesh" w:id="19" w:date="2026-09-25T10:03:37Z"/>
              </w:ins>
            </w:sdtContent>
          </w:sdt>
        </w:p>
      </w:sdtContent>
    </w:sdt>
    <w:sdt>
      <w:sdtPr>
        <w:id w:val="-749003982"/>
        <w:tag w:val="goog_rdk_1841"/>
      </w:sdtPr>
      <w:sdtContent>
        <w:p w:rsidR="00000000" w:rsidDel="00000000" w:rsidP="00000000" w:rsidRDefault="00000000" w:rsidRPr="00000000" w14:paraId="00000170">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145176952"/>
              <w:tag w:val="goog_rdk_1838"/>
            </w:sdtPr>
            <w:sdtContent>
              <w:ins w:author="Abinaya Saravanan" w:id="111" w:date="2026-09-23T05:16:08Z">
                <w:sdt>
                  <w:sdtPr>
                    <w:id w:val="-1205887610"/>
                    <w:tag w:val="goog_rdk_1839"/>
                  </w:sdtPr>
                  <w:sdtContent>
                    <w:del w:author="Nivesh" w:id="19" w:date="2026-09-25T10:03:37Z"/>
                  </w:sdtContent>
                </w:sdt>
              </w:ins>
              <w:sdt>
                <w:sdtPr>
                  <w:id w:val="-249531591"/>
                  <w:tag w:val="goog_rdk_1840"/>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11" w:date="2026-09-23T05:16:08Z">
                <w:del w:author="Nivesh" w:id="19" w:date="2026-09-25T10:03:37Z"/>
              </w:ins>
            </w:sdtContent>
          </w:sdt>
        </w:p>
      </w:sdtContent>
    </w:sdt>
    <w:sdt>
      <w:sdtPr>
        <w:id w:val="-561909180"/>
        <w:tag w:val="goog_rdk_1845"/>
      </w:sdtPr>
      <w:sdtContent>
        <w:p w:rsidR="00000000" w:rsidDel="00000000" w:rsidP="00000000" w:rsidRDefault="00000000" w:rsidRPr="00000000" w14:paraId="00000171">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007661033"/>
              <w:tag w:val="goog_rdk_1842"/>
            </w:sdtPr>
            <w:sdtContent>
              <w:ins w:author="Abinaya Saravanan" w:id="111" w:date="2026-09-23T05:16:08Z">
                <w:sdt>
                  <w:sdtPr>
                    <w:id w:val="1299482397"/>
                    <w:tag w:val="goog_rdk_1843"/>
                  </w:sdtPr>
                  <w:sdtContent>
                    <w:del w:author="Nivesh" w:id="19" w:date="2026-09-25T10:03:37Z"/>
                  </w:sdtContent>
                </w:sdt>
              </w:ins>
              <w:sdt>
                <w:sdtPr>
                  <w:id w:val="393800361"/>
                  <w:tag w:val="goog_rdk_1844"/>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11" w:date="2026-09-23T05:16:08Z">
                <w:del w:author="Nivesh" w:id="19" w:date="2026-09-25T10:03:37Z"/>
              </w:ins>
            </w:sdtContent>
          </w:sdt>
        </w:p>
      </w:sdtContent>
    </w:sdt>
    <w:sdt>
      <w:sdtPr>
        <w:id w:val="564766531"/>
        <w:tag w:val="goog_rdk_1849"/>
      </w:sdtPr>
      <w:sdtContent>
        <w:p w:rsidR="00000000" w:rsidDel="00000000" w:rsidP="00000000" w:rsidRDefault="00000000" w:rsidRPr="00000000" w14:paraId="00000172">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2143525679"/>
              <w:tag w:val="goog_rdk_1846"/>
            </w:sdtPr>
            <w:sdtContent>
              <w:ins w:author="Abinaya Saravanan" w:id="111" w:date="2026-09-23T05:16:08Z">
                <w:sdt>
                  <w:sdtPr>
                    <w:id w:val="1520022951"/>
                    <w:tag w:val="goog_rdk_1847"/>
                  </w:sdtPr>
                  <w:sdtContent>
                    <w:del w:author="Nivesh" w:id="19" w:date="2026-09-25T10:03:37Z"/>
                  </w:sdtContent>
                </w:sdt>
              </w:ins>
              <w:sdt>
                <w:sdtPr>
                  <w:id w:val="661319686"/>
                  <w:tag w:val="goog_rdk_1848"/>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11" w:date="2026-09-23T05:16:08Z">
                <w:del w:author="Nivesh" w:id="19" w:date="2026-09-25T10:03:37Z"/>
              </w:ins>
            </w:sdtContent>
          </w:sdt>
        </w:p>
      </w:sdtContent>
    </w:sdt>
    <w:sdt>
      <w:sdtPr>
        <w:id w:val="2057948174"/>
        <w:tag w:val="goog_rdk_1853"/>
      </w:sdtPr>
      <w:sdtContent>
        <w:p w:rsidR="00000000" w:rsidDel="00000000" w:rsidP="00000000" w:rsidRDefault="00000000" w:rsidRPr="00000000" w14:paraId="00000173">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445197301"/>
              <w:tag w:val="goog_rdk_1850"/>
            </w:sdtPr>
            <w:sdtContent>
              <w:ins w:author="Abinaya Saravanan" w:id="111" w:date="2026-09-23T05:16:08Z">
                <w:sdt>
                  <w:sdtPr>
                    <w:id w:val="-1311587992"/>
                    <w:tag w:val="goog_rdk_1851"/>
                  </w:sdtPr>
                  <w:sdtContent>
                    <w:del w:author="Nivesh" w:id="19" w:date="2026-09-25T10:03:37Z"/>
                  </w:sdtContent>
                </w:sdt>
              </w:ins>
              <w:sdt>
                <w:sdtPr>
                  <w:id w:val="-683835830"/>
                  <w:tag w:val="goog_rdk_185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11" w:date="2026-09-23T05:16:08Z">
                <w:del w:author="Nivesh" w:id="19" w:date="2026-09-25T10:03:37Z"/>
              </w:ins>
            </w:sdtContent>
          </w:sdt>
        </w:p>
      </w:sdtContent>
    </w:sdt>
    <w:sdt>
      <w:sdtPr>
        <w:id w:val="457982373"/>
        <w:tag w:val="goog_rdk_1857"/>
      </w:sdtPr>
      <w:sdtContent>
        <w:p w:rsidR="00000000" w:rsidDel="00000000" w:rsidP="00000000" w:rsidRDefault="00000000" w:rsidRPr="00000000" w14:paraId="00000174">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96309929"/>
              <w:tag w:val="goog_rdk_1854"/>
            </w:sdtPr>
            <w:sdtContent>
              <w:ins w:author="Abinaya Saravanan" w:id="111" w:date="2026-09-23T05:16:08Z">
                <w:sdt>
                  <w:sdtPr>
                    <w:id w:val="-1127442457"/>
                    <w:tag w:val="goog_rdk_1855"/>
                  </w:sdtPr>
                  <w:sdtContent>
                    <w:del w:author="Nivesh" w:id="19" w:date="2026-09-25T10:03:37Z"/>
                  </w:sdtContent>
                </w:sdt>
              </w:ins>
              <w:sdt>
                <w:sdtPr>
                  <w:id w:val="2042074882"/>
                  <w:tag w:val="goog_rdk_185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11" w:date="2026-09-23T05:16:08Z">
                <w:del w:author="Nivesh" w:id="19" w:date="2026-09-25T10:03:37Z"/>
              </w:ins>
            </w:sdtContent>
          </w:sdt>
        </w:p>
      </w:sdtContent>
    </w:sdt>
    <w:sdt>
      <w:sdtPr>
        <w:id w:val="-1090406173"/>
        <w:tag w:val="goog_rdk_1861"/>
      </w:sdtPr>
      <w:sdtContent>
        <w:p w:rsidR="00000000" w:rsidDel="00000000" w:rsidP="00000000" w:rsidRDefault="00000000" w:rsidRPr="00000000" w14:paraId="00000175">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964057223"/>
              <w:tag w:val="goog_rdk_1858"/>
            </w:sdtPr>
            <w:sdtContent>
              <w:ins w:author="Abinaya Saravanan" w:id="111" w:date="2026-09-23T05:16:08Z">
                <w:sdt>
                  <w:sdtPr>
                    <w:id w:val="-1086408208"/>
                    <w:tag w:val="goog_rdk_1859"/>
                  </w:sdtPr>
                  <w:sdtContent>
                    <w:del w:author="Nivesh" w:id="19" w:date="2026-09-25T10:03:37Z"/>
                  </w:sdtContent>
                </w:sdt>
              </w:ins>
              <w:sdt>
                <w:sdtPr>
                  <w:id w:val="221153370"/>
                  <w:tag w:val="goog_rdk_1860"/>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11" w:date="2026-09-23T05:16:08Z">
                <w:del w:author="Nivesh" w:id="19" w:date="2026-09-25T10:03:37Z"/>
              </w:ins>
            </w:sdtContent>
          </w:sdt>
        </w:p>
      </w:sdtContent>
    </w:sdt>
    <w:sdt>
      <w:sdtPr>
        <w:id w:val="247675856"/>
        <w:tag w:val="goog_rdk_1865"/>
      </w:sdtPr>
      <w:sdtContent>
        <w:p w:rsidR="00000000" w:rsidDel="00000000" w:rsidP="00000000" w:rsidRDefault="00000000" w:rsidRPr="00000000" w14:paraId="00000176">
          <w:pPr>
            <w:numPr>
              <w:ilvl w:val="1"/>
              <w:numId w:val="2"/>
            </w:numPr>
            <w:ind w:left="502" w:hanging="360"/>
            <w:rPr>
              <w:ins w:author="Abinaya Saravanan" w:id="111" w:date="2026-09-23T05:16:08Z"/>
              <w:del w:author="Nivesh" w:id="19" w:date="2026-09-25T10:03:37Z"/>
              <w:u w:val="none"/>
              <w:rPrChange w:author="FATHIMA RAIHANA A S" w:id="104" w:date="2026-09-25T17:38:39Z">
                <w:rPr>
                  <w:u w:val="none"/>
                </w:rPr>
              </w:rPrChange>
            </w:rPr>
            <w:pPrChange w:author="FATHIMA RAIHANA A S" w:id="0" w:date="2026-09-25T17:38:39Z">
              <w:pPr>
                <w:numPr>
                  <w:ilvl w:val="1"/>
                  <w:numId w:val="9"/>
                </w:numPr>
                <w:ind w:left="502" w:hanging="360"/>
              </w:pPr>
            </w:pPrChange>
          </w:pPr>
          <w:sdt>
            <w:sdtPr>
              <w:id w:val="-1803173753"/>
              <w:tag w:val="goog_rdk_1862"/>
            </w:sdtPr>
            <w:sdtContent>
              <w:ins w:author="Abinaya Saravanan" w:id="111" w:date="2026-09-23T05:16:08Z">
                <w:sdt>
                  <w:sdtPr>
                    <w:id w:val="1229248661"/>
                    <w:tag w:val="goog_rdk_1863"/>
                  </w:sdtPr>
                  <w:sdtContent>
                    <w:del w:author="Nivesh" w:id="19" w:date="2026-09-25T10:03:37Z"/>
                  </w:sdtContent>
                </w:sdt>
              </w:ins>
              <w:sdt>
                <w:sdtPr>
                  <w:id w:val="-924073717"/>
                  <w:tag w:val="goog_rdk_1864"/>
                </w:sdtPr>
                <w:sdtContent>
                  <w:ins w:author="Abinaya Saravanan" w:id="111" w:date="2026-09-23T05:16:08Z">
                    <w:del w:author="Nivesh" w:id="19" w:date="2026-09-25T10:03:37Z">
                      <w:r w:rsidDel="00000000" w:rsidR="00000000" w:rsidRPr="00000000">
                        <w:rPr>
                          <w:rtl w:val="0"/>
                        </w:rPr>
                      </w:r>
                    </w:del>
                  </w:ins>
                </w:sdtContent>
              </w:sdt>
              <w:ins w:author="Abinaya Saravanan" w:id="111" w:date="2026-09-23T05:16:08Z">
                <w:del w:author="Nivesh" w:id="19" w:date="2026-09-25T10:03:37Z"/>
              </w:ins>
            </w:sdtContent>
          </w:sdt>
        </w:p>
      </w:sdtContent>
    </w:sdt>
    <w:sdt>
      <w:sdtPr>
        <w:id w:val="125180226"/>
        <w:tag w:val="goog_rdk_1869"/>
      </w:sdtPr>
      <w:sdtContent>
        <w:p w:rsidR="00000000" w:rsidDel="00000000" w:rsidP="00000000" w:rsidRDefault="00000000" w:rsidRPr="00000000" w14:paraId="00000177">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1829515013"/>
              <w:tag w:val="goog_rdk_1866"/>
            </w:sdtPr>
            <w:sdtContent>
              <w:ins w:author="Abinaya Saravanan" w:id="111" w:date="2026-09-23T05:16:08Z">
                <w:sdt>
                  <w:sdtPr>
                    <w:id w:val="1869000250"/>
                    <w:tag w:val="goog_rdk_1867"/>
                  </w:sdtPr>
                  <w:sdtContent>
                    <w:del w:author="Nivesh" w:id="19" w:date="2026-09-25T10:03:37Z"/>
                  </w:sdtContent>
                </w:sdt>
              </w:ins>
              <w:sdt>
                <w:sdtPr>
                  <w:id w:val="-983993146"/>
                  <w:tag w:val="goog_rdk_1868"/>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 3. Print output text safely</w:delText>
                      </w:r>
                    </w:del>
                  </w:ins>
                </w:sdtContent>
              </w:sdt>
              <w:ins w:author="Abinaya Saravanan" w:id="111" w:date="2026-09-23T05:16:08Z">
                <w:del w:author="Nivesh" w:id="19" w:date="2026-09-25T10:03:37Z"/>
              </w:ins>
            </w:sdtContent>
          </w:sdt>
        </w:p>
      </w:sdtContent>
    </w:sdt>
    <w:sdt>
      <w:sdtPr>
        <w:id w:val="-2115448806"/>
        <w:tag w:val="goog_rdk_1873"/>
      </w:sdtPr>
      <w:sdtContent>
        <w:p w:rsidR="00000000" w:rsidDel="00000000" w:rsidP="00000000" w:rsidRDefault="00000000" w:rsidRPr="00000000" w14:paraId="00000178">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477648444"/>
              <w:tag w:val="goog_rdk_1870"/>
            </w:sdtPr>
            <w:sdtContent>
              <w:ins w:author="Abinaya Saravanan" w:id="111" w:date="2026-09-23T05:16:08Z">
                <w:sdt>
                  <w:sdtPr>
                    <w:id w:val="1595747524"/>
                    <w:tag w:val="goog_rdk_1871"/>
                  </w:sdtPr>
                  <w:sdtContent>
                    <w:del w:author="Nivesh" w:id="19" w:date="2026-09-25T10:03:37Z"/>
                  </w:sdtContent>
                </w:sdt>
              </w:ins>
              <w:sdt>
                <w:sdtPr>
                  <w:id w:val="822118045"/>
                  <w:tag w:val="goog_rdk_1872"/>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System.out.println(interaction.text().orElse(""));</w:delText>
                      </w:r>
                    </w:del>
                  </w:ins>
                </w:sdtContent>
              </w:sdt>
              <w:ins w:author="Abinaya Saravanan" w:id="111" w:date="2026-09-23T05:16:08Z">
                <w:del w:author="Nivesh" w:id="19" w:date="2026-09-25T10:03:37Z"/>
              </w:ins>
            </w:sdtContent>
          </w:sdt>
        </w:p>
      </w:sdtContent>
    </w:sdt>
    <w:sdt>
      <w:sdtPr>
        <w:id w:val="1316803953"/>
        <w:tag w:val="goog_rdk_1877"/>
      </w:sdtPr>
      <w:sdtContent>
        <w:p w:rsidR="00000000" w:rsidDel="00000000" w:rsidP="00000000" w:rsidRDefault="00000000" w:rsidRPr="00000000" w14:paraId="00000179">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803217781"/>
              <w:tag w:val="goog_rdk_1874"/>
            </w:sdtPr>
            <w:sdtContent>
              <w:ins w:author="Abinaya Saravanan" w:id="111" w:date="2026-09-23T05:16:08Z">
                <w:sdt>
                  <w:sdtPr>
                    <w:id w:val="-1808178398"/>
                    <w:tag w:val="goog_rdk_1875"/>
                  </w:sdtPr>
                  <w:sdtContent>
                    <w:del w:author="Nivesh" w:id="19" w:date="2026-09-25T10:03:37Z"/>
                  </w:sdtContent>
                </w:sdt>
              </w:ins>
              <w:sdt>
                <w:sdtPr>
                  <w:id w:val="-1961264086"/>
                  <w:tag w:val="goog_rdk_1876"/>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1" w:date="2026-09-23T05:16:08Z">
                <w:del w:author="Nivesh" w:id="19" w:date="2026-09-25T10:03:37Z"/>
              </w:ins>
            </w:sdtContent>
          </w:sdt>
        </w:p>
      </w:sdtContent>
    </w:sdt>
    <w:sdt>
      <w:sdtPr>
        <w:id w:val="-49655209"/>
        <w:tag w:val="goog_rdk_1881"/>
      </w:sdtPr>
      <w:sdtContent>
        <w:p w:rsidR="00000000" w:rsidDel="00000000" w:rsidP="00000000" w:rsidRDefault="00000000" w:rsidRPr="00000000" w14:paraId="0000017A">
          <w:pPr>
            <w:numPr>
              <w:ilvl w:val="1"/>
              <w:numId w:val="2"/>
            </w:numPr>
            <w:ind w:left="502" w:hanging="360"/>
            <w:rPr>
              <w:ins w:author="Abinaya Saravanan" w:id="111" w:date="2026-09-23T05:16:08Z"/>
              <w:del w:author="Nivesh" w:id="19" w:date="2026-09-25T10:03:37Z"/>
            </w:rPr>
            <w:pPrChange w:author="FATHIMA RAIHANA A S" w:id="0" w:date="2026-09-25T17:38:39Z">
              <w:pPr>
                <w:numPr>
                  <w:ilvl w:val="1"/>
                  <w:numId w:val="9"/>
                </w:numPr>
                <w:ind w:left="502" w:hanging="360"/>
              </w:pPr>
            </w:pPrChange>
          </w:pPr>
          <w:sdt>
            <w:sdtPr>
              <w:id w:val="-950140487"/>
              <w:tag w:val="goog_rdk_1878"/>
            </w:sdtPr>
            <w:sdtContent>
              <w:ins w:author="Abinaya Saravanan" w:id="111" w:date="2026-09-23T05:16:08Z">
                <w:sdt>
                  <w:sdtPr>
                    <w:id w:val="1898098049"/>
                    <w:tag w:val="goog_rdk_1879"/>
                  </w:sdtPr>
                  <w:sdtContent>
                    <w:del w:author="Nivesh" w:id="19" w:date="2026-09-25T10:03:37Z"/>
                  </w:sdtContent>
                </w:sdt>
              </w:ins>
              <w:sdt>
                <w:sdtPr>
                  <w:id w:val="-1987744231"/>
                  <w:tag w:val="goog_rdk_1880"/>
                </w:sdtPr>
                <w:sdtContent>
                  <w:ins w:author="Abinaya Saravanan" w:id="111" w:date="2026-09-23T05:16:08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1" w:date="2026-09-23T05:16:08Z">
                <w:del w:author="Nivesh" w:id="19" w:date="2026-09-25T10:03:37Z"/>
              </w:ins>
            </w:sdtContent>
          </w:sdt>
        </w:p>
      </w:sdtContent>
    </w:sdt>
    <w:sdt>
      <w:sdtPr>
        <w:id w:val="530705383"/>
        <w:tag w:val="goog_rdk_1887"/>
      </w:sdtPr>
      <w:sdtContent>
        <w:p w:rsidR="00000000" w:rsidDel="00000000" w:rsidP="00000000" w:rsidRDefault="00000000" w:rsidRPr="00000000" w14:paraId="0000017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00193309"/>
              <w:tag w:val="goog_rdk_1884"/>
            </w:sdtPr>
            <w:sdtContent>
              <w:ins w:author="Rossi Rossi" w:id="102" w:date="2026-09-22T06:56:59Z">
                <w:sdt>
                  <w:sdtPr>
                    <w:id w:val="-1557205992"/>
                    <w:tag w:val="goog_rdk_1885"/>
                  </w:sdtPr>
                  <w:sdtContent>
                    <w:del w:author="Nivesh" w:id="19" w:date="2026-09-25T10:03:37Z"/>
                  </w:sdtContent>
                </w:sdt>
              </w:ins>
              <w:sdt>
                <w:sdtPr>
                  <w:id w:val="1933550226"/>
                  <w:tag w:val="goog_rdk_188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65553582"/>
        <w:tag w:val="goog_rdk_1891"/>
      </w:sdtPr>
      <w:sdtContent>
        <w:p w:rsidR="00000000" w:rsidDel="00000000" w:rsidP="00000000" w:rsidRDefault="00000000" w:rsidRPr="00000000" w14:paraId="0000017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00261969"/>
              <w:tag w:val="goog_rdk_1888"/>
            </w:sdtPr>
            <w:sdtContent>
              <w:ins w:author="Rossi Rossi" w:id="102" w:date="2026-09-22T06:56:59Z">
                <w:sdt>
                  <w:sdtPr>
                    <w:id w:val="-1557354970"/>
                    <w:tag w:val="goog_rdk_1889"/>
                  </w:sdtPr>
                  <w:sdtContent>
                    <w:del w:author="Nivesh" w:id="19" w:date="2026-09-25T10:03:37Z"/>
                  </w:sdtContent>
                </w:sdt>
              </w:ins>
              <w:sdt>
                <w:sdtPr>
                  <w:id w:val="-635011218"/>
                  <w:tag w:val="goog_rdk_189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w:delText>
                      </w:r>
                    </w:del>
                  </w:ins>
                </w:sdtContent>
              </w:sdt>
              <w:ins w:author="Rossi Rossi" w:id="102" w:date="2026-09-22T06:56:59Z">
                <w:del w:author="Nivesh" w:id="19" w:date="2026-09-25T10:03:37Z"/>
              </w:ins>
            </w:sdtContent>
          </w:sdt>
        </w:p>
      </w:sdtContent>
    </w:sdt>
    <w:sdt>
      <w:sdtPr>
        <w:id w:val="-310717364"/>
        <w:tag w:val="goog_rdk_1895"/>
      </w:sdtPr>
      <w:sdtContent>
        <w:p w:rsidR="00000000" w:rsidDel="00000000" w:rsidP="00000000" w:rsidRDefault="00000000" w:rsidRPr="00000000" w14:paraId="0000017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7626359"/>
              <w:tag w:val="goog_rdk_1892"/>
            </w:sdtPr>
            <w:sdtContent>
              <w:ins w:author="Rossi Rossi" w:id="102" w:date="2026-09-22T06:56:59Z">
                <w:sdt>
                  <w:sdtPr>
                    <w:id w:val="249744515"/>
                    <w:tag w:val="goog_rdk_1893"/>
                  </w:sdtPr>
                  <w:sdtContent>
                    <w:del w:author="Nivesh" w:id="19" w:date="2026-09-25T10:03:37Z"/>
                  </w:sdtContent>
                </w:sdt>
              </w:ins>
              <w:sdt>
                <w:sdtPr>
                  <w:id w:val="-1350004036"/>
                  <w:tag w:val="goog_rdk_189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02" w:date="2026-09-22T06:56:59Z">
                <w:del w:author="Nivesh" w:id="19" w:date="2026-09-25T10:03:37Z"/>
              </w:ins>
            </w:sdtContent>
          </w:sdt>
        </w:p>
      </w:sdtContent>
    </w:sdt>
    <w:sdt>
      <w:sdtPr>
        <w:id w:val="-1768454901"/>
        <w:tag w:val="goog_rdk_1901"/>
      </w:sdtPr>
      <w:sdtContent>
        <w:p w:rsidR="00000000" w:rsidDel="00000000" w:rsidP="00000000" w:rsidRDefault="00000000" w:rsidRPr="00000000" w14:paraId="0000017E">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817483670"/>
              <w:tag w:val="goog_rdk_1898"/>
            </w:sdtPr>
            <w:sdtContent>
              <w:ins w:author="Abinaya Saravanan" w:id="112" w:date="2026-09-23T05:16:54Z">
                <w:sdt>
                  <w:sdtPr>
                    <w:id w:val="1615781293"/>
                    <w:tag w:val="goog_rdk_1899"/>
                  </w:sdtPr>
                  <w:sdtContent>
                    <w:del w:author="Nivesh" w:id="19" w:date="2026-09-25T10:03:37Z"/>
                  </w:sdtContent>
                </w:sdt>
              </w:ins>
              <w:sdt>
                <w:sdtPr>
                  <w:id w:val="-1822657569"/>
                  <w:tag w:val="goog_rdk_1900"/>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curl "https://generativelanguage.googleapis.com/v1beta/interactions" \</w:delText>
                      </w:r>
                    </w:del>
                  </w:ins>
                </w:sdtContent>
              </w:sdt>
              <w:ins w:author="Abinaya Saravanan" w:id="112" w:date="2026-09-23T05:16:54Z">
                <w:del w:author="Nivesh" w:id="19" w:date="2026-09-25T10:03:37Z"/>
              </w:ins>
            </w:sdtContent>
          </w:sdt>
        </w:p>
      </w:sdtContent>
    </w:sdt>
    <w:sdt>
      <w:sdtPr>
        <w:id w:val="-1335180151"/>
        <w:tag w:val="goog_rdk_1905"/>
      </w:sdtPr>
      <w:sdtContent>
        <w:p w:rsidR="00000000" w:rsidDel="00000000" w:rsidP="00000000" w:rsidRDefault="00000000" w:rsidRPr="00000000" w14:paraId="0000017F">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78000103"/>
              <w:tag w:val="goog_rdk_1902"/>
            </w:sdtPr>
            <w:sdtContent>
              <w:ins w:author="Abinaya Saravanan" w:id="112" w:date="2026-09-23T05:16:54Z">
                <w:sdt>
                  <w:sdtPr>
                    <w:id w:val="1358942795"/>
                    <w:tag w:val="goog_rdk_1903"/>
                  </w:sdtPr>
                  <w:sdtContent>
                    <w:del w:author="Nivesh" w:id="19" w:date="2026-09-25T10:03:37Z"/>
                  </w:sdtContent>
                </w:sdt>
              </w:ins>
              <w:sdt>
                <w:sdtPr>
                  <w:id w:val="1697134819"/>
                  <w:tag w:val="goog_rdk_1904"/>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"Content-Type: application/json" \</w:delText>
                      </w:r>
                    </w:del>
                  </w:ins>
                </w:sdtContent>
              </w:sdt>
              <w:ins w:author="Abinaya Saravanan" w:id="112" w:date="2026-09-23T05:16:54Z">
                <w:del w:author="Nivesh" w:id="19" w:date="2026-09-25T10:03:37Z"/>
              </w:ins>
            </w:sdtContent>
          </w:sdt>
        </w:p>
      </w:sdtContent>
    </w:sdt>
    <w:sdt>
      <w:sdtPr>
        <w:id w:val="1685046709"/>
        <w:tag w:val="goog_rdk_1909"/>
      </w:sdtPr>
      <w:sdtContent>
        <w:p w:rsidR="00000000" w:rsidDel="00000000" w:rsidP="00000000" w:rsidRDefault="00000000" w:rsidRPr="00000000" w14:paraId="00000180">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1767891528"/>
              <w:tag w:val="goog_rdk_1906"/>
            </w:sdtPr>
            <w:sdtContent>
              <w:ins w:author="Abinaya Saravanan" w:id="112" w:date="2026-09-23T05:16:54Z">
                <w:sdt>
                  <w:sdtPr>
                    <w:id w:val="501892320"/>
                    <w:tag w:val="goog_rdk_1907"/>
                  </w:sdtPr>
                  <w:sdtContent>
                    <w:del w:author="Nivesh" w:id="19" w:date="2026-09-25T10:03:37Z"/>
                  </w:sdtContent>
                </w:sdt>
              </w:ins>
              <w:sdt>
                <w:sdtPr>
                  <w:id w:val="236320100"/>
                  <w:tag w:val="goog_rdk_1908"/>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"x-goog-api-key: YOUR_API_KEY" \</w:delText>
                      </w:r>
                    </w:del>
                  </w:ins>
                </w:sdtContent>
              </w:sdt>
              <w:ins w:author="Abinaya Saravanan" w:id="112" w:date="2026-09-23T05:16:54Z">
                <w:del w:author="Nivesh" w:id="19" w:date="2026-09-25T10:03:37Z"/>
              </w:ins>
            </w:sdtContent>
          </w:sdt>
        </w:p>
      </w:sdtContent>
    </w:sdt>
    <w:sdt>
      <w:sdtPr>
        <w:id w:val="178156786"/>
        <w:tag w:val="goog_rdk_1913"/>
      </w:sdtPr>
      <w:sdtContent>
        <w:p w:rsidR="00000000" w:rsidDel="00000000" w:rsidP="00000000" w:rsidRDefault="00000000" w:rsidRPr="00000000" w14:paraId="00000181">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408561296"/>
              <w:tag w:val="goog_rdk_1910"/>
            </w:sdtPr>
            <w:sdtContent>
              <w:ins w:author="Abinaya Saravanan" w:id="112" w:date="2026-09-23T05:16:54Z">
                <w:sdt>
                  <w:sdtPr>
                    <w:id w:val="909485565"/>
                    <w:tag w:val="goog_rdk_1911"/>
                  </w:sdtPr>
                  <w:sdtContent>
                    <w:del w:author="Nivesh" w:id="19" w:date="2026-09-25T10:03:37Z"/>
                  </w:sdtContent>
                </w:sdt>
              </w:ins>
              <w:sdt>
                <w:sdtPr>
                  <w:id w:val="204969976"/>
                  <w:tag w:val="goog_rdk_1912"/>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-X POST \</w:delText>
                      </w:r>
                    </w:del>
                  </w:ins>
                </w:sdtContent>
              </w:sdt>
              <w:ins w:author="Abinaya Saravanan" w:id="112" w:date="2026-09-23T05:16:54Z">
                <w:del w:author="Nivesh" w:id="19" w:date="2026-09-25T10:03:37Z"/>
              </w:ins>
            </w:sdtContent>
          </w:sdt>
        </w:p>
      </w:sdtContent>
    </w:sdt>
    <w:sdt>
      <w:sdtPr>
        <w:id w:val="-655422115"/>
        <w:tag w:val="goog_rdk_1917"/>
      </w:sdtPr>
      <w:sdtContent>
        <w:p w:rsidR="00000000" w:rsidDel="00000000" w:rsidP="00000000" w:rsidRDefault="00000000" w:rsidRPr="00000000" w14:paraId="00000182">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1022399765"/>
              <w:tag w:val="goog_rdk_1914"/>
            </w:sdtPr>
            <w:sdtContent>
              <w:ins w:author="Abinaya Saravanan" w:id="112" w:date="2026-09-23T05:16:54Z">
                <w:sdt>
                  <w:sdtPr>
                    <w:id w:val="718695913"/>
                    <w:tag w:val="goog_rdk_1915"/>
                  </w:sdtPr>
                  <w:sdtContent>
                    <w:del w:author="Nivesh" w:id="19" w:date="2026-09-25T10:03:37Z"/>
                  </w:sdtContent>
                </w:sdt>
              </w:ins>
              <w:sdt>
                <w:sdtPr>
                  <w:id w:val="-1678347677"/>
                  <w:tag w:val="goog_rdk_1916"/>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 '{</w:delText>
                      </w:r>
                    </w:del>
                  </w:ins>
                </w:sdtContent>
              </w:sdt>
              <w:ins w:author="Abinaya Saravanan" w:id="112" w:date="2026-09-23T05:16:54Z">
                <w:del w:author="Nivesh" w:id="19" w:date="2026-09-25T10:03:37Z"/>
              </w:ins>
            </w:sdtContent>
          </w:sdt>
        </w:p>
      </w:sdtContent>
    </w:sdt>
    <w:sdt>
      <w:sdtPr>
        <w:id w:val="-668887053"/>
        <w:tag w:val="goog_rdk_1921"/>
      </w:sdtPr>
      <w:sdtContent>
        <w:p w:rsidR="00000000" w:rsidDel="00000000" w:rsidP="00000000" w:rsidRDefault="00000000" w:rsidRPr="00000000" w14:paraId="00000183">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1293730090"/>
              <w:tag w:val="goog_rdk_1918"/>
            </w:sdtPr>
            <w:sdtContent>
              <w:ins w:author="Abinaya Saravanan" w:id="112" w:date="2026-09-23T05:16:54Z">
                <w:sdt>
                  <w:sdtPr>
                    <w:id w:val="1358149257"/>
                    <w:tag w:val="goog_rdk_1919"/>
                  </w:sdtPr>
                  <w:sdtContent>
                    <w:del w:author="Nivesh" w:id="19" w:date="2026-09-25T10:03:37Z"/>
                  </w:sdtContent>
                </w:sdt>
              </w:ins>
              <w:sdt>
                <w:sdtPr>
                  <w:id w:val="-1706188037"/>
                  <w:tag w:val="goog_rdk_1920"/>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12" w:date="2026-09-23T05:16:54Z">
                <w:del w:author="Nivesh" w:id="19" w:date="2026-09-25T10:03:37Z"/>
              </w:ins>
            </w:sdtContent>
          </w:sdt>
        </w:p>
      </w:sdtContent>
    </w:sdt>
    <w:sdt>
      <w:sdtPr>
        <w:id w:val="-1613635906"/>
        <w:tag w:val="goog_rdk_1925"/>
      </w:sdtPr>
      <w:sdtContent>
        <w:p w:rsidR="00000000" w:rsidDel="00000000" w:rsidP="00000000" w:rsidRDefault="00000000" w:rsidRPr="00000000" w14:paraId="00000184">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206453259"/>
              <w:tag w:val="goog_rdk_1922"/>
            </w:sdtPr>
            <w:sdtContent>
              <w:ins w:author="Abinaya Saravanan" w:id="112" w:date="2026-09-23T05:16:54Z">
                <w:sdt>
                  <w:sdtPr>
                    <w:id w:val="1818666863"/>
                    <w:tag w:val="goog_rdk_1923"/>
                  </w:sdtPr>
                  <w:sdtContent>
                    <w:del w:author="Nivesh" w:id="19" w:date="2026-09-25T10:03:37Z"/>
                  </w:sdtContent>
                </w:sdt>
              </w:ins>
              <w:sdt>
                <w:sdtPr>
                  <w:id w:val="1941110164"/>
                  <w:tag w:val="goog_rdk_1924"/>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sentences."</w:delText>
                      </w:r>
                    </w:del>
                  </w:ins>
                </w:sdtContent>
              </w:sdt>
              <w:ins w:author="Abinaya Saravanan" w:id="112" w:date="2026-09-23T05:16:54Z">
                <w:del w:author="Nivesh" w:id="19" w:date="2026-09-25T10:03:37Z"/>
              </w:ins>
            </w:sdtContent>
          </w:sdt>
        </w:p>
      </w:sdtContent>
    </w:sdt>
    <w:sdt>
      <w:sdtPr>
        <w:id w:val="1863465251"/>
        <w:tag w:val="goog_rdk_1929"/>
      </w:sdtPr>
      <w:sdtContent>
        <w:p w:rsidR="00000000" w:rsidDel="00000000" w:rsidP="00000000" w:rsidRDefault="00000000" w:rsidRPr="00000000" w14:paraId="00000185">
          <w:pPr>
            <w:numPr>
              <w:ilvl w:val="1"/>
              <w:numId w:val="2"/>
            </w:numPr>
            <w:ind w:left="502" w:hanging="360"/>
            <w:rPr>
              <w:ins w:author="Abinaya Saravanan" w:id="112" w:date="2026-09-23T05:16:54Z"/>
              <w:del w:author="Nivesh" w:id="19" w:date="2026-09-25T10:03:37Z"/>
            </w:rPr>
            <w:pPrChange w:author="FATHIMA RAIHANA A S" w:id="0" w:date="2026-09-25T17:38:39Z">
              <w:pPr>
                <w:numPr>
                  <w:ilvl w:val="1"/>
                  <w:numId w:val="9"/>
                </w:numPr>
                <w:ind w:left="502" w:hanging="360"/>
              </w:pPr>
            </w:pPrChange>
          </w:pPr>
          <w:sdt>
            <w:sdtPr>
              <w:id w:val="-189234823"/>
              <w:tag w:val="goog_rdk_1926"/>
            </w:sdtPr>
            <w:sdtContent>
              <w:ins w:author="Abinaya Saravanan" w:id="112" w:date="2026-09-23T05:16:54Z">
                <w:sdt>
                  <w:sdtPr>
                    <w:id w:val="898533385"/>
                    <w:tag w:val="goog_rdk_1927"/>
                  </w:sdtPr>
                  <w:sdtContent>
                    <w:del w:author="Nivesh" w:id="19" w:date="2026-09-25T10:03:37Z"/>
                  </w:sdtContent>
                </w:sdt>
              </w:ins>
              <w:sdt>
                <w:sdtPr>
                  <w:id w:val="-1888831910"/>
                  <w:tag w:val="goog_rdk_1928"/>
                </w:sdtPr>
                <w:sdtContent>
                  <w:ins w:author="Abinaya Saravanan" w:id="112" w:date="2026-09-23T05:16:5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Abinaya Saravanan" w:id="112" w:date="2026-09-23T05:16:54Z">
                <w:del w:author="Nivesh" w:id="19" w:date="2026-09-25T10:03:37Z"/>
              </w:ins>
            </w:sdtContent>
          </w:sdt>
        </w:p>
      </w:sdtContent>
    </w:sdt>
    <w:sdt>
      <w:sdtPr>
        <w:id w:val="1258829123"/>
        <w:tag w:val="goog_rdk_1935"/>
      </w:sdtPr>
      <w:sdtContent>
        <w:p w:rsidR="00000000" w:rsidDel="00000000" w:rsidP="00000000" w:rsidRDefault="00000000" w:rsidRPr="00000000" w14:paraId="0000018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5195130"/>
              <w:tag w:val="goog_rdk_1932"/>
            </w:sdtPr>
            <w:sdtContent>
              <w:ins w:author="Rossi Rossi" w:id="102" w:date="2026-09-22T06:56:59Z">
                <w:sdt>
                  <w:sdtPr>
                    <w:id w:val="180402427"/>
                    <w:tag w:val="goog_rdk_1933"/>
                  </w:sdtPr>
                  <w:sdtContent>
                    <w:del w:author="Nivesh" w:id="19" w:date="2026-09-25T10:03:37Z"/>
                  </w:sdtContent>
                </w:sdt>
              </w:ins>
              <w:sdt>
                <w:sdtPr>
                  <w:id w:val="-707208284"/>
                  <w:tag w:val="goog_rdk_193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72219862"/>
        <w:tag w:val="goog_rdk_1939"/>
      </w:sdtPr>
      <w:sdtContent>
        <w:p w:rsidR="00000000" w:rsidDel="00000000" w:rsidP="00000000" w:rsidRDefault="00000000" w:rsidRPr="00000000" w14:paraId="0000018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77351346"/>
              <w:tag w:val="goog_rdk_1936"/>
            </w:sdtPr>
            <w:sdtContent>
              <w:ins w:author="Rossi Rossi" w:id="102" w:date="2026-09-22T06:56:59Z">
                <w:sdt>
                  <w:sdtPr>
                    <w:id w:val="-1339213882"/>
                    <w:tag w:val="goog_rdk_1937"/>
                  </w:sdtPr>
                  <w:sdtContent>
                    <w:del w:author="Nivesh" w:id="19" w:date="2026-09-25T10:03:37Z"/>
                  </w:sdtContent>
                </w:sdt>
              </w:ins>
              <w:sdt>
                <w:sdtPr>
                  <w:id w:val="-1667252237"/>
                  <w:tag w:val="goog_rdk_193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02" w:date="2026-09-22T06:56:59Z">
                <w:del w:author="Nivesh" w:id="19" w:date="2026-09-25T10:03:37Z"/>
              </w:ins>
            </w:sdtContent>
          </w:sdt>
        </w:p>
      </w:sdtContent>
    </w:sdt>
    <w:sdt>
      <w:sdtPr>
        <w:id w:val="346422340"/>
        <w:tag w:val="goog_rdk_1943"/>
      </w:sdtPr>
      <w:sdtContent>
        <w:p w:rsidR="00000000" w:rsidDel="00000000" w:rsidP="00000000" w:rsidRDefault="00000000" w:rsidRPr="00000000" w14:paraId="0000018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76723810"/>
              <w:tag w:val="goog_rdk_1940"/>
            </w:sdtPr>
            <w:sdtContent>
              <w:ins w:author="Rossi Rossi" w:id="102" w:date="2026-09-22T06:56:59Z">
                <w:sdt>
                  <w:sdtPr>
                    <w:id w:val="1177172290"/>
                    <w:tag w:val="goog_rdk_1941"/>
                  </w:sdtPr>
                  <w:sdtContent>
                    <w:del w:author="Nivesh" w:id="19" w:date="2026-09-25T10:03:37Z"/>
                  </w:sdtContent>
                </w:sdt>
              </w:ins>
              <w:sdt>
                <w:sdtPr>
                  <w:id w:val="-1329902882"/>
                  <w:tag w:val="goog_rdk_194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16573684"/>
        <w:tag w:val="goog_rdk_1947"/>
      </w:sdtPr>
      <w:sdtContent>
        <w:p w:rsidR="00000000" w:rsidDel="00000000" w:rsidP="00000000" w:rsidRDefault="00000000" w:rsidRPr="00000000" w14:paraId="0000018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41151851"/>
              <w:tag w:val="goog_rdk_1944"/>
            </w:sdtPr>
            <w:sdtContent>
              <w:ins w:author="Rossi Rossi" w:id="102" w:date="2026-09-22T06:56:59Z">
                <w:sdt>
                  <w:sdtPr>
                    <w:id w:val="-1017302122"/>
                    <w:tag w:val="goog_rdk_1945"/>
                  </w:sdtPr>
                  <w:sdtContent>
                    <w:del w:author="Nivesh" w:id="19" w:date="2026-09-25T10:03:37Z"/>
                  </w:sdtContent>
                </w:sdt>
              </w:ins>
              <w:sdt>
                <w:sdtPr>
                  <w:id w:val="906373351"/>
                  <w:tag w:val="goog_rdk_194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w:delText>
                      </w:r>
                    </w:del>
                  </w:ins>
                </w:sdtContent>
              </w:sdt>
              <w:ins w:author="Rossi Rossi" w:id="102" w:date="2026-09-22T06:56:59Z">
                <w:del w:author="Nivesh" w:id="19" w:date="2026-09-25T10:03:37Z"/>
              </w:ins>
            </w:sdtContent>
          </w:sdt>
        </w:p>
      </w:sdtContent>
    </w:sdt>
    <w:sdt>
      <w:sdtPr>
        <w:id w:val="-516843067"/>
        <w:tag w:val="goog_rdk_1951"/>
      </w:sdtPr>
      <w:sdtContent>
        <w:p w:rsidR="00000000" w:rsidDel="00000000" w:rsidP="00000000" w:rsidRDefault="00000000" w:rsidRPr="00000000" w14:paraId="0000018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64312566"/>
              <w:tag w:val="goog_rdk_1948"/>
            </w:sdtPr>
            <w:sdtContent>
              <w:ins w:author="Rossi Rossi" w:id="102" w:date="2026-09-22T06:56:59Z">
                <w:sdt>
                  <w:sdtPr>
                    <w:id w:val="247552274"/>
                    <w:tag w:val="goog_rdk_1949"/>
                  </w:sdtPr>
                  <w:sdtContent>
                    <w:del w:author="Nivesh" w:id="19" w:date="2026-09-25T10:03:37Z"/>
                  </w:sdtContent>
                </w:sdt>
              </w:ins>
              <w:sdt>
                <w:sdtPr>
                  <w:id w:val="-413101444"/>
                  <w:tag w:val="goog_rdk_195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62185304"/>
        <w:tag w:val="goog_rdk_1955"/>
      </w:sdtPr>
      <w:sdtContent>
        <w:p w:rsidR="00000000" w:rsidDel="00000000" w:rsidP="00000000" w:rsidRDefault="00000000" w:rsidRPr="00000000" w14:paraId="0000018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32100176"/>
              <w:tag w:val="goog_rdk_1952"/>
            </w:sdtPr>
            <w:sdtContent>
              <w:ins w:author="Rossi Rossi" w:id="102" w:date="2026-09-22T06:56:59Z">
                <w:sdt>
                  <w:sdtPr>
                    <w:id w:val="-1662676220"/>
                    <w:tag w:val="goog_rdk_1953"/>
                  </w:sdtPr>
                  <w:sdtContent>
                    <w:del w:author="Nivesh" w:id="19" w:date="2026-09-25T10:03:37Z"/>
                  </w:sdtContent>
                </w:sdt>
              </w:ins>
              <w:sdt>
                <w:sdtPr>
                  <w:id w:val="2001905646"/>
                  <w:tag w:val="goog_rdk_195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02" w:date="2026-09-22T06:56:59Z">
                <w:del w:author="Nivesh" w:id="19" w:date="2026-09-25T10:03:37Z"/>
              </w:ins>
            </w:sdtContent>
          </w:sdt>
        </w:p>
      </w:sdtContent>
    </w:sdt>
    <w:sdt>
      <w:sdtPr>
        <w:id w:val="-1666943754"/>
        <w:tag w:val="goog_rdk_1959"/>
      </w:sdtPr>
      <w:sdtContent>
        <w:p w:rsidR="00000000" w:rsidDel="00000000" w:rsidP="00000000" w:rsidRDefault="00000000" w:rsidRPr="00000000" w14:paraId="0000018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48443229"/>
              <w:tag w:val="goog_rdk_1956"/>
            </w:sdtPr>
            <w:sdtContent>
              <w:ins w:author="Rossi Rossi" w:id="102" w:date="2026-09-22T06:56:59Z">
                <w:sdt>
                  <w:sdtPr>
                    <w:id w:val="1812061208"/>
                    <w:tag w:val="goog_rdk_1957"/>
                  </w:sdtPr>
                  <w:sdtContent>
                    <w:del w:author="Nivesh" w:id="19" w:date="2026-09-25T10:03:37Z"/>
                  </w:sdtContent>
                </w:sdt>
              </w:ins>
              <w:sdt>
                <w:sdtPr>
                  <w:id w:val="2028406359"/>
                  <w:tag w:val="goog_rdk_195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'Content-Type: application/json' \</w:delText>
                      </w:r>
                    </w:del>
                  </w:ins>
                </w:sdtContent>
              </w:sdt>
              <w:ins w:author="Rossi Rossi" w:id="102" w:date="2026-09-22T06:56:59Z">
                <w:del w:author="Nivesh" w:id="19" w:date="2026-09-25T10:03:37Z"/>
              </w:ins>
            </w:sdtContent>
          </w:sdt>
        </w:p>
      </w:sdtContent>
    </w:sdt>
    <w:sdt>
      <w:sdtPr>
        <w:id w:val="-1301335177"/>
        <w:tag w:val="goog_rdk_1964"/>
      </w:sdtPr>
      <w:sdtContent>
        <w:p w:rsidR="00000000" w:rsidDel="00000000" w:rsidP="00000000" w:rsidRDefault="00000000" w:rsidRPr="00000000" w14:paraId="0000018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71216108"/>
              <w:tag w:val="goog_rdk_1960"/>
            </w:sdtPr>
            <w:sdtContent>
              <w:ins w:author="Rossi Rossi" w:id="102" w:date="2026-09-22T06:56:59Z">
                <w:sdt>
                  <w:sdtPr>
                    <w:id w:val="-571827307"/>
                    <w:tag w:val="goog_rdk_1961"/>
                  </w:sdtPr>
                  <w:sdtContent>
                    <w:del w:author="Nivesh" w:id="19" w:date="2026-09-25T10:03:37Z"/>
                  </w:sdtContent>
                </w:sdt>
              </w:ins>
              <w:sdt>
                <w:sdtPr>
                  <w:id w:val="-1400141670"/>
                  <w:tag w:val="goog_rdk_196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"x-goog</w:delText>
                      </w:r>
                    </w:del>
                  </w:ins>
                </w:sdtContent>
              </w:sdt>
              <w:ins w:author="Rossi Rossi" w:id="102" w:date="2026-09-22T06:56:59Z">
                <w:del w:author="Nivesh" w:id="19" w:date="2026-09-25T10:03:37Z">
                  <w:sdt>
                    <w:sdtPr>
                      <w:id w:val="-1509453509"/>
                      <w:tag w:val="goog_rdk_1963"/>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-api-key: YOUR_API_KEY" \</w:delText>
                      </w:r>
                    </w:sdtContent>
                  </w:sdt>
                </w:del>
              </w:ins>
            </w:sdtContent>
          </w:sdt>
        </w:p>
      </w:sdtContent>
    </w:sdt>
    <w:sdt>
      <w:sdtPr>
        <w:id w:val="-606110579"/>
        <w:tag w:val="goog_rdk_1969"/>
      </w:sdtPr>
      <w:sdtContent>
        <w:p w:rsidR="00000000" w:rsidDel="00000000" w:rsidP="00000000" w:rsidRDefault="00000000" w:rsidRPr="00000000" w14:paraId="0000018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55251697"/>
              <w:tag w:val="goog_rdk_1965"/>
            </w:sdtPr>
            <w:sdtContent>
              <w:ins w:author="Rossi Rossi" w:id="102" w:date="2026-09-22T06:56:59Z">
                <w:sdt>
                  <w:sdtPr>
                    <w:id w:val="1076197943"/>
                    <w:tag w:val="goog_rdk_1966"/>
                  </w:sdtPr>
                  <w:sdtContent>
                    <w:del w:author="Nivesh" w:id="19" w:date="2026-09-25T10:03:37Z"/>
                  </w:sdtContent>
                </w:sdt>
              </w:ins>
              <w:sdt>
                <w:sdtPr>
                  <w:id w:val="-275150572"/>
                  <w:tag w:val="goog_rdk_196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-X POST \</w:delText>
                      </w:r>
                    </w:del>
                  </w:ins>
                </w:sdtContent>
              </w:sdt>
              <w:ins w:author="Rossi Rossi" w:id="102" w:date="2026-09-22T06:56:59Z">
                <w:del w:author="Nivesh" w:id="19" w:date="2026-09-25T10:03:37Z">
                  <w:sdt>
                    <w:sdtPr>
                      <w:id w:val="-1278393712"/>
                      <w:tag w:val="goog_rdk_1968"/>
                    </w:sdtPr>
                    <w:sdtContent>
                      <w:r w:rsidDel="00000000" w:rsidR="00000000" w:rsidRPr="00000000">
                        <w:rPr>
                          <w:rtl w:val="0"/>
                        </w:rPr>
                      </w:r>
                    </w:sdtContent>
                  </w:sdt>
                </w:del>
              </w:ins>
            </w:sdtContent>
          </w:sdt>
        </w:p>
      </w:sdtContent>
    </w:sdt>
    <w:sdt>
      <w:sdtPr>
        <w:id w:val="-928077453"/>
        <w:tag w:val="goog_rdk_1973"/>
      </w:sdtPr>
      <w:sdtContent>
        <w:p w:rsidR="00000000" w:rsidDel="00000000" w:rsidP="00000000" w:rsidRDefault="00000000" w:rsidRPr="00000000" w14:paraId="0000018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54207393"/>
              <w:tag w:val="goog_rdk_1970"/>
            </w:sdtPr>
            <w:sdtContent>
              <w:ins w:author="Rossi Rossi" w:id="102" w:date="2026-09-22T06:56:59Z">
                <w:sdt>
                  <w:sdtPr>
                    <w:id w:val="-650677532"/>
                    <w:tag w:val="goog_rdk_1971"/>
                  </w:sdtPr>
                  <w:sdtContent>
                    <w:del w:author="Nivesh" w:id="19" w:date="2026-09-25T10:03:37Z"/>
                  </w:sdtContent>
                </w:sdt>
              </w:ins>
              <w:sdt>
                <w:sdtPr>
                  <w:id w:val="1530822345"/>
                  <w:tag w:val="goog_rdk_197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 '{</w:delText>
                      </w:r>
                    </w:del>
                  </w:ins>
                </w:sdtContent>
              </w:sdt>
              <w:ins w:author="Rossi Rossi" w:id="102" w:date="2026-09-22T06:56:59Z">
                <w:del w:author="Nivesh" w:id="19" w:date="2026-09-25T10:03:37Z"/>
              </w:ins>
            </w:sdtContent>
          </w:sdt>
        </w:p>
      </w:sdtContent>
    </w:sdt>
    <w:sdt>
      <w:sdtPr>
        <w:id w:val="-1555016597"/>
        <w:tag w:val="goog_rdk_1977"/>
      </w:sdtPr>
      <w:sdtContent>
        <w:p w:rsidR="00000000" w:rsidDel="00000000" w:rsidP="00000000" w:rsidRDefault="00000000" w:rsidRPr="00000000" w14:paraId="0000019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8225684"/>
              <w:tag w:val="goog_rdk_1974"/>
            </w:sdtPr>
            <w:sdtContent>
              <w:ins w:author="Rossi Rossi" w:id="102" w:date="2026-09-22T06:56:59Z">
                <w:sdt>
                  <w:sdtPr>
                    <w:id w:val="1707799929"/>
                    <w:tag w:val="goog_rdk_1975"/>
                  </w:sdtPr>
                  <w:sdtContent>
                    <w:del w:author="Nivesh" w:id="19" w:date="2026-09-25T10:03:37Z"/>
                  </w:sdtContent>
                </w:sdt>
              </w:ins>
              <w:sdt>
                <w:sdtPr>
                  <w:id w:val="-1185063879"/>
                  <w:tag w:val="goog_rdk_197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442985772"/>
        <w:tag w:val="goog_rdk_1981"/>
      </w:sdtPr>
      <w:sdtContent>
        <w:p w:rsidR="00000000" w:rsidDel="00000000" w:rsidP="00000000" w:rsidRDefault="00000000" w:rsidRPr="00000000" w14:paraId="0000019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25722424"/>
              <w:tag w:val="goog_rdk_1978"/>
            </w:sdtPr>
            <w:sdtContent>
              <w:ins w:author="Rossi Rossi" w:id="102" w:date="2026-09-22T06:56:59Z">
                <w:sdt>
                  <w:sdtPr>
                    <w:id w:val="775101455"/>
                    <w:tag w:val="goog_rdk_1979"/>
                  </w:sdtPr>
                  <w:sdtContent>
                    <w:del w:author="Nivesh" w:id="19" w:date="2026-09-25T10:03:37Z"/>
                  </w:sdtContent>
                </w:sdt>
              </w:ins>
              <w:sdt>
                <w:sdtPr>
                  <w:id w:val="-454801875"/>
                  <w:tag w:val="goog_rdk_198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12778730"/>
        <w:tag w:val="goog_rdk_1985"/>
      </w:sdtPr>
      <w:sdtContent>
        <w:p w:rsidR="00000000" w:rsidDel="00000000" w:rsidP="00000000" w:rsidRDefault="00000000" w:rsidRPr="00000000" w14:paraId="0000019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16770074"/>
              <w:tag w:val="goog_rdk_1982"/>
            </w:sdtPr>
            <w:sdtContent>
              <w:ins w:author="Rossi Rossi" w:id="102" w:date="2026-09-22T06:56:59Z">
                <w:sdt>
                  <w:sdtPr>
                    <w:id w:val="-1020571945"/>
                    <w:tag w:val="goog_rdk_1983"/>
                  </w:sdtPr>
                  <w:sdtContent>
                    <w:del w:author="Nivesh" w:id="19" w:date="2026-09-25T10:03:37Z"/>
                  </w:sdtContent>
                </w:sdt>
              </w:ins>
              <w:sdt>
                <w:sdtPr>
                  <w:id w:val="662866270"/>
                  <w:tag w:val="goog_rdk_198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150544965"/>
        <w:tag w:val="goog_rdk_1991"/>
      </w:sdtPr>
      <w:sdtContent>
        <w:p w:rsidR="00000000" w:rsidDel="00000000" w:rsidP="00000000" w:rsidRDefault="00000000" w:rsidRPr="00000000" w14:paraId="00000193">
          <w:pPr>
            <w:numPr>
              <w:ilvl w:val="1"/>
              <w:numId w:val="2"/>
            </w:numPr>
            <w:ind w:left="502" w:hanging="360"/>
            <w:rPr>
              <w:ins w:author="Abinaya Saravanan" w:id="113" w:date="2026-09-23T05:17:17Z"/>
              <w:del w:author="Nivesh" w:id="19" w:date="2026-09-25T10:03:37Z"/>
            </w:rPr>
            <w:pPrChange w:author="FATHIMA RAIHANA A S" w:id="0" w:date="2026-09-25T17:38:39Z">
              <w:pPr>
                <w:numPr>
                  <w:ilvl w:val="1"/>
                  <w:numId w:val="9"/>
                </w:numPr>
                <w:ind w:left="502" w:hanging="360"/>
              </w:pPr>
            </w:pPrChange>
          </w:pPr>
          <w:sdt>
            <w:sdtPr>
              <w:id w:val="-498942455"/>
              <w:tag w:val="goog_rdk_1988"/>
            </w:sdtPr>
            <w:sdtContent>
              <w:ins w:author="Abinaya Saravanan" w:id="113" w:date="2026-09-23T05:17:17Z">
                <w:sdt>
                  <w:sdtPr>
                    <w:id w:val="-1681176868"/>
                    <w:tag w:val="goog_rdk_1989"/>
                  </w:sdtPr>
                  <w:sdtContent>
                    <w:del w:author="Nivesh" w:id="19" w:date="2026-09-25T10:03:37Z"/>
                  </w:sdtContent>
                </w:sdt>
              </w:ins>
              <w:sdt>
                <w:sdtPr>
                  <w:id w:val="-2092360591"/>
                  <w:tag w:val="goog_rdk_1990"/>
                </w:sdtPr>
                <w:sdtContent>
                  <w:ins w:author="Abinaya Saravanan" w:id="113" w:date="2026-09-23T05:17:1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3" w:date="2026-09-23T05:17:17Z">
                <w:del w:author="Nivesh" w:id="19" w:date="2026-09-25T10:03:37Z"/>
              </w:ins>
            </w:sdtContent>
          </w:sdt>
        </w:p>
      </w:sdtContent>
    </w:sdt>
    <w:sdt>
      <w:sdtPr>
        <w:id w:val="881265341"/>
        <w:tag w:val="goog_rdk_1995"/>
      </w:sdtPr>
      <w:sdtContent>
        <w:p w:rsidR="00000000" w:rsidDel="00000000" w:rsidP="00000000" w:rsidRDefault="00000000" w:rsidRPr="00000000" w14:paraId="00000194">
          <w:pPr>
            <w:numPr>
              <w:ilvl w:val="1"/>
              <w:numId w:val="2"/>
            </w:numPr>
            <w:ind w:left="502" w:hanging="360"/>
            <w:rPr>
              <w:ins w:author="Abinaya Saravanan" w:id="113" w:date="2026-09-23T05:17:17Z"/>
              <w:del w:author="Nivesh" w:id="19" w:date="2026-09-25T10:03:37Z"/>
            </w:rPr>
            <w:pPrChange w:author="FATHIMA RAIHANA A S" w:id="0" w:date="2026-09-25T17:38:39Z">
              <w:pPr>
                <w:numPr>
                  <w:ilvl w:val="1"/>
                  <w:numId w:val="9"/>
                </w:numPr>
                <w:ind w:left="502" w:hanging="360"/>
              </w:pPr>
            </w:pPrChange>
          </w:pPr>
          <w:sdt>
            <w:sdtPr>
              <w:id w:val="1840799974"/>
              <w:tag w:val="goog_rdk_1992"/>
            </w:sdtPr>
            <w:sdtContent>
              <w:ins w:author="Abinaya Saravanan" w:id="113" w:date="2026-09-23T05:17:17Z">
                <w:sdt>
                  <w:sdtPr>
                    <w:id w:val="-940420985"/>
                    <w:tag w:val="goog_rdk_1993"/>
                  </w:sdtPr>
                  <w:sdtContent>
                    <w:del w:author="Nivesh" w:id="19" w:date="2026-09-25T10:03:37Z"/>
                  </w:sdtContent>
                </w:sdt>
              </w:ins>
              <w:sdt>
                <w:sdtPr>
                  <w:id w:val="493914390"/>
                  <w:tag w:val="goog_rdk_1994"/>
                </w:sdtPr>
                <w:sdtContent>
                  <w:ins w:author="Abinaya Saravanan" w:id="113" w:date="2026-09-23T05:17:1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13" w:date="2026-09-23T05:17:17Z">
                <w:del w:author="Nivesh" w:id="19" w:date="2026-09-25T10:03:37Z"/>
              </w:ins>
            </w:sdtContent>
          </w:sdt>
        </w:p>
      </w:sdtContent>
    </w:sdt>
    <w:sdt>
      <w:sdtPr>
        <w:id w:val="1427080776"/>
        <w:tag w:val="goog_rdk_1999"/>
      </w:sdtPr>
      <w:sdtContent>
        <w:p w:rsidR="00000000" w:rsidDel="00000000" w:rsidP="00000000" w:rsidRDefault="00000000" w:rsidRPr="00000000" w14:paraId="00000195">
          <w:pPr>
            <w:numPr>
              <w:ilvl w:val="1"/>
              <w:numId w:val="2"/>
            </w:numPr>
            <w:ind w:left="502" w:hanging="360"/>
            <w:rPr>
              <w:ins w:author="Abinaya Saravanan" w:id="113" w:date="2026-09-23T05:17:17Z"/>
              <w:del w:author="Nivesh" w:id="19" w:date="2026-09-25T10:03:37Z"/>
            </w:rPr>
            <w:pPrChange w:author="FATHIMA RAIHANA A S" w:id="0" w:date="2026-09-25T17:38:39Z">
              <w:pPr>
                <w:numPr>
                  <w:ilvl w:val="1"/>
                  <w:numId w:val="9"/>
                </w:numPr>
                <w:ind w:left="502" w:hanging="360"/>
              </w:pPr>
            </w:pPrChange>
          </w:pPr>
          <w:sdt>
            <w:sdtPr>
              <w:id w:val="47205498"/>
              <w:tag w:val="goog_rdk_1996"/>
            </w:sdtPr>
            <w:sdtContent>
              <w:ins w:author="Abinaya Saravanan" w:id="113" w:date="2026-09-23T05:17:17Z">
                <w:sdt>
                  <w:sdtPr>
                    <w:id w:val="1671061064"/>
                    <w:tag w:val="goog_rdk_1997"/>
                  </w:sdtPr>
                  <w:sdtContent>
                    <w:del w:author="Nivesh" w:id="19" w:date="2026-09-25T10:03:37Z"/>
                  </w:sdtContent>
                </w:sdt>
              </w:ins>
              <w:sdt>
                <w:sdtPr>
                  <w:id w:val="-929045267"/>
                  <w:tag w:val="goog_rdk_1998"/>
                </w:sdtPr>
                <w:sdtContent>
                  <w:ins w:author="Abinaya Saravanan" w:id="113" w:date="2026-09-23T05:17:1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13" w:date="2026-09-23T05:17:17Z">
                <w:del w:author="Nivesh" w:id="19" w:date="2026-09-25T10:03:37Z"/>
              </w:ins>
            </w:sdtContent>
          </w:sdt>
        </w:p>
      </w:sdtContent>
    </w:sdt>
    <w:sdt>
      <w:sdtPr>
        <w:id w:val="-664740089"/>
        <w:tag w:val="goog_rdk_2003"/>
      </w:sdtPr>
      <w:sdtContent>
        <w:p w:rsidR="00000000" w:rsidDel="00000000" w:rsidP="00000000" w:rsidRDefault="00000000" w:rsidRPr="00000000" w14:paraId="00000196">
          <w:pPr>
            <w:numPr>
              <w:ilvl w:val="1"/>
              <w:numId w:val="2"/>
            </w:numPr>
            <w:ind w:left="502" w:hanging="360"/>
            <w:rPr>
              <w:ins w:author="Abinaya Saravanan" w:id="113" w:date="2026-09-23T05:17:17Z"/>
              <w:del w:author="Nivesh" w:id="19" w:date="2026-09-25T10:03:37Z"/>
            </w:rPr>
            <w:pPrChange w:author="FATHIMA RAIHANA A S" w:id="0" w:date="2026-09-25T17:38:39Z">
              <w:pPr>
                <w:numPr>
                  <w:ilvl w:val="1"/>
                  <w:numId w:val="9"/>
                </w:numPr>
                <w:ind w:left="502" w:hanging="360"/>
              </w:pPr>
            </w:pPrChange>
          </w:pPr>
          <w:sdt>
            <w:sdtPr>
              <w:id w:val="-887941616"/>
              <w:tag w:val="goog_rdk_2000"/>
            </w:sdtPr>
            <w:sdtContent>
              <w:ins w:author="Abinaya Saravanan" w:id="113" w:date="2026-09-23T05:17:17Z">
                <w:sdt>
                  <w:sdtPr>
                    <w:id w:val="1414064359"/>
                    <w:tag w:val="goog_rdk_2001"/>
                  </w:sdtPr>
                  <w:sdtContent>
                    <w:del w:author="Nivesh" w:id="19" w:date="2026-09-25T10:03:37Z"/>
                  </w:sdtContent>
                </w:sdt>
              </w:ins>
              <w:sdt>
                <w:sdtPr>
                  <w:id w:val="-1701435521"/>
                  <w:tag w:val="goog_rdk_2002"/>
                </w:sdtPr>
                <w:sdtContent>
                  <w:ins w:author="Abinaya Saravanan" w:id="113" w:date="2026-09-23T05:17:1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3" w:date="2026-09-23T05:17:17Z">
                <w:del w:author="Nivesh" w:id="19" w:date="2026-09-25T10:03:37Z"/>
              </w:ins>
            </w:sdtContent>
          </w:sdt>
        </w:p>
      </w:sdtContent>
    </w:sdt>
    <w:sdt>
      <w:sdtPr>
        <w:id w:val="508952194"/>
        <w:tag w:val="goog_rdk_2009"/>
      </w:sdtPr>
      <w:sdtContent>
        <w:p w:rsidR="00000000" w:rsidDel="00000000" w:rsidP="00000000" w:rsidRDefault="00000000" w:rsidRPr="00000000" w14:paraId="0000019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6728925"/>
              <w:tag w:val="goog_rdk_2006"/>
            </w:sdtPr>
            <w:sdtContent>
              <w:ins w:author="Rossi Rossi" w:id="102" w:date="2026-09-22T06:56:59Z">
                <w:sdt>
                  <w:sdtPr>
                    <w:id w:val="-8909662"/>
                    <w:tag w:val="goog_rdk_2007"/>
                  </w:sdtPr>
                  <w:sdtContent>
                    <w:del w:author="Nivesh" w:id="19" w:date="2026-09-25T10:03:37Z"/>
                  </w:sdtContent>
                </w:sdt>
              </w:ins>
              <w:sdt>
                <w:sdtPr>
                  <w:id w:val="1251693495"/>
                  <w:tag w:val="goog_rdk_200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08478214"/>
        <w:tag w:val="goog_rdk_2013"/>
      </w:sdtPr>
      <w:sdtContent>
        <w:p w:rsidR="00000000" w:rsidDel="00000000" w:rsidP="00000000" w:rsidRDefault="00000000" w:rsidRPr="00000000" w14:paraId="0000019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94681848"/>
              <w:tag w:val="goog_rdk_2010"/>
            </w:sdtPr>
            <w:sdtContent>
              <w:ins w:author="Rossi Rossi" w:id="102" w:date="2026-09-22T06:56:59Z">
                <w:sdt>
                  <w:sdtPr>
                    <w:id w:val="-596423518"/>
                    <w:tag w:val="goog_rdk_2011"/>
                  </w:sdtPr>
                  <w:sdtContent>
                    <w:del w:author="Nivesh" w:id="19" w:date="2026-09-25T10:03:37Z"/>
                  </w:sdtContent>
                </w:sdt>
              </w:ins>
              <w:sdt>
                <w:sdtPr>
                  <w:id w:val="-837957867"/>
                  <w:tag w:val="goog_rdk_201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Security and secret management</w:delText>
                      </w:r>
                    </w:del>
                  </w:ins>
                </w:sdtContent>
              </w:sdt>
              <w:ins w:author="Rossi Rossi" w:id="102" w:date="2026-09-22T06:56:59Z">
                <w:del w:author="Nivesh" w:id="19" w:date="2026-09-25T10:03:37Z"/>
              </w:ins>
            </w:sdtContent>
          </w:sdt>
        </w:p>
      </w:sdtContent>
    </w:sdt>
    <w:sdt>
      <w:sdtPr>
        <w:id w:val="-1792171729"/>
        <w:tag w:val="goog_rdk_2017"/>
      </w:sdtPr>
      <w:sdtContent>
        <w:p w:rsidR="00000000" w:rsidDel="00000000" w:rsidP="00000000" w:rsidRDefault="00000000" w:rsidRPr="00000000" w14:paraId="0000019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62669619"/>
              <w:tag w:val="goog_rdk_2014"/>
            </w:sdtPr>
            <w:sdtContent>
              <w:ins w:author="Rossi Rossi" w:id="102" w:date="2026-09-22T06:56:59Z">
                <w:sdt>
                  <w:sdtPr>
                    <w:id w:val="1392553369"/>
                    <w:tag w:val="goog_rdk_2015"/>
                  </w:sdtPr>
                  <w:sdtContent>
                    <w:del w:author="Nivesh" w:id="19" w:date="2026-09-25T10:03:37Z"/>
                  </w:sdtContent>
                </w:sdt>
              </w:ins>
              <w:sdt>
                <w:sdtPr>
                  <w:id w:val="928120335"/>
                  <w:tag w:val="goog_rdk_201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87784077"/>
        <w:tag w:val="goog_rdk_2021"/>
      </w:sdtPr>
      <w:sdtContent>
        <w:p w:rsidR="00000000" w:rsidDel="00000000" w:rsidP="00000000" w:rsidRDefault="00000000" w:rsidRPr="00000000" w14:paraId="0000019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96557125"/>
              <w:tag w:val="goog_rdk_2018"/>
            </w:sdtPr>
            <w:sdtContent>
              <w:ins w:author="Rossi Rossi" w:id="102" w:date="2026-09-22T06:56:59Z">
                <w:sdt>
                  <w:sdtPr>
                    <w:id w:val="2135532913"/>
                    <w:tag w:val="goog_rdk_2019"/>
                  </w:sdtPr>
                  <w:sdtContent>
                    <w:del w:author="Nivesh" w:id="19" w:date="2026-09-25T10:03:37Z"/>
                  </w:sdtContent>
                </w:sdt>
              </w:ins>
              <w:sdt>
                <w:sdtPr>
                  <w:id w:val="-2074604558"/>
                  <w:tag w:val="goog_rdk_202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02" w:date="2026-09-22T06:56:59Z">
                <w:del w:author="Nivesh" w:id="19" w:date="2026-09-25T10:03:37Z"/>
              </w:ins>
            </w:sdtContent>
          </w:sdt>
        </w:p>
      </w:sdtContent>
    </w:sdt>
    <w:sdt>
      <w:sdtPr>
        <w:id w:val="1457399280"/>
        <w:tag w:val="goog_rdk_2025"/>
      </w:sdtPr>
      <w:sdtContent>
        <w:p w:rsidR="00000000" w:rsidDel="00000000" w:rsidP="00000000" w:rsidRDefault="00000000" w:rsidRPr="00000000" w14:paraId="0000019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4394272"/>
              <w:tag w:val="goog_rdk_2022"/>
            </w:sdtPr>
            <w:sdtContent>
              <w:ins w:author="Rossi Rossi" w:id="102" w:date="2026-09-22T06:56:59Z">
                <w:sdt>
                  <w:sdtPr>
                    <w:id w:val="1245017524"/>
                    <w:tag w:val="goog_rdk_2023"/>
                  </w:sdtPr>
                  <w:sdtContent>
                    <w:del w:author="Nivesh" w:id="19" w:date="2026-09-25T10:03:37Z"/>
                  </w:sdtContent>
                </w:sdt>
              </w:ins>
              <w:sdt>
                <w:sdtPr>
                  <w:id w:val="-1907085616"/>
                  <w:tag w:val="goog_rdk_202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02" w:date="2026-09-22T06:56:59Z">
                <w:del w:author="Nivesh" w:id="19" w:date="2026-09-25T10:03:37Z"/>
              </w:ins>
            </w:sdtContent>
          </w:sdt>
        </w:p>
      </w:sdtContent>
    </w:sdt>
    <w:sdt>
      <w:sdtPr>
        <w:id w:val="-362916103"/>
        <w:tag w:val="goog_rdk_2029"/>
      </w:sdtPr>
      <w:sdtContent>
        <w:p w:rsidR="00000000" w:rsidDel="00000000" w:rsidP="00000000" w:rsidRDefault="00000000" w:rsidRPr="00000000" w14:paraId="0000019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32506183"/>
              <w:tag w:val="goog_rdk_2026"/>
            </w:sdtPr>
            <w:sdtContent>
              <w:ins w:author="Rossi Rossi" w:id="102" w:date="2026-09-22T06:56:59Z">
                <w:sdt>
                  <w:sdtPr>
                    <w:id w:val="1345018597"/>
                    <w:tag w:val="goog_rdk_2027"/>
                  </w:sdtPr>
                  <w:sdtContent>
                    <w:del w:author="Nivesh" w:id="19" w:date="2026-09-25T10:03:37Z"/>
                  </w:sdtContent>
                </w:sdt>
              </w:ins>
              <w:sdt>
                <w:sdtPr>
                  <w:id w:val="733775888"/>
                  <w:tag w:val="goog_rdk_202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resources.</w:delText>
                      </w:r>
                    </w:del>
                  </w:ins>
                </w:sdtContent>
              </w:sdt>
              <w:ins w:author="Rossi Rossi" w:id="102" w:date="2026-09-22T06:56:59Z">
                <w:del w:author="Nivesh" w:id="19" w:date="2026-09-25T10:03:37Z"/>
              </w:ins>
            </w:sdtContent>
          </w:sdt>
        </w:p>
      </w:sdtContent>
    </w:sdt>
    <w:sdt>
      <w:sdtPr>
        <w:id w:val="-411458658"/>
        <w:tag w:val="goog_rdk_2033"/>
      </w:sdtPr>
      <w:sdtContent>
        <w:p w:rsidR="00000000" w:rsidDel="00000000" w:rsidP="00000000" w:rsidRDefault="00000000" w:rsidRPr="00000000" w14:paraId="0000019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26022671"/>
              <w:tag w:val="goog_rdk_2030"/>
            </w:sdtPr>
            <w:sdtContent>
              <w:ins w:author="Rossi Rossi" w:id="102" w:date="2026-09-22T06:56:59Z">
                <w:sdt>
                  <w:sdtPr>
                    <w:id w:val="1203656269"/>
                    <w:tag w:val="goog_rdk_2031"/>
                  </w:sdtPr>
                  <w:sdtContent>
                    <w:del w:author="Nivesh" w:id="19" w:date="2026-09-25T10:03:37Z"/>
                  </w:sdtContent>
                </w:sdt>
              </w:ins>
              <w:sdt>
                <w:sdtPr>
                  <w:id w:val="556269646"/>
                  <w:tag w:val="goog_rdk_203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74454249"/>
        <w:tag w:val="goog_rdk_2037"/>
      </w:sdtPr>
      <w:sdtContent>
        <w:p w:rsidR="00000000" w:rsidDel="00000000" w:rsidP="00000000" w:rsidRDefault="00000000" w:rsidRPr="00000000" w14:paraId="0000019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0153540"/>
              <w:tag w:val="goog_rdk_2034"/>
            </w:sdtPr>
            <w:sdtContent>
              <w:ins w:author="Rossi Rossi" w:id="102" w:date="2026-09-22T06:56:59Z">
                <w:sdt>
                  <w:sdtPr>
                    <w:id w:val="-1473007272"/>
                    <w:tag w:val="goog_rdk_2035"/>
                  </w:sdtPr>
                  <w:sdtContent>
                    <w:del w:author="Nivesh" w:id="19" w:date="2026-09-25T10:03:37Z"/>
                  </w:sdtContent>
                </w:sdt>
              </w:ins>
              <w:sdt>
                <w:sdtPr>
                  <w:id w:val="-2046110148"/>
                  <w:tag w:val="goog_rdk_203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Critical security rules</w:delText>
                      </w:r>
                    </w:del>
                  </w:ins>
                </w:sdtContent>
              </w:sdt>
              <w:ins w:author="Rossi Rossi" w:id="102" w:date="2026-09-22T06:56:59Z">
                <w:del w:author="Nivesh" w:id="19" w:date="2026-09-25T10:03:37Z"/>
              </w:ins>
            </w:sdtContent>
          </w:sdt>
        </w:p>
      </w:sdtContent>
    </w:sdt>
    <w:sdt>
      <w:sdtPr>
        <w:id w:val="1924480594"/>
        <w:tag w:val="goog_rdk_2041"/>
      </w:sdtPr>
      <w:sdtContent>
        <w:p w:rsidR="00000000" w:rsidDel="00000000" w:rsidP="00000000" w:rsidRDefault="00000000" w:rsidRPr="00000000" w14:paraId="0000019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76660287"/>
              <w:tag w:val="goog_rdk_2038"/>
            </w:sdtPr>
            <w:sdtContent>
              <w:ins w:author="Rossi Rossi" w:id="102" w:date="2026-09-22T06:56:59Z">
                <w:sdt>
                  <w:sdtPr>
                    <w:id w:val="1405784118"/>
                    <w:tag w:val="goog_rdk_2039"/>
                  </w:sdtPr>
                  <w:sdtContent>
                    <w:del w:author="Nivesh" w:id="19" w:date="2026-09-25T10:03:37Z"/>
                  </w:sdtContent>
                </w:sdt>
              </w:ins>
              <w:sdt>
                <w:sdtPr>
                  <w:id w:val="1986302114"/>
                  <w:tag w:val="goog_rdk_204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75921945"/>
        <w:tag w:val="goog_rdk_2045"/>
      </w:sdtPr>
      <w:sdtContent>
        <w:p w:rsidR="00000000" w:rsidDel="00000000" w:rsidP="00000000" w:rsidRDefault="00000000" w:rsidRPr="00000000" w14:paraId="000001A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16797472"/>
              <w:tag w:val="goog_rdk_2042"/>
            </w:sdtPr>
            <w:sdtContent>
              <w:ins w:author="Rossi Rossi" w:id="102" w:date="2026-09-22T06:56:59Z">
                <w:sdt>
                  <w:sdtPr>
                    <w:id w:val="261896073"/>
                    <w:tag w:val="goog_rdk_2043"/>
                  </w:sdtPr>
                  <w:sdtContent>
                    <w:del w:author="Nivesh" w:id="19" w:date="2026-09-25T10:03:37Z"/>
                  </w:sdtContent>
                </w:sdt>
              </w:ins>
              <w:sdt>
                <w:sdtPr>
                  <w:id w:val="-957983536"/>
                  <w:tag w:val="goog_rdk_204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02" w:date="2026-09-22T06:56:59Z">
                <w:del w:author="Nivesh" w:id="19" w:date="2026-09-25T10:03:37Z"/>
              </w:ins>
            </w:sdtContent>
          </w:sdt>
        </w:p>
      </w:sdtContent>
    </w:sdt>
    <w:sdt>
      <w:sdtPr>
        <w:id w:val="-1499708643"/>
        <w:tag w:val="goog_rdk_2049"/>
      </w:sdtPr>
      <w:sdtContent>
        <w:p w:rsidR="00000000" w:rsidDel="00000000" w:rsidP="00000000" w:rsidRDefault="00000000" w:rsidRPr="00000000" w14:paraId="000001A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4676544"/>
              <w:tag w:val="goog_rdk_2046"/>
            </w:sdtPr>
            <w:sdtContent>
              <w:ins w:author="Rossi Rossi" w:id="102" w:date="2026-09-22T06:56:59Z">
                <w:sdt>
                  <w:sdtPr>
                    <w:id w:val="-1172710244"/>
                    <w:tag w:val="goog_rdk_2047"/>
                  </w:sdtPr>
                  <w:sdtContent>
                    <w:del w:author="Nivesh" w:id="19" w:date="2026-09-25T10:03:37Z"/>
                  </w:sdtContent>
                </w:sdt>
              </w:ins>
              <w:sdt>
                <w:sdtPr>
                  <w:id w:val="1193793309"/>
                  <w:tag w:val="goog_rdk_204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02" w:date="2026-09-22T06:56:59Z">
                <w:del w:author="Nivesh" w:id="19" w:date="2026-09-25T10:03:37Z"/>
              </w:ins>
            </w:sdtContent>
          </w:sdt>
        </w:p>
      </w:sdtContent>
    </w:sdt>
    <w:sdt>
      <w:sdtPr>
        <w:id w:val="1840082010"/>
        <w:tag w:val="goog_rdk_2055"/>
      </w:sdtPr>
      <w:sdtContent>
        <w:p w:rsidR="00000000" w:rsidDel="00000000" w:rsidP="00000000" w:rsidRDefault="00000000" w:rsidRPr="00000000" w14:paraId="000001A2">
          <w:pPr>
            <w:numPr>
              <w:ilvl w:val="1"/>
              <w:numId w:val="2"/>
            </w:numPr>
            <w:ind w:left="502" w:hanging="360"/>
            <w:rPr>
              <w:ins w:author="Abinaya Saravanan" w:id="114" w:date="2026-09-23T05:18:41Z"/>
              <w:del w:author="Nivesh" w:id="19" w:date="2026-09-25T10:03:37Z"/>
            </w:rPr>
            <w:pPrChange w:author="FATHIMA RAIHANA A S" w:id="0" w:date="2026-09-25T17:38:39Z">
              <w:pPr>
                <w:numPr>
                  <w:ilvl w:val="1"/>
                  <w:numId w:val="9"/>
                </w:numPr>
                <w:ind w:left="502" w:hanging="360"/>
              </w:pPr>
            </w:pPrChange>
          </w:pPr>
          <w:sdt>
            <w:sdtPr>
              <w:id w:val="2053924499"/>
              <w:tag w:val="goog_rdk_2052"/>
            </w:sdtPr>
            <w:sdtContent>
              <w:ins w:author="Abinaya Saravanan" w:id="114" w:date="2026-09-23T05:18:41Z">
                <w:sdt>
                  <w:sdtPr>
                    <w:id w:val="-976070852"/>
                    <w:tag w:val="goog_rdk_2053"/>
                  </w:sdtPr>
                  <w:sdtContent>
                    <w:del w:author="Nivesh" w:id="19" w:date="2026-09-25T10:03:37Z"/>
                  </w:sdtContent>
                </w:sdt>
              </w:ins>
              <w:sdt>
                <w:sdtPr>
                  <w:id w:val="-1630488213"/>
                  <w:tag w:val="goog_rdk_2054"/>
                </w:sdtPr>
                <w:sdtContent>
                  <w:ins w:author="Abinaya Saravanan" w:id="114" w:date="2026-09-23T05:18:41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4" w:date="2026-09-23T05:18:41Z">
                <w:del w:author="Nivesh" w:id="19" w:date="2026-09-25T10:03:37Z"/>
              </w:ins>
            </w:sdtContent>
          </w:sdt>
        </w:p>
      </w:sdtContent>
    </w:sdt>
    <w:sdt>
      <w:sdtPr>
        <w:id w:val="297945012"/>
        <w:tag w:val="goog_rdk_2059"/>
      </w:sdtPr>
      <w:sdtContent>
        <w:p w:rsidR="00000000" w:rsidDel="00000000" w:rsidP="00000000" w:rsidRDefault="00000000" w:rsidRPr="00000000" w14:paraId="000001A3">
          <w:pPr>
            <w:numPr>
              <w:ilvl w:val="1"/>
              <w:numId w:val="2"/>
            </w:numPr>
            <w:ind w:left="502" w:hanging="360"/>
            <w:rPr>
              <w:ins w:author="Abinaya Saravanan" w:id="114" w:date="2026-09-23T05:18:41Z"/>
              <w:del w:author="Nivesh" w:id="19" w:date="2026-09-25T10:03:37Z"/>
            </w:rPr>
            <w:pPrChange w:author="FATHIMA RAIHANA A S" w:id="0" w:date="2026-09-25T17:38:39Z">
              <w:pPr>
                <w:numPr>
                  <w:ilvl w:val="1"/>
                  <w:numId w:val="9"/>
                </w:numPr>
                <w:ind w:left="502" w:hanging="360"/>
              </w:pPr>
            </w:pPrChange>
          </w:pPr>
          <w:sdt>
            <w:sdtPr>
              <w:id w:val="-1669280417"/>
              <w:tag w:val="goog_rdk_2056"/>
            </w:sdtPr>
            <w:sdtContent>
              <w:ins w:author="Abinaya Saravanan" w:id="114" w:date="2026-09-23T05:18:41Z">
                <w:sdt>
                  <w:sdtPr>
                    <w:id w:val="-950676174"/>
                    <w:tag w:val="goog_rdk_2057"/>
                  </w:sdtPr>
                  <w:sdtContent>
                    <w:del w:author="Nivesh" w:id="19" w:date="2026-09-25T10:03:37Z"/>
                  </w:sdtContent>
                </w:sdt>
              </w:ins>
              <w:sdt>
                <w:sdtPr>
                  <w:id w:val="-369996654"/>
                  <w:tag w:val="goog_rdk_2058"/>
                </w:sdtPr>
                <w:sdtContent>
                  <w:ins w:author="Abinaya Saravanan" w:id="114" w:date="2026-09-23T05:18:41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14" w:date="2026-09-23T05:18:41Z">
                <w:del w:author="Nivesh" w:id="19" w:date="2026-09-25T10:03:37Z"/>
              </w:ins>
            </w:sdtContent>
          </w:sdt>
        </w:p>
      </w:sdtContent>
    </w:sdt>
    <w:sdt>
      <w:sdtPr>
        <w:id w:val="1230942186"/>
        <w:tag w:val="goog_rdk_2063"/>
      </w:sdtPr>
      <w:sdtContent>
        <w:p w:rsidR="00000000" w:rsidDel="00000000" w:rsidP="00000000" w:rsidRDefault="00000000" w:rsidRPr="00000000" w14:paraId="000001A4">
          <w:pPr>
            <w:numPr>
              <w:ilvl w:val="1"/>
              <w:numId w:val="2"/>
            </w:numPr>
            <w:ind w:left="502" w:hanging="360"/>
            <w:rPr>
              <w:ins w:author="Abinaya Saravanan" w:id="114" w:date="2026-09-23T05:18:41Z"/>
              <w:del w:author="Nivesh" w:id="19" w:date="2026-09-25T10:03:37Z"/>
            </w:rPr>
            <w:pPrChange w:author="FATHIMA RAIHANA A S" w:id="0" w:date="2026-09-25T17:38:39Z">
              <w:pPr>
                <w:numPr>
                  <w:ilvl w:val="1"/>
                  <w:numId w:val="9"/>
                </w:numPr>
                <w:ind w:left="502" w:hanging="360"/>
              </w:pPr>
            </w:pPrChange>
          </w:pPr>
          <w:sdt>
            <w:sdtPr>
              <w:id w:val="178127272"/>
              <w:tag w:val="goog_rdk_2060"/>
            </w:sdtPr>
            <w:sdtContent>
              <w:ins w:author="Abinaya Saravanan" w:id="114" w:date="2026-09-23T05:18:41Z">
                <w:sdt>
                  <w:sdtPr>
                    <w:id w:val="-1451541881"/>
                    <w:tag w:val="goog_rdk_2061"/>
                  </w:sdtPr>
                  <w:sdtContent>
                    <w:del w:author="Nivesh" w:id="19" w:date="2026-09-25T10:03:37Z"/>
                  </w:sdtContent>
                </w:sdt>
              </w:ins>
              <w:sdt>
                <w:sdtPr>
                  <w:id w:val="26081940"/>
                  <w:tag w:val="goog_rdk_2062"/>
                </w:sdtPr>
                <w:sdtContent>
                  <w:ins w:author="Abinaya Saravanan" w:id="114" w:date="2026-09-23T05:18:41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14" w:date="2026-09-23T05:18:41Z">
                <w:del w:author="Nivesh" w:id="19" w:date="2026-09-25T10:03:37Z"/>
              </w:ins>
            </w:sdtContent>
          </w:sdt>
        </w:p>
      </w:sdtContent>
    </w:sdt>
    <w:sdt>
      <w:sdtPr>
        <w:id w:val="-773430731"/>
        <w:tag w:val="goog_rdk_2067"/>
      </w:sdtPr>
      <w:sdtContent>
        <w:p w:rsidR="00000000" w:rsidDel="00000000" w:rsidP="00000000" w:rsidRDefault="00000000" w:rsidRPr="00000000" w14:paraId="000001A5">
          <w:pPr>
            <w:numPr>
              <w:ilvl w:val="1"/>
              <w:numId w:val="2"/>
            </w:numPr>
            <w:ind w:left="502" w:hanging="360"/>
            <w:rPr>
              <w:ins w:author="Abinaya Saravanan" w:id="114" w:date="2026-09-23T05:18:41Z"/>
              <w:del w:author="Nivesh" w:id="19" w:date="2026-09-25T10:03:37Z"/>
            </w:rPr>
            <w:pPrChange w:author="FATHIMA RAIHANA A S" w:id="0" w:date="2026-09-25T17:38:39Z">
              <w:pPr>
                <w:numPr>
                  <w:ilvl w:val="1"/>
                  <w:numId w:val="9"/>
                </w:numPr>
                <w:ind w:left="502" w:hanging="360"/>
              </w:pPr>
            </w:pPrChange>
          </w:pPr>
          <w:sdt>
            <w:sdtPr>
              <w:id w:val="-2126780937"/>
              <w:tag w:val="goog_rdk_2064"/>
            </w:sdtPr>
            <w:sdtContent>
              <w:ins w:author="Abinaya Saravanan" w:id="114" w:date="2026-09-23T05:18:41Z">
                <w:sdt>
                  <w:sdtPr>
                    <w:id w:val="285242725"/>
                    <w:tag w:val="goog_rdk_2065"/>
                  </w:sdtPr>
                  <w:sdtContent>
                    <w:del w:author="Nivesh" w:id="19" w:date="2026-09-25T10:03:37Z"/>
                  </w:sdtContent>
                </w:sdt>
              </w:ins>
              <w:sdt>
                <w:sdtPr>
                  <w:id w:val="-1980061246"/>
                  <w:tag w:val="goog_rdk_2066"/>
                </w:sdtPr>
                <w:sdtContent>
                  <w:ins w:author="Abinaya Saravanan" w:id="114" w:date="2026-09-23T05:18:41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Abinaya Saravanan" w:id="114" w:date="2026-09-23T05:18:41Z">
                <w:del w:author="Nivesh" w:id="19" w:date="2026-09-25T10:03:37Z"/>
              </w:ins>
            </w:sdtContent>
          </w:sdt>
        </w:p>
      </w:sdtContent>
    </w:sdt>
    <w:sdt>
      <w:sdtPr>
        <w:id w:val="-513749502"/>
        <w:tag w:val="goog_rdk_2073"/>
      </w:sdtPr>
      <w:sdtContent>
        <w:p w:rsidR="00000000" w:rsidDel="00000000" w:rsidP="00000000" w:rsidRDefault="00000000" w:rsidRPr="00000000" w14:paraId="000001A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55833791"/>
              <w:tag w:val="goog_rdk_2070"/>
            </w:sdtPr>
            <w:sdtContent>
              <w:ins w:author="Rossi Rossi" w:id="102" w:date="2026-09-22T06:56:59Z">
                <w:sdt>
                  <w:sdtPr>
                    <w:id w:val="-1018959784"/>
                    <w:tag w:val="goog_rdk_2071"/>
                  </w:sdtPr>
                  <w:sdtContent>
                    <w:del w:author="Nivesh" w:id="19" w:date="2026-09-25T10:03:37Z"/>
                  </w:sdtContent>
                </w:sdt>
              </w:ins>
              <w:sdt>
                <w:sdtPr>
                  <w:id w:val="1827982412"/>
                  <w:tag w:val="goog_rdk_207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52603351"/>
        <w:tag w:val="goog_rdk_2077"/>
      </w:sdtPr>
      <w:sdtContent>
        <w:p w:rsidR="00000000" w:rsidDel="00000000" w:rsidP="00000000" w:rsidRDefault="00000000" w:rsidRPr="00000000" w14:paraId="000001A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67827506"/>
              <w:tag w:val="goog_rdk_2074"/>
            </w:sdtPr>
            <w:sdtContent>
              <w:ins w:author="Rossi Rossi" w:id="102" w:date="2026-09-22T06:56:59Z">
                <w:sdt>
                  <w:sdtPr>
                    <w:id w:val="849816519"/>
                    <w:tag w:val="goog_rdk_2075"/>
                  </w:sdtPr>
                  <w:sdtContent>
                    <w:del w:author="Nivesh" w:id="19" w:date="2026-09-25T10:03:37Z"/>
                  </w:sdtContent>
                </w:sdt>
              </w:ins>
              <w:sdt>
                <w:sdtPr>
                  <w:id w:val="575804241"/>
                  <w:tag w:val="goog_rdk_207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02" w:date="2026-09-22T06:56:59Z">
                <w:del w:author="Nivesh" w:id="19" w:date="2026-09-25T10:03:37Z"/>
              </w:ins>
            </w:sdtContent>
          </w:sdt>
        </w:p>
      </w:sdtContent>
    </w:sdt>
    <w:sdt>
      <w:sdtPr>
        <w:id w:val="1048539104"/>
        <w:tag w:val="goog_rdk_2081"/>
      </w:sdtPr>
      <w:sdtContent>
        <w:p w:rsidR="00000000" w:rsidDel="00000000" w:rsidP="00000000" w:rsidRDefault="00000000" w:rsidRPr="00000000" w14:paraId="000001A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0967094"/>
              <w:tag w:val="goog_rdk_2078"/>
            </w:sdtPr>
            <w:sdtContent>
              <w:ins w:author="Rossi Rossi" w:id="102" w:date="2026-09-22T06:56:59Z">
                <w:sdt>
                  <w:sdtPr>
                    <w:id w:val="-1261954850"/>
                    <w:tag w:val="goog_rdk_2079"/>
                  </w:sdtPr>
                  <w:sdtContent>
                    <w:del w:author="Nivesh" w:id="19" w:date="2026-09-25T10:03:37Z"/>
                  </w:sdtContent>
                </w:sdt>
              </w:ins>
              <w:sdt>
                <w:sdtPr>
                  <w:id w:val="887999636"/>
                  <w:tag w:val="goog_rdk_208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0005412"/>
        <w:tag w:val="goog_rdk_2085"/>
      </w:sdtPr>
      <w:sdtContent>
        <w:p w:rsidR="00000000" w:rsidDel="00000000" w:rsidP="00000000" w:rsidRDefault="00000000" w:rsidRPr="00000000" w14:paraId="000001A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594145"/>
              <w:tag w:val="goog_rdk_2082"/>
            </w:sdtPr>
            <w:sdtContent>
              <w:ins w:author="Rossi Rossi" w:id="102" w:date="2026-09-22T06:56:59Z">
                <w:sdt>
                  <w:sdtPr>
                    <w:id w:val="-1231928354"/>
                    <w:tag w:val="goog_rdk_2083"/>
                  </w:sdtPr>
                  <w:sdtContent>
                    <w:del w:author="Nivesh" w:id="19" w:date="2026-09-25T10:03:37Z"/>
                  </w:sdtContent>
                </w:sdt>
              </w:ins>
              <w:sdt>
                <w:sdtPr>
                  <w:id w:val="-1159652534"/>
                  <w:tag w:val="goog_rdk_208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02" w:date="2026-09-22T06:56:59Z">
                <w:del w:author="Nivesh" w:id="19" w:date="2026-09-25T10:03:37Z"/>
              </w:ins>
            </w:sdtContent>
          </w:sdt>
        </w:p>
      </w:sdtContent>
    </w:sdt>
    <w:sdt>
      <w:sdtPr>
        <w:id w:val="1586271363"/>
        <w:tag w:val="goog_rdk_2089"/>
      </w:sdtPr>
      <w:sdtContent>
        <w:p w:rsidR="00000000" w:rsidDel="00000000" w:rsidP="00000000" w:rsidRDefault="00000000" w:rsidRPr="00000000" w14:paraId="000001A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6314091"/>
              <w:tag w:val="goog_rdk_2086"/>
            </w:sdtPr>
            <w:sdtContent>
              <w:ins w:author="Rossi Rossi" w:id="102" w:date="2026-09-22T06:56:59Z">
                <w:sdt>
                  <w:sdtPr>
                    <w:id w:val="1633280070"/>
                    <w:tag w:val="goog_rdk_2087"/>
                  </w:sdtPr>
                  <w:sdtContent>
                    <w:del w:author="Nivesh" w:id="19" w:date="2026-09-25T10:03:37Z"/>
                  </w:sdtContent>
                </w:sdt>
              </w:ins>
              <w:sdt>
                <w:sdtPr>
                  <w:id w:val="-1084644243"/>
                  <w:tag w:val="goog_rdk_208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102" w:date="2026-09-22T06:56:59Z">
                <w:del w:author="Nivesh" w:id="19" w:date="2026-09-25T10:03:37Z"/>
              </w:ins>
            </w:sdtContent>
          </w:sdt>
        </w:p>
      </w:sdtContent>
    </w:sdt>
    <w:sdt>
      <w:sdtPr>
        <w:id w:val="36342356"/>
        <w:tag w:val="goog_rdk_2096"/>
      </w:sdtPr>
      <w:sdtContent>
        <w:p w:rsidR="00000000" w:rsidDel="00000000" w:rsidP="00000000" w:rsidRDefault="00000000" w:rsidRPr="00000000" w14:paraId="000001AB">
          <w:pPr>
            <w:numPr>
              <w:ilvl w:val="1"/>
              <w:numId w:val="2"/>
            </w:numPr>
            <w:ind w:left="502" w:hanging="360"/>
            <w:rPr>
              <w:ins w:author="Anonymous" w:id="115" w:date="2026-09-24T05:05:45Z"/>
              <w:del w:author="Nivesh" w:id="19" w:date="2026-09-25T10:03:37Z"/>
            </w:rPr>
            <w:pPrChange w:author="FATHIMA RAIHANA A S" w:id="0" w:date="2026-09-25T17:38:39Z">
              <w:pPr>
                <w:numPr>
                  <w:ilvl w:val="1"/>
                  <w:numId w:val="9"/>
                </w:numPr>
                <w:ind w:left="502" w:hanging="360"/>
              </w:pPr>
            </w:pPrChange>
          </w:pPr>
          <w:sdt>
            <w:sdtPr>
              <w:id w:val="598842732"/>
              <w:tag w:val="goog_rdk_2090"/>
            </w:sdtPr>
            <w:sdtContent>
              <w:ins w:author="Rossi Rossi" w:id="102" w:date="2026-09-22T06:56:59Z">
                <w:sdt>
                  <w:sdtPr>
                    <w:id w:val="249120764"/>
                    <w:tag w:val="goog_rdk_2091"/>
                  </w:sdtPr>
                  <w:sdtContent>
                    <w:del w:author="Nivesh" w:id="19" w:date="2026-09-25T10:03:37Z"/>
                  </w:sdtContent>
                </w:sdt>
              </w:ins>
              <w:sdt>
                <w:sdtPr>
                  <w:id w:val="-1151273588"/>
                  <w:tag w:val="goog_rdk_209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**Billing alerts**: Set up billing alerts in the Google Cloud Console to notify you if usage or costs </w:delText>
                      </w:r>
                    </w:del>
                  </w:ins>
                </w:sdtContent>
              </w:sdt>
              <w:ins w:author="Rossi Rossi" w:id="102" w:date="2026-09-22T06:56:59Z">
                <w:del w:author="Nivesh" w:id="19" w:date="2026-09-25T10:03:37Z"/>
              </w:ins>
            </w:sdtContent>
          </w:sdt>
          <w:sdt>
            <w:sdtPr>
              <w:id w:val="788000250"/>
              <w:tag w:val="goog_rdk_2093"/>
            </w:sdtPr>
            <w:sdtContent>
              <w:ins w:author="Anonymous" w:id="115" w:date="2026-09-24T05:05:45Z">
                <w:sdt>
                  <w:sdtPr>
                    <w:id w:val="1883624263"/>
                    <w:tag w:val="goog_rdk_2094"/>
                  </w:sdtPr>
                  <w:sdtContent>
                    <w:del w:author="Nivesh" w:id="19" w:date="2026-09-25T10:03:37Z"/>
                  </w:sdtContent>
                </w:sdt>
              </w:ins>
              <w:sdt>
                <w:sdtPr>
                  <w:id w:val="-1440788825"/>
                  <w:tag w:val="goog_rdk_2095"/>
                </w:sdtPr>
                <w:sdtContent>
                  <w:ins w:author="Anonymous" w:id="115" w:date="2026-09-24T05:05:45Z">
                    <w:del w:author="Nivesh" w:id="19" w:date="2026-09-25T10:03:37Z">
                      <w:r w:rsidDel="00000000" w:rsidR="00000000" w:rsidRPr="00000000">
                        <w:rPr>
                          <w:rtl w:val="0"/>
                        </w:rPr>
                      </w:r>
                    </w:del>
                  </w:ins>
                </w:sdtContent>
              </w:sdt>
              <w:ins w:author="Anonymous" w:id="115" w:date="2026-09-24T05:05:45Z">
                <w:del w:author="Nivesh" w:id="19" w:date="2026-09-25T10:03:37Z"/>
              </w:ins>
            </w:sdtContent>
          </w:sdt>
        </w:p>
      </w:sdtContent>
    </w:sdt>
    <w:sdt>
      <w:sdtPr>
        <w:id w:val="-965259480"/>
        <w:tag w:val="goog_rdk_2102"/>
      </w:sdtPr>
      <w:sdtContent>
        <w:p w:rsidR="00000000" w:rsidDel="00000000" w:rsidP="00000000" w:rsidRDefault="00000000" w:rsidRPr="00000000" w14:paraId="000001A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1852861"/>
              <w:tag w:val="goog_rdk_2099"/>
            </w:sdtPr>
            <w:sdtContent>
              <w:ins w:author="Rossi Rossi" w:id="102" w:date="2026-09-22T06:56:59Z">
                <w:sdt>
                  <w:sdtPr>
                    <w:id w:val="1407956623"/>
                    <w:tag w:val="goog_rdk_2100"/>
                  </w:sdtPr>
                  <w:sdtContent>
                    <w:del w:author="Nivesh" w:id="19" w:date="2026-09-25T10:03:37Z"/>
                  </w:sdtContent>
                </w:sdt>
              </w:ins>
              <w:sdt>
                <w:sdtPr>
                  <w:id w:val="1100429646"/>
                  <w:tag w:val="goog_rdk_21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spike.</w:delText>
                      </w:r>
                    </w:del>
                  </w:ins>
                </w:sdtContent>
              </w:sdt>
              <w:ins w:author="Rossi Rossi" w:id="102" w:date="2026-09-22T06:56:59Z">
                <w:del w:author="Nivesh" w:id="19" w:date="2026-09-25T10:03:37Z"/>
              </w:ins>
            </w:sdtContent>
          </w:sdt>
        </w:p>
      </w:sdtContent>
    </w:sdt>
    <w:sdt>
      <w:sdtPr>
        <w:id w:val="-1992644531"/>
        <w:tag w:val="goog_rdk_2106"/>
      </w:sdtPr>
      <w:sdtContent>
        <w:p w:rsidR="00000000" w:rsidDel="00000000" w:rsidP="00000000" w:rsidRDefault="00000000" w:rsidRPr="00000000" w14:paraId="000001A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32619391"/>
              <w:tag w:val="goog_rdk_2103"/>
            </w:sdtPr>
            <w:sdtContent>
              <w:ins w:author="Rossi Rossi" w:id="102" w:date="2026-09-22T06:56:59Z">
                <w:sdt>
                  <w:sdtPr>
                    <w:id w:val="1871301080"/>
                    <w:tag w:val="goog_rdk_2104"/>
                  </w:sdtPr>
                  <w:sdtContent>
                    <w:del w:author="Nivesh" w:id="19" w:date="2026-09-25T10:03:37Z"/>
                  </w:sdtContent>
                </w:sdt>
              </w:ins>
              <w:sdt>
                <w:sdtPr>
                  <w:id w:val="146704042"/>
                  <w:tag w:val="goog_rdk_21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70269039"/>
        <w:tag w:val="goog_rdk_2110"/>
      </w:sdtPr>
      <w:sdtContent>
        <w:p w:rsidR="00000000" w:rsidDel="00000000" w:rsidP="00000000" w:rsidRDefault="00000000" w:rsidRPr="00000000" w14:paraId="000001A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33208307"/>
              <w:tag w:val="goog_rdk_2107"/>
            </w:sdtPr>
            <w:sdtContent>
              <w:ins w:author="Rossi Rossi" w:id="102" w:date="2026-09-22T06:56:59Z">
                <w:sdt>
                  <w:sdtPr>
                    <w:id w:val="-1754378769"/>
                    <w:tag w:val="goog_rdk_2108"/>
                  </w:sdtPr>
                  <w:sdtContent>
                    <w:del w:author="Nivesh" w:id="19" w:date="2026-09-25T10:03:37Z"/>
                  </w:sdtContent>
                </w:sdt>
              </w:ins>
              <w:sdt>
                <w:sdtPr>
                  <w:id w:val="1881522951"/>
                  <w:tag w:val="goog_rdk_21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Leak response checklist</w:delText>
                      </w:r>
                    </w:del>
                  </w:ins>
                </w:sdtContent>
              </w:sdt>
              <w:ins w:author="Rossi Rossi" w:id="102" w:date="2026-09-22T06:56:59Z">
                <w:del w:author="Nivesh" w:id="19" w:date="2026-09-25T10:03:37Z"/>
              </w:ins>
            </w:sdtContent>
          </w:sdt>
        </w:p>
      </w:sdtContent>
    </w:sdt>
    <w:sdt>
      <w:sdtPr>
        <w:id w:val="-1234695157"/>
        <w:tag w:val="goog_rdk_2114"/>
      </w:sdtPr>
      <w:sdtContent>
        <w:p w:rsidR="00000000" w:rsidDel="00000000" w:rsidP="00000000" w:rsidRDefault="00000000" w:rsidRPr="00000000" w14:paraId="000001A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3070606"/>
              <w:tag w:val="goog_rdk_2111"/>
            </w:sdtPr>
            <w:sdtContent>
              <w:ins w:author="Rossi Rossi" w:id="102" w:date="2026-09-22T06:56:59Z">
                <w:sdt>
                  <w:sdtPr>
                    <w:id w:val="154793613"/>
                    <w:tag w:val="goog_rdk_2112"/>
                  </w:sdtPr>
                  <w:sdtContent>
                    <w:del w:author="Nivesh" w:id="19" w:date="2026-09-25T10:03:37Z"/>
                  </w:sdtContent>
                </w:sdt>
              </w:ins>
              <w:sdt>
                <w:sdtPr>
                  <w:id w:val="-53728833"/>
                  <w:tag w:val="goog_rdk_211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09527273"/>
        <w:tag w:val="goog_rdk_2118"/>
      </w:sdtPr>
      <w:sdtContent>
        <w:p w:rsidR="00000000" w:rsidDel="00000000" w:rsidP="00000000" w:rsidRDefault="00000000" w:rsidRPr="00000000" w14:paraId="000001B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17951613"/>
              <w:tag w:val="goog_rdk_2115"/>
            </w:sdtPr>
            <w:sdtContent>
              <w:ins w:author="Rossi Rossi" w:id="102" w:date="2026-09-22T06:56:59Z">
                <w:sdt>
                  <w:sdtPr>
                    <w:id w:val="605052831"/>
                    <w:tag w:val="goog_rdk_2116"/>
                  </w:sdtPr>
                  <w:sdtContent>
                    <w:del w:author="Nivesh" w:id="19" w:date="2026-09-25T10:03:37Z"/>
                  </w:sdtContent>
                </w:sdt>
              </w:ins>
              <w:sdt>
                <w:sdtPr>
                  <w:id w:val="707187829"/>
                  <w:tag w:val="goog_rdk_21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suspect your API key has been leaked:</w:delText>
                      </w:r>
                    </w:del>
                  </w:ins>
                </w:sdtContent>
              </w:sdt>
              <w:ins w:author="Rossi Rossi" w:id="102" w:date="2026-09-22T06:56:59Z">
                <w:del w:author="Nivesh" w:id="19" w:date="2026-09-25T10:03:37Z"/>
              </w:ins>
            </w:sdtContent>
          </w:sdt>
        </w:p>
      </w:sdtContent>
    </w:sdt>
    <w:sdt>
      <w:sdtPr>
        <w:id w:val="-2004300563"/>
        <w:tag w:val="goog_rdk_2122"/>
      </w:sdtPr>
      <w:sdtContent>
        <w:p w:rsidR="00000000" w:rsidDel="00000000" w:rsidP="00000000" w:rsidRDefault="00000000" w:rsidRPr="00000000" w14:paraId="000001B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85267905"/>
              <w:tag w:val="goog_rdk_2119"/>
            </w:sdtPr>
            <w:sdtContent>
              <w:ins w:author="Rossi Rossi" w:id="102" w:date="2026-09-22T06:56:59Z">
                <w:sdt>
                  <w:sdtPr>
                    <w:id w:val="297263393"/>
                    <w:tag w:val="goog_rdk_2120"/>
                  </w:sdtPr>
                  <w:sdtContent>
                    <w:del w:author="Nivesh" w:id="19" w:date="2026-09-25T10:03:37Z"/>
                  </w:sdtContent>
                </w:sdt>
              </w:ins>
              <w:sdt>
                <w:sdtPr>
                  <w:id w:val="-1996512481"/>
                  <w:tag w:val="goog_rdk_21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24129684"/>
        <w:tag w:val="goog_rdk_2126"/>
      </w:sdtPr>
      <w:sdtContent>
        <w:p w:rsidR="00000000" w:rsidDel="00000000" w:rsidP="00000000" w:rsidRDefault="00000000" w:rsidRPr="00000000" w14:paraId="000001B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34261255"/>
              <w:tag w:val="goog_rdk_2123"/>
            </w:sdtPr>
            <w:sdtContent>
              <w:ins w:author="Rossi Rossi" w:id="102" w:date="2026-09-22T06:56:59Z">
                <w:sdt>
                  <w:sdtPr>
                    <w:id w:val="-1295774218"/>
                    <w:tag w:val="goog_rdk_2124"/>
                  </w:sdtPr>
                  <w:sdtContent>
                    <w:del w:author="Nivesh" w:id="19" w:date="2026-09-25T10:03:37Z"/>
                  </w:sdtContent>
                </w:sdt>
              </w:ins>
              <w:sdt>
                <w:sdtPr>
                  <w:id w:val="1078987946"/>
                  <w:tag w:val="goog_rdk_21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**Generate a new key**: Create a replacement key in Google AI Studio or the Cloud Console.</w:delText>
                      </w:r>
                    </w:del>
                  </w:ins>
                </w:sdtContent>
              </w:sdt>
              <w:ins w:author="Rossi Rossi" w:id="102" w:date="2026-09-22T06:56:59Z">
                <w:del w:author="Nivesh" w:id="19" w:date="2026-09-25T10:03:37Z"/>
              </w:ins>
            </w:sdtContent>
          </w:sdt>
        </w:p>
      </w:sdtContent>
    </w:sdt>
    <w:sdt>
      <w:sdtPr>
        <w:id w:val="1257731244"/>
        <w:tag w:val="goog_rdk_2130"/>
      </w:sdtPr>
      <w:sdtContent>
        <w:p w:rsidR="00000000" w:rsidDel="00000000" w:rsidP="00000000" w:rsidRDefault="00000000" w:rsidRPr="00000000" w14:paraId="000001B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04305926"/>
              <w:tag w:val="goog_rdk_2127"/>
            </w:sdtPr>
            <w:sdtContent>
              <w:ins w:author="Rossi Rossi" w:id="102" w:date="2026-09-22T06:56:59Z">
                <w:sdt>
                  <w:sdtPr>
                    <w:id w:val="256808640"/>
                    <w:tag w:val="goog_rdk_2128"/>
                  </w:sdtPr>
                  <w:sdtContent>
                    <w:del w:author="Nivesh" w:id="19" w:date="2026-09-25T10:03:37Z"/>
                  </w:sdtContent>
                </w:sdt>
              </w:ins>
              <w:sdt>
                <w:sdtPr>
                  <w:id w:val="1954019168"/>
                  <w:tag w:val="goog_rdk_21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**Update your application**: Deploy your code using the new key.</w:delText>
                      </w:r>
                    </w:del>
                  </w:ins>
                </w:sdtContent>
              </w:sdt>
              <w:ins w:author="Rossi Rossi" w:id="102" w:date="2026-09-22T06:56:59Z">
                <w:del w:author="Nivesh" w:id="19" w:date="2026-09-25T10:03:37Z"/>
              </w:ins>
            </w:sdtContent>
          </w:sdt>
        </w:p>
      </w:sdtContent>
    </w:sdt>
    <w:sdt>
      <w:sdtPr>
        <w:id w:val="-73254628"/>
        <w:tag w:val="goog_rdk_2134"/>
      </w:sdtPr>
      <w:sdtContent>
        <w:p w:rsidR="00000000" w:rsidDel="00000000" w:rsidP="00000000" w:rsidRDefault="00000000" w:rsidRPr="00000000" w14:paraId="000001B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41170038"/>
              <w:tag w:val="goog_rdk_2131"/>
            </w:sdtPr>
            <w:sdtContent>
              <w:ins w:author="Rossi Rossi" w:id="102" w:date="2026-09-22T06:56:59Z">
                <w:sdt>
                  <w:sdtPr>
                    <w:id w:val="-13267148"/>
                    <w:tag w:val="goog_rdk_2132"/>
                  </w:sdtPr>
                  <w:sdtContent>
                    <w:del w:author="Nivesh" w:id="19" w:date="2026-09-25T10:03:37Z"/>
                  </w:sdtContent>
                </w:sdt>
              </w:ins>
              <w:sdt>
                <w:sdtPr>
                  <w:id w:val="569767534"/>
                  <w:tag w:val="goog_rdk_21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**Disable or delete the compromised key**: Disable the leaked key in the Cloud Console once the new key is verified. Do not delete the old key until the new key is fully active to avoid application downtime.</w:delText>
                      </w:r>
                    </w:del>
                  </w:ins>
                </w:sdtContent>
              </w:sdt>
              <w:ins w:author="Rossi Rossi" w:id="102" w:date="2026-09-22T06:56:59Z">
                <w:del w:author="Nivesh" w:id="19" w:date="2026-09-25T10:03:37Z"/>
              </w:ins>
            </w:sdtContent>
          </w:sdt>
        </w:p>
      </w:sdtContent>
    </w:sdt>
    <w:sdt>
      <w:sdtPr>
        <w:id w:val="803883708"/>
        <w:tag w:val="goog_rdk_2138"/>
      </w:sdtPr>
      <w:sdtContent>
        <w:p w:rsidR="00000000" w:rsidDel="00000000" w:rsidP="00000000" w:rsidRDefault="00000000" w:rsidRPr="00000000" w14:paraId="000001B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97779087"/>
              <w:tag w:val="goog_rdk_2135"/>
            </w:sdtPr>
            <w:sdtContent>
              <w:ins w:author="Rossi Rossi" w:id="102" w:date="2026-09-22T06:56:59Z">
                <w:sdt>
                  <w:sdtPr>
                    <w:id w:val="400903856"/>
                    <w:tag w:val="goog_rdk_2136"/>
                  </w:sdtPr>
                  <w:sdtContent>
                    <w:del w:author="Nivesh" w:id="19" w:date="2026-09-25T10:03:37Z"/>
                  </w:sdtContent>
                </w:sdt>
              </w:ins>
              <w:sdt>
                <w:sdtPr>
                  <w:id w:val="-360217877"/>
                  <w:tag w:val="goog_rdk_21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**Audit usage**: Check billing logs and API usage in the Google Cloud Console to identify unauthorized activity.</w:delText>
                      </w:r>
                    </w:del>
                  </w:ins>
                </w:sdtContent>
              </w:sdt>
              <w:ins w:author="Rossi Rossi" w:id="102" w:date="2026-09-22T06:56:59Z">
                <w:del w:author="Nivesh" w:id="19" w:date="2026-09-25T10:03:37Z"/>
              </w:ins>
            </w:sdtContent>
          </w:sdt>
        </w:p>
      </w:sdtContent>
    </w:sdt>
    <w:sdt>
      <w:sdtPr>
        <w:id w:val="-1741188733"/>
        <w:tag w:val="goog_rdk_2144"/>
      </w:sdtPr>
      <w:sdtContent>
        <w:p w:rsidR="00000000" w:rsidDel="00000000" w:rsidP="00000000" w:rsidRDefault="00000000" w:rsidRPr="00000000" w14:paraId="000001B6">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1651174418"/>
              <w:tag w:val="goog_rdk_2141"/>
            </w:sdtPr>
            <w:sdtContent>
              <w:ins w:author="Abinaya Saravanan" w:id="116" w:date="2026-09-23T05:19:12Z">
                <w:sdt>
                  <w:sdtPr>
                    <w:id w:val="-1955131614"/>
                    <w:tag w:val="goog_rdk_2142"/>
                  </w:sdtPr>
                  <w:sdtContent>
                    <w:del w:author="Nivesh" w:id="19" w:date="2026-09-25T10:03:37Z"/>
                  </w:sdtContent>
                </w:sdt>
              </w:ins>
              <w:sdt>
                <w:sdtPr>
                  <w:id w:val="-1840928933"/>
                  <w:tag w:val="goog_rdk_2143"/>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16" w:date="2026-09-23T05:19:12Z">
                <w:del w:author="Nivesh" w:id="19" w:date="2026-09-25T10:03:37Z"/>
              </w:ins>
            </w:sdtContent>
          </w:sdt>
        </w:p>
      </w:sdtContent>
    </w:sdt>
    <w:sdt>
      <w:sdtPr>
        <w:id w:val="178394548"/>
        <w:tag w:val="goog_rdk_2148"/>
      </w:sdtPr>
      <w:sdtContent>
        <w:p w:rsidR="00000000" w:rsidDel="00000000" w:rsidP="00000000" w:rsidRDefault="00000000" w:rsidRPr="00000000" w14:paraId="000001B7">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843525147"/>
              <w:tag w:val="goog_rdk_2145"/>
            </w:sdtPr>
            <w:sdtContent>
              <w:ins w:author="Abinaya Saravanan" w:id="116" w:date="2026-09-23T05:19:12Z">
                <w:sdt>
                  <w:sdtPr>
                    <w:id w:val="268730832"/>
                    <w:tag w:val="goog_rdk_2146"/>
                  </w:sdtPr>
                  <w:sdtContent>
                    <w:del w:author="Nivesh" w:id="19" w:date="2026-09-25T10:03:37Z"/>
                  </w:sdtContent>
                </w:sdt>
              </w:ins>
              <w:sdt>
                <w:sdtPr>
                  <w:id w:val="-1427193569"/>
                  <w:tag w:val="goog_rdk_2147"/>
                </w:sdtPr>
                <w:sdtContent>
                  <w:ins w:author="Abinaya Saravanan" w:id="116" w:date="2026-09-23T05:19:12Z">
                    <w:del w:author="Nivesh" w:id="19" w:date="2026-09-25T10:03:37Z">
                      <w:r w:rsidDel="00000000" w:rsidR="00000000" w:rsidRPr="00000000">
                        <w:rPr>
                          <w:rtl w:val="0"/>
                        </w:rPr>
                      </w:r>
                    </w:del>
                  </w:ins>
                </w:sdtContent>
              </w:sdt>
              <w:ins w:author="Abinaya Saravanan" w:id="116" w:date="2026-09-23T05:19:12Z">
                <w:del w:author="Nivesh" w:id="19" w:date="2026-09-25T10:03:37Z"/>
              </w:ins>
            </w:sdtContent>
          </w:sdt>
        </w:p>
      </w:sdtContent>
    </w:sdt>
    <w:sdt>
      <w:sdtPr>
        <w:id w:val="1521463845"/>
        <w:tag w:val="goog_rdk_2152"/>
      </w:sdtPr>
      <w:sdtContent>
        <w:p w:rsidR="00000000" w:rsidDel="00000000" w:rsidP="00000000" w:rsidRDefault="00000000" w:rsidRPr="00000000" w14:paraId="000001B8">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506021444"/>
              <w:tag w:val="goog_rdk_2149"/>
            </w:sdtPr>
            <w:sdtContent>
              <w:ins w:author="Abinaya Saravanan" w:id="116" w:date="2026-09-23T05:19:12Z">
                <w:sdt>
                  <w:sdtPr>
                    <w:id w:val="1961368557"/>
                    <w:tag w:val="goog_rdk_2150"/>
                  </w:sdtPr>
                  <w:sdtContent>
                    <w:del w:author="Nivesh" w:id="19" w:date="2026-09-25T10:03:37Z"/>
                  </w:sdtContent>
                </w:sdt>
              </w:ins>
              <w:sdt>
                <w:sdtPr>
                  <w:id w:val="-283698562"/>
                  <w:tag w:val="goog_rdk_2151"/>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16" w:date="2026-09-23T05:19:12Z">
                <w:del w:author="Nivesh" w:id="19" w:date="2026-09-25T10:03:37Z"/>
              </w:ins>
            </w:sdtContent>
          </w:sdt>
        </w:p>
      </w:sdtContent>
    </w:sdt>
    <w:sdt>
      <w:sdtPr>
        <w:id w:val="1277999437"/>
        <w:tag w:val="goog_rdk_2156"/>
      </w:sdtPr>
      <w:sdtContent>
        <w:p w:rsidR="00000000" w:rsidDel="00000000" w:rsidP="00000000" w:rsidRDefault="00000000" w:rsidRPr="00000000" w14:paraId="000001B9">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690198483"/>
              <w:tag w:val="goog_rdk_2153"/>
            </w:sdtPr>
            <w:sdtContent>
              <w:ins w:author="Abinaya Saravanan" w:id="116" w:date="2026-09-23T05:19:12Z">
                <w:sdt>
                  <w:sdtPr>
                    <w:id w:val="1787929008"/>
                    <w:tag w:val="goog_rdk_2154"/>
                  </w:sdtPr>
                  <w:sdtContent>
                    <w:del w:author="Nivesh" w:id="19" w:date="2026-09-25T10:03:37Z"/>
                  </w:sdtContent>
                </w:sdt>
              </w:ins>
              <w:sdt>
                <w:sdtPr>
                  <w:id w:val="711931671"/>
                  <w:tag w:val="goog_rdk_2155"/>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16" w:date="2026-09-23T05:19:12Z">
                <w:del w:author="Nivesh" w:id="19" w:date="2026-09-25T10:03:37Z"/>
              </w:ins>
            </w:sdtContent>
          </w:sdt>
        </w:p>
      </w:sdtContent>
    </w:sdt>
    <w:sdt>
      <w:sdtPr>
        <w:id w:val="-2121166109"/>
        <w:tag w:val="goog_rdk_2160"/>
      </w:sdtPr>
      <w:sdtContent>
        <w:p w:rsidR="00000000" w:rsidDel="00000000" w:rsidP="00000000" w:rsidRDefault="00000000" w:rsidRPr="00000000" w14:paraId="000001BA">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640697783"/>
              <w:tag w:val="goog_rdk_2157"/>
            </w:sdtPr>
            <w:sdtContent>
              <w:ins w:author="Abinaya Saravanan" w:id="116" w:date="2026-09-23T05:19:12Z">
                <w:sdt>
                  <w:sdtPr>
                    <w:id w:val="1421814333"/>
                    <w:tag w:val="goog_rdk_2158"/>
                  </w:sdtPr>
                  <w:sdtContent>
                    <w:del w:author="Nivesh" w:id="19" w:date="2026-09-25T10:03:37Z"/>
                  </w:sdtContent>
                </w:sdt>
              </w:ins>
              <w:sdt>
                <w:sdtPr>
                  <w:id w:val="305164439"/>
                  <w:tag w:val="goog_rdk_2159"/>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16" w:date="2026-09-23T05:19:12Z">
                <w:del w:author="Nivesh" w:id="19" w:date="2026-09-25T10:03:37Z"/>
              </w:ins>
            </w:sdtContent>
          </w:sdt>
        </w:p>
      </w:sdtContent>
    </w:sdt>
    <w:sdt>
      <w:sdtPr>
        <w:id w:val="-1916437643"/>
        <w:tag w:val="goog_rdk_2164"/>
      </w:sdtPr>
      <w:sdtContent>
        <w:p w:rsidR="00000000" w:rsidDel="00000000" w:rsidP="00000000" w:rsidRDefault="00000000" w:rsidRPr="00000000" w14:paraId="000001BB">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1093661086"/>
              <w:tag w:val="goog_rdk_2161"/>
            </w:sdtPr>
            <w:sdtContent>
              <w:ins w:author="Abinaya Saravanan" w:id="116" w:date="2026-09-23T05:19:12Z">
                <w:sdt>
                  <w:sdtPr>
                    <w:id w:val="1653249281"/>
                    <w:tag w:val="goog_rdk_2162"/>
                  </w:sdtPr>
                  <w:sdtContent>
                    <w:del w:author="Nivesh" w:id="19" w:date="2026-09-25T10:03:37Z"/>
                  </w:sdtContent>
                </w:sdt>
              </w:ins>
              <w:sdt>
                <w:sdtPr>
                  <w:id w:val="63564254"/>
                  <w:tag w:val="goog_rdk_2163"/>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16" w:date="2026-09-23T05:19:12Z">
                <w:del w:author="Nivesh" w:id="19" w:date="2026-09-25T10:03:37Z"/>
              </w:ins>
            </w:sdtContent>
          </w:sdt>
        </w:p>
      </w:sdtContent>
    </w:sdt>
    <w:sdt>
      <w:sdtPr>
        <w:id w:val="1734590271"/>
        <w:tag w:val="goog_rdk_2168"/>
      </w:sdtPr>
      <w:sdtContent>
        <w:p w:rsidR="00000000" w:rsidDel="00000000" w:rsidP="00000000" w:rsidRDefault="00000000" w:rsidRPr="00000000" w14:paraId="000001BC">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1953948170"/>
              <w:tag w:val="goog_rdk_2165"/>
            </w:sdtPr>
            <w:sdtContent>
              <w:ins w:author="Abinaya Saravanan" w:id="116" w:date="2026-09-23T05:19:12Z">
                <w:sdt>
                  <w:sdtPr>
                    <w:id w:val="1206130493"/>
                    <w:tag w:val="goog_rdk_2166"/>
                  </w:sdtPr>
                  <w:sdtContent>
                    <w:del w:author="Nivesh" w:id="19" w:date="2026-09-25T10:03:37Z"/>
                  </w:sdtContent>
                </w:sdt>
              </w:ins>
              <w:sdt>
                <w:sdtPr>
                  <w:id w:val="874493910"/>
                  <w:tag w:val="goog_rdk_2167"/>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16" w:date="2026-09-23T05:19:12Z">
                <w:del w:author="Nivesh" w:id="19" w:date="2026-09-25T10:03:37Z"/>
              </w:ins>
            </w:sdtContent>
          </w:sdt>
        </w:p>
      </w:sdtContent>
    </w:sdt>
    <w:sdt>
      <w:sdtPr>
        <w:id w:val="-239144884"/>
        <w:tag w:val="goog_rdk_2172"/>
      </w:sdtPr>
      <w:sdtContent>
        <w:p w:rsidR="00000000" w:rsidDel="00000000" w:rsidP="00000000" w:rsidRDefault="00000000" w:rsidRPr="00000000" w14:paraId="000001BD">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571734705"/>
              <w:tag w:val="goog_rdk_2169"/>
            </w:sdtPr>
            <w:sdtContent>
              <w:ins w:author="Abinaya Saravanan" w:id="116" w:date="2026-09-23T05:19:12Z">
                <w:sdt>
                  <w:sdtPr>
                    <w:id w:val="607246294"/>
                    <w:tag w:val="goog_rdk_2170"/>
                  </w:sdtPr>
                  <w:sdtContent>
                    <w:del w:author="Nivesh" w:id="19" w:date="2026-09-25T10:03:37Z"/>
                  </w:sdtContent>
                </w:sdt>
              </w:ins>
              <w:sdt>
                <w:sdtPr>
                  <w:id w:val="1303027485"/>
                  <w:tag w:val="goog_rdk_2171"/>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16" w:date="2026-09-23T05:19:12Z">
                <w:del w:author="Nivesh" w:id="19" w:date="2026-09-25T10:03:37Z"/>
              </w:ins>
            </w:sdtContent>
          </w:sdt>
        </w:p>
      </w:sdtContent>
    </w:sdt>
    <w:sdt>
      <w:sdtPr>
        <w:id w:val="-1882926798"/>
        <w:tag w:val="goog_rdk_2176"/>
      </w:sdtPr>
      <w:sdtContent>
        <w:p w:rsidR="00000000" w:rsidDel="00000000" w:rsidP="00000000" w:rsidRDefault="00000000" w:rsidRPr="00000000" w14:paraId="000001BE">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345064031"/>
              <w:tag w:val="goog_rdk_2173"/>
            </w:sdtPr>
            <w:sdtContent>
              <w:ins w:author="Abinaya Saravanan" w:id="116" w:date="2026-09-23T05:19:12Z">
                <w:sdt>
                  <w:sdtPr>
                    <w:id w:val="-250880793"/>
                    <w:tag w:val="goog_rdk_2174"/>
                  </w:sdtPr>
                  <w:sdtContent>
                    <w:del w:author="Nivesh" w:id="19" w:date="2026-09-25T10:03:37Z"/>
                  </w:sdtContent>
                </w:sdt>
              </w:ins>
              <w:sdt>
                <w:sdtPr>
                  <w:id w:val="-180879309"/>
                  <w:tag w:val="goog_rdk_2175"/>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16" w:date="2026-09-23T05:19:12Z">
                <w:del w:author="Nivesh" w:id="19" w:date="2026-09-25T10:03:37Z"/>
              </w:ins>
            </w:sdtContent>
          </w:sdt>
        </w:p>
      </w:sdtContent>
    </w:sdt>
    <w:sdt>
      <w:sdtPr>
        <w:id w:val="-735514851"/>
        <w:tag w:val="goog_rdk_2180"/>
      </w:sdtPr>
      <w:sdtContent>
        <w:p w:rsidR="00000000" w:rsidDel="00000000" w:rsidP="00000000" w:rsidRDefault="00000000" w:rsidRPr="00000000" w14:paraId="000001BF">
          <w:pPr>
            <w:numPr>
              <w:ilvl w:val="1"/>
              <w:numId w:val="2"/>
            </w:numPr>
            <w:ind w:left="502" w:hanging="360"/>
            <w:rPr>
              <w:ins w:author="Abinaya Saravanan" w:id="116" w:date="2026-09-23T05:19:12Z"/>
              <w:del w:author="Nivesh" w:id="19" w:date="2026-09-25T10:03:37Z"/>
            </w:rPr>
            <w:pPrChange w:author="FATHIMA RAIHANA A S" w:id="0" w:date="2026-09-25T17:38:39Z">
              <w:pPr>
                <w:numPr>
                  <w:ilvl w:val="1"/>
                  <w:numId w:val="9"/>
                </w:numPr>
                <w:ind w:left="502" w:hanging="360"/>
              </w:pPr>
            </w:pPrChange>
          </w:pPr>
          <w:sdt>
            <w:sdtPr>
              <w:id w:val="2006286931"/>
              <w:tag w:val="goog_rdk_2177"/>
            </w:sdtPr>
            <w:sdtContent>
              <w:ins w:author="Abinaya Saravanan" w:id="116" w:date="2026-09-23T05:19:12Z">
                <w:sdt>
                  <w:sdtPr>
                    <w:id w:val="-484000616"/>
                    <w:tag w:val="goog_rdk_2178"/>
                  </w:sdtPr>
                  <w:sdtContent>
                    <w:del w:author="Nivesh" w:id="19" w:date="2026-09-25T10:03:37Z"/>
                  </w:sdtContent>
                </w:sdt>
              </w:ins>
              <w:sdt>
                <w:sdtPr>
                  <w:id w:val="-273232333"/>
                  <w:tag w:val="goog_rdk_2179"/>
                </w:sdtPr>
                <w:sdtContent>
                  <w:ins w:author="Abinaya Saravanan" w:id="116" w:date="2026-09-23T05:19:1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16" w:date="2026-09-23T05:19:12Z">
                <w:del w:author="Nivesh" w:id="19" w:date="2026-09-25T10:03:37Z"/>
              </w:ins>
            </w:sdtContent>
          </w:sdt>
        </w:p>
      </w:sdtContent>
    </w:sdt>
    <w:sdt>
      <w:sdtPr>
        <w:id w:val="522787892"/>
        <w:tag w:val="goog_rdk_2186"/>
      </w:sdtPr>
      <w:sdtContent>
        <w:p w:rsidR="00000000" w:rsidDel="00000000" w:rsidP="00000000" w:rsidRDefault="00000000" w:rsidRPr="00000000" w14:paraId="000001C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15632388"/>
              <w:tag w:val="goog_rdk_2183"/>
            </w:sdtPr>
            <w:sdtContent>
              <w:ins w:author="Rossi Rossi" w:id="102" w:date="2026-09-22T06:56:59Z">
                <w:sdt>
                  <w:sdtPr>
                    <w:id w:val="1821726870"/>
                    <w:tag w:val="goog_rdk_2184"/>
                  </w:sdtPr>
                  <w:sdtContent>
                    <w:del w:author="Nivesh" w:id="19" w:date="2026-09-25T10:03:37Z"/>
                  </w:sdtContent>
                </w:sdt>
              </w:ins>
              <w:sdt>
                <w:sdtPr>
                  <w:id w:val="398470238"/>
                  <w:tag w:val="goog_rdk_21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05261507"/>
        <w:tag w:val="goog_rdk_2190"/>
      </w:sdtPr>
      <w:sdtContent>
        <w:p w:rsidR="00000000" w:rsidDel="00000000" w:rsidP="00000000" w:rsidRDefault="00000000" w:rsidRPr="00000000" w14:paraId="000001C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69537825"/>
              <w:tag w:val="goog_rdk_2187"/>
            </w:sdtPr>
            <w:sdtContent>
              <w:ins w:author="Rossi Rossi" w:id="102" w:date="2026-09-22T06:56:59Z">
                <w:sdt>
                  <w:sdtPr>
                    <w:id w:val="2063876676"/>
                    <w:tag w:val="goog_rdk_2188"/>
                  </w:sdtPr>
                  <w:sdtContent>
                    <w:del w:author="Nivesh" w:id="19" w:date="2026-09-25T10:03:37Z"/>
                  </w:sdtContent>
                </w:sdt>
              </w:ins>
              <w:sdt>
                <w:sdtPr>
                  <w:id w:val="1561954253"/>
                  <w:tag w:val="goog_rdk_21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Restricting and securing your keys</w:delText>
                      </w:r>
                    </w:del>
                  </w:ins>
                </w:sdtContent>
              </w:sdt>
              <w:ins w:author="Rossi Rossi" w:id="102" w:date="2026-09-22T06:56:59Z">
                <w:del w:author="Nivesh" w:id="19" w:date="2026-09-25T10:03:37Z"/>
              </w:ins>
            </w:sdtContent>
          </w:sdt>
        </w:p>
      </w:sdtContent>
    </w:sdt>
    <w:sdt>
      <w:sdtPr>
        <w:id w:val="-778414815"/>
        <w:tag w:val="goog_rdk_2194"/>
      </w:sdtPr>
      <w:sdtContent>
        <w:p w:rsidR="00000000" w:rsidDel="00000000" w:rsidP="00000000" w:rsidRDefault="00000000" w:rsidRPr="00000000" w14:paraId="000001C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51661809"/>
              <w:tag w:val="goog_rdk_2191"/>
            </w:sdtPr>
            <w:sdtContent>
              <w:ins w:author="Rossi Rossi" w:id="102" w:date="2026-09-22T06:56:59Z">
                <w:sdt>
                  <w:sdtPr>
                    <w:id w:val="-640287858"/>
                    <w:tag w:val="goog_rdk_2192"/>
                  </w:sdtPr>
                  <w:sdtContent>
                    <w:del w:author="Nivesh" w:id="19" w:date="2026-09-25T10:03:37Z"/>
                  </w:sdtContent>
                </w:sdt>
              </w:ins>
              <w:sdt>
                <w:sdtPr>
                  <w:id w:val="1281414073"/>
                  <w:tag w:val="goog_rdk_219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92143475"/>
        <w:tag w:val="goog_rdk_2198"/>
      </w:sdtPr>
      <w:sdtContent>
        <w:p w:rsidR="00000000" w:rsidDel="00000000" w:rsidP="00000000" w:rsidRDefault="00000000" w:rsidRPr="00000000" w14:paraId="000001C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52661963"/>
              <w:tag w:val="goog_rdk_2195"/>
            </w:sdtPr>
            <w:sdtContent>
              <w:ins w:author="Rossi Rossi" w:id="102" w:date="2026-09-22T06:56:59Z">
                <w:sdt>
                  <w:sdtPr>
                    <w:id w:val="-1664151147"/>
                    <w:tag w:val="goog_rdk_2196"/>
                  </w:sdtPr>
                  <w:sdtContent>
                    <w:del w:author="Nivesh" w:id="19" w:date="2026-09-25T10:03:37Z"/>
                  </w:sdtContent>
                </w:sdt>
              </w:ins>
              <w:sdt>
                <w:sdtPr>
                  <w:id w:val="-1502232263"/>
                  <w:tag w:val="goog_rdk_21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Adding restrictions to your API keys minimizes the potential damage if a key is</w:delText>
                      </w:r>
                    </w:del>
                  </w:ins>
                </w:sdtContent>
              </w:sdt>
              <w:ins w:author="Rossi Rossi" w:id="102" w:date="2026-09-22T06:56:59Z">
                <w:del w:author="Nivesh" w:id="19" w:date="2026-09-25T10:03:37Z"/>
              </w:ins>
            </w:sdtContent>
          </w:sdt>
        </w:p>
      </w:sdtContent>
    </w:sdt>
    <w:sdt>
      <w:sdtPr>
        <w:id w:val="1955175456"/>
        <w:tag w:val="goog_rdk_2202"/>
      </w:sdtPr>
      <w:sdtContent>
        <w:p w:rsidR="00000000" w:rsidDel="00000000" w:rsidP="00000000" w:rsidRDefault="00000000" w:rsidRPr="00000000" w14:paraId="000001C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87904471"/>
              <w:tag w:val="goog_rdk_2199"/>
            </w:sdtPr>
            <w:sdtContent>
              <w:ins w:author="Rossi Rossi" w:id="102" w:date="2026-09-22T06:56:59Z">
                <w:sdt>
                  <w:sdtPr>
                    <w:id w:val="28105796"/>
                    <w:tag w:val="goog_rdk_2200"/>
                  </w:sdtPr>
                  <w:sdtContent>
                    <w:del w:author="Nivesh" w:id="19" w:date="2026-09-25T10:03:37Z"/>
                  </w:sdtContent>
                </w:sdt>
              </w:ins>
              <w:sdt>
                <w:sdtPr>
                  <w:id w:val="1458147512"/>
                  <w:tag w:val="goog_rdk_22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compromised.</w:delText>
                      </w:r>
                    </w:del>
                  </w:ins>
                </w:sdtContent>
              </w:sdt>
              <w:ins w:author="Rossi Rossi" w:id="102" w:date="2026-09-22T06:56:59Z">
                <w:del w:author="Nivesh" w:id="19" w:date="2026-09-25T10:03:37Z"/>
              </w:ins>
            </w:sdtContent>
          </w:sdt>
        </w:p>
      </w:sdtContent>
    </w:sdt>
    <w:sdt>
      <w:sdtPr>
        <w:id w:val="-1980995321"/>
        <w:tag w:val="goog_rdk_2208"/>
      </w:sdtPr>
      <w:sdtContent>
        <w:p w:rsidR="00000000" w:rsidDel="00000000" w:rsidP="00000000" w:rsidRDefault="00000000" w:rsidRPr="00000000" w14:paraId="000001C5">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771195210"/>
              <w:tag w:val="goog_rdk_2205"/>
            </w:sdtPr>
            <w:sdtContent>
              <w:ins w:author="Abinaya Saravanan" w:id="117" w:date="2026-09-23T05:19:35Z">
                <w:sdt>
                  <w:sdtPr>
                    <w:id w:val="271917279"/>
                    <w:tag w:val="goog_rdk_2206"/>
                  </w:sdtPr>
                  <w:sdtContent>
                    <w:del w:author="Nivesh" w:id="19" w:date="2026-09-25T10:03:37Z"/>
                  </w:sdtContent>
                </w:sdt>
              </w:ins>
              <w:sdt>
                <w:sdtPr>
                  <w:id w:val="-1715698070"/>
                  <w:tag w:val="goog_rdk_2207"/>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17" w:date="2026-09-23T05:19:35Z">
                <w:del w:author="Nivesh" w:id="19" w:date="2026-09-25T10:03:37Z"/>
              </w:ins>
            </w:sdtContent>
          </w:sdt>
        </w:p>
      </w:sdtContent>
    </w:sdt>
    <w:sdt>
      <w:sdtPr>
        <w:id w:val="-750095004"/>
        <w:tag w:val="goog_rdk_2212"/>
      </w:sdtPr>
      <w:sdtContent>
        <w:p w:rsidR="00000000" w:rsidDel="00000000" w:rsidP="00000000" w:rsidRDefault="00000000" w:rsidRPr="00000000" w14:paraId="000001C6">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533951558"/>
              <w:tag w:val="goog_rdk_2209"/>
            </w:sdtPr>
            <w:sdtContent>
              <w:ins w:author="Abinaya Saravanan" w:id="117" w:date="2026-09-23T05:19:35Z">
                <w:sdt>
                  <w:sdtPr>
                    <w:id w:val="1167407306"/>
                    <w:tag w:val="goog_rdk_2210"/>
                  </w:sdtPr>
                  <w:sdtContent>
                    <w:del w:author="Nivesh" w:id="19" w:date="2026-09-25T10:03:37Z"/>
                  </w:sdtContent>
                </w:sdt>
              </w:ins>
              <w:sdt>
                <w:sdtPr>
                  <w:id w:val="-1149410518"/>
                  <w:tag w:val="goog_rdk_2211"/>
                </w:sdtPr>
                <w:sdtContent>
                  <w:ins w:author="Abinaya Saravanan" w:id="117" w:date="2026-09-23T05:19:35Z">
                    <w:del w:author="Nivesh" w:id="19" w:date="2026-09-25T10:03:37Z">
                      <w:r w:rsidDel="00000000" w:rsidR="00000000" w:rsidRPr="00000000">
                        <w:rPr>
                          <w:rtl w:val="0"/>
                        </w:rPr>
                      </w:r>
                    </w:del>
                  </w:ins>
                </w:sdtContent>
              </w:sdt>
              <w:ins w:author="Abinaya Saravanan" w:id="117" w:date="2026-09-23T05:19:35Z">
                <w:del w:author="Nivesh" w:id="19" w:date="2026-09-25T10:03:37Z"/>
              </w:ins>
            </w:sdtContent>
          </w:sdt>
        </w:p>
      </w:sdtContent>
    </w:sdt>
    <w:sdt>
      <w:sdtPr>
        <w:id w:val="806464270"/>
        <w:tag w:val="goog_rdk_2216"/>
      </w:sdtPr>
      <w:sdtContent>
        <w:p w:rsidR="00000000" w:rsidDel="00000000" w:rsidP="00000000" w:rsidRDefault="00000000" w:rsidRPr="00000000" w14:paraId="000001C7">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630070879"/>
              <w:tag w:val="goog_rdk_2213"/>
            </w:sdtPr>
            <w:sdtContent>
              <w:ins w:author="Abinaya Saravanan" w:id="117" w:date="2026-09-23T05:19:35Z">
                <w:sdt>
                  <w:sdtPr>
                    <w:id w:val="-750345705"/>
                    <w:tag w:val="goog_rdk_2214"/>
                  </w:sdtPr>
                  <w:sdtContent>
                    <w:del w:author="Nivesh" w:id="19" w:date="2026-09-25T10:03:37Z"/>
                  </w:sdtContent>
                </w:sdt>
              </w:ins>
              <w:sdt>
                <w:sdtPr>
                  <w:id w:val="1372289686"/>
                  <w:tag w:val="goog_rdk_2215"/>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17" w:date="2026-09-23T05:19:35Z">
                <w:del w:author="Nivesh" w:id="19" w:date="2026-09-25T10:03:37Z"/>
              </w:ins>
            </w:sdtContent>
          </w:sdt>
        </w:p>
      </w:sdtContent>
    </w:sdt>
    <w:sdt>
      <w:sdtPr>
        <w:id w:val="-1015884030"/>
        <w:tag w:val="goog_rdk_2220"/>
      </w:sdtPr>
      <w:sdtContent>
        <w:p w:rsidR="00000000" w:rsidDel="00000000" w:rsidP="00000000" w:rsidRDefault="00000000" w:rsidRPr="00000000" w14:paraId="000001C8">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292726648"/>
              <w:tag w:val="goog_rdk_2217"/>
            </w:sdtPr>
            <w:sdtContent>
              <w:ins w:author="Abinaya Saravanan" w:id="117" w:date="2026-09-23T05:19:35Z">
                <w:sdt>
                  <w:sdtPr>
                    <w:id w:val="1497083440"/>
                    <w:tag w:val="goog_rdk_2218"/>
                  </w:sdtPr>
                  <w:sdtContent>
                    <w:del w:author="Nivesh" w:id="19" w:date="2026-09-25T10:03:37Z"/>
                  </w:sdtContent>
                </w:sdt>
              </w:ins>
              <w:sdt>
                <w:sdtPr>
                  <w:id w:val="-2005767404"/>
                  <w:tag w:val="goog_rdk_2219"/>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17" w:date="2026-09-23T05:19:35Z">
                <w:del w:author="Nivesh" w:id="19" w:date="2026-09-25T10:03:37Z"/>
              </w:ins>
            </w:sdtContent>
          </w:sdt>
        </w:p>
      </w:sdtContent>
    </w:sdt>
    <w:sdt>
      <w:sdtPr>
        <w:id w:val="-34859916"/>
        <w:tag w:val="goog_rdk_2224"/>
      </w:sdtPr>
      <w:sdtContent>
        <w:p w:rsidR="00000000" w:rsidDel="00000000" w:rsidP="00000000" w:rsidRDefault="00000000" w:rsidRPr="00000000" w14:paraId="000001C9">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926281957"/>
              <w:tag w:val="goog_rdk_2221"/>
            </w:sdtPr>
            <w:sdtContent>
              <w:ins w:author="Abinaya Saravanan" w:id="117" w:date="2026-09-23T05:19:35Z">
                <w:sdt>
                  <w:sdtPr>
                    <w:id w:val="288813485"/>
                    <w:tag w:val="goog_rdk_2222"/>
                  </w:sdtPr>
                  <w:sdtContent>
                    <w:del w:author="Nivesh" w:id="19" w:date="2026-09-25T10:03:37Z"/>
                  </w:sdtContent>
                </w:sdt>
              </w:ins>
              <w:sdt>
                <w:sdtPr>
                  <w:id w:val="2014092639"/>
                  <w:tag w:val="goog_rdk_2223"/>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17" w:date="2026-09-23T05:19:35Z">
                <w:del w:author="Nivesh" w:id="19" w:date="2026-09-25T10:03:37Z"/>
              </w:ins>
            </w:sdtContent>
          </w:sdt>
        </w:p>
      </w:sdtContent>
    </w:sdt>
    <w:sdt>
      <w:sdtPr>
        <w:id w:val="1299172223"/>
        <w:tag w:val="goog_rdk_2228"/>
      </w:sdtPr>
      <w:sdtContent>
        <w:p w:rsidR="00000000" w:rsidDel="00000000" w:rsidP="00000000" w:rsidRDefault="00000000" w:rsidRPr="00000000" w14:paraId="000001CA">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59150953"/>
              <w:tag w:val="goog_rdk_2225"/>
            </w:sdtPr>
            <w:sdtContent>
              <w:ins w:author="Abinaya Saravanan" w:id="117" w:date="2026-09-23T05:19:35Z">
                <w:sdt>
                  <w:sdtPr>
                    <w:id w:val="1659369420"/>
                    <w:tag w:val="goog_rdk_2226"/>
                  </w:sdtPr>
                  <w:sdtContent>
                    <w:del w:author="Nivesh" w:id="19" w:date="2026-09-25T10:03:37Z"/>
                  </w:sdtContent>
                </w:sdt>
              </w:ins>
              <w:sdt>
                <w:sdtPr>
                  <w:id w:val="926259839"/>
                  <w:tag w:val="goog_rdk_2227"/>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17" w:date="2026-09-23T05:19:35Z">
                <w:del w:author="Nivesh" w:id="19" w:date="2026-09-25T10:03:37Z"/>
              </w:ins>
            </w:sdtContent>
          </w:sdt>
        </w:p>
      </w:sdtContent>
    </w:sdt>
    <w:sdt>
      <w:sdtPr>
        <w:id w:val="445905689"/>
        <w:tag w:val="goog_rdk_2238"/>
      </w:sdtPr>
      <w:sdtContent>
        <w:p w:rsidR="00000000" w:rsidDel="00000000" w:rsidP="00000000" w:rsidRDefault="00000000" w:rsidRPr="00000000" w14:paraId="000001CB">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025149535"/>
              <w:tag w:val="goog_rdk_2229"/>
            </w:sdtPr>
            <w:sdtContent>
              <w:ins w:author="Abinaya Saravanan" w:id="117" w:date="2026-09-23T05:19:35Z">
                <w:sdt>
                  <w:sdtPr>
                    <w:id w:val="2040787939"/>
                    <w:tag w:val="goog_rdk_2230"/>
                  </w:sdtPr>
                  <w:sdtContent>
                    <w:del w:author="Nivesh" w:id="19" w:date="2026-09-25T10:03:37Z"/>
                  </w:sdtContent>
                </w:sdt>
              </w:ins>
              <w:sdt>
                <w:sdtPr>
                  <w:id w:val="616916431"/>
                  <w:tag w:val="goog_rdk_2231"/>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17" w:date="2026-09-23T05:19:35Z">
                <w:del w:author="Nivesh" w:id="19" w:date="2026-09-25T10:03:37Z"/>
              </w:ins>
            </w:sdtContent>
          </w:sdt>
          <w:sdt>
            <w:sdtPr>
              <w:id w:val="-446996620"/>
              <w:tag w:val="goog_rdk_2232"/>
            </w:sdtPr>
            <w:sdtContent>
              <w:ins w:author="sabaRi" w:id="118" w:date="2026-09-26T16:20:42Z">
                <w:sdt>
                  <w:sdtPr>
                    <w:id w:val="1221415224"/>
                    <w:tag w:val="goog_rdk_2233"/>
                  </w:sdtPr>
                  <w:sdtContent>
                    <w:del w:author="Nivesh" w:id="19" w:date="2026-09-25T10:03:37Z"/>
                  </w:sdtContent>
                </w:sdt>
              </w:ins>
              <w:sdt>
                <w:sdtPr>
                  <w:id w:val="-709976091"/>
                  <w:tag w:val="goog_rdk_2234"/>
                </w:sdtPr>
                <w:sdtContent>
                  <w:ins w:author="sabaRi" w:id="118" w:date="2026-09-26T16:20:4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b</w:delText>
                      </w:r>
                    </w:del>
                  </w:ins>
                </w:sdtContent>
              </w:sdt>
              <w:ins w:author="sabaRi" w:id="118" w:date="2026-09-26T16:20:42Z">
                <w:del w:author="Nivesh" w:id="19" w:date="2026-09-25T10:03:37Z"/>
              </w:ins>
            </w:sdtContent>
          </w:sdt>
          <w:sdt>
            <w:sdtPr>
              <w:id w:val="581652392"/>
              <w:tag w:val="goog_rdk_2235"/>
            </w:sdtPr>
            <w:sdtContent>
              <w:ins w:author="Abinaya Saravanan" w:id="117" w:date="2026-09-23T05:19:35Z">
                <w:sdt>
                  <w:sdtPr>
                    <w:id w:val="805220615"/>
                    <w:tag w:val="goog_rdk_2236"/>
                  </w:sdtPr>
                  <w:sdtContent>
                    <w:del w:author="Nivesh" w:id="19" w:date="2026-09-25T10:03:37Z"/>
                  </w:sdtContent>
                </w:sdt>
              </w:ins>
              <w:sdt>
                <w:sdtPr>
                  <w:id w:val="627668644"/>
                  <w:tag w:val="goog_rdk_2237"/>
                </w:sdtPr>
                <w:sdtContent>
                  <w:ins w:author="Abinaya Saravanan" w:id="117" w:date="2026-09-23T05:19:35Z">
                    <w:del w:author="Nivesh" w:id="19" w:date="2026-09-25T10:03:37Z">
                      <w:r w:rsidDel="00000000" w:rsidR="00000000" w:rsidRPr="00000000">
                        <w:rPr>
                          <w:rtl w:val="0"/>
                        </w:rPr>
                      </w:r>
                    </w:del>
                  </w:ins>
                </w:sdtContent>
              </w:sdt>
              <w:ins w:author="Abinaya Saravanan" w:id="117" w:date="2026-09-23T05:19:35Z">
                <w:del w:author="Nivesh" w:id="19" w:date="2026-09-25T10:03:37Z"/>
              </w:ins>
            </w:sdtContent>
          </w:sdt>
        </w:p>
      </w:sdtContent>
    </w:sdt>
    <w:sdt>
      <w:sdtPr>
        <w:id w:val="1387807053"/>
        <w:tag w:val="goog_rdk_2242"/>
      </w:sdtPr>
      <w:sdtContent>
        <w:p w:rsidR="00000000" w:rsidDel="00000000" w:rsidP="00000000" w:rsidRDefault="00000000" w:rsidRPr="00000000" w14:paraId="000001CC">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78924087"/>
              <w:tag w:val="goog_rdk_2239"/>
            </w:sdtPr>
            <w:sdtContent>
              <w:ins w:author="Abinaya Saravanan" w:id="117" w:date="2026-09-23T05:19:35Z">
                <w:sdt>
                  <w:sdtPr>
                    <w:id w:val="51592140"/>
                    <w:tag w:val="goog_rdk_2240"/>
                  </w:sdtPr>
                  <w:sdtContent>
                    <w:del w:author="Nivesh" w:id="19" w:date="2026-09-25T10:03:37Z"/>
                  </w:sdtContent>
                </w:sdt>
              </w:ins>
              <w:sdt>
                <w:sdtPr>
                  <w:id w:val="1569532872"/>
                  <w:tag w:val="goog_rdk_2241"/>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17" w:date="2026-09-23T05:19:35Z">
                <w:del w:author="Nivesh" w:id="19" w:date="2026-09-25T10:03:37Z"/>
              </w:ins>
            </w:sdtContent>
          </w:sdt>
        </w:p>
      </w:sdtContent>
    </w:sdt>
    <w:sdt>
      <w:sdtPr>
        <w:id w:val="-1193616298"/>
        <w:tag w:val="goog_rdk_2246"/>
      </w:sdtPr>
      <w:sdtContent>
        <w:p w:rsidR="00000000" w:rsidDel="00000000" w:rsidP="00000000" w:rsidRDefault="00000000" w:rsidRPr="00000000" w14:paraId="000001CD">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1201929489"/>
              <w:tag w:val="goog_rdk_2243"/>
            </w:sdtPr>
            <w:sdtContent>
              <w:ins w:author="Abinaya Saravanan" w:id="117" w:date="2026-09-23T05:19:35Z">
                <w:sdt>
                  <w:sdtPr>
                    <w:id w:val="-890044403"/>
                    <w:tag w:val="goog_rdk_2244"/>
                  </w:sdtPr>
                  <w:sdtContent>
                    <w:del w:author="Nivesh" w:id="19" w:date="2026-09-25T10:03:37Z"/>
                  </w:sdtContent>
                </w:sdt>
              </w:ins>
              <w:sdt>
                <w:sdtPr>
                  <w:id w:val="1084020959"/>
                  <w:tag w:val="goog_rdk_2245"/>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17" w:date="2026-09-23T05:19:35Z">
                <w:del w:author="Nivesh" w:id="19" w:date="2026-09-25T10:03:37Z"/>
              </w:ins>
            </w:sdtContent>
          </w:sdt>
        </w:p>
      </w:sdtContent>
    </w:sdt>
    <w:sdt>
      <w:sdtPr>
        <w:id w:val="2007082076"/>
        <w:tag w:val="goog_rdk_2250"/>
      </w:sdtPr>
      <w:sdtContent>
        <w:p w:rsidR="00000000" w:rsidDel="00000000" w:rsidP="00000000" w:rsidRDefault="00000000" w:rsidRPr="00000000" w14:paraId="000001CE">
          <w:pPr>
            <w:numPr>
              <w:ilvl w:val="1"/>
              <w:numId w:val="2"/>
            </w:numPr>
            <w:ind w:left="502" w:hanging="360"/>
            <w:rPr>
              <w:ins w:author="Abinaya Saravanan" w:id="117" w:date="2026-09-23T05:19:35Z"/>
              <w:del w:author="Nivesh" w:id="19" w:date="2026-09-25T10:03:37Z"/>
            </w:rPr>
            <w:pPrChange w:author="FATHIMA RAIHANA A S" w:id="0" w:date="2026-09-25T17:38:39Z">
              <w:pPr>
                <w:numPr>
                  <w:ilvl w:val="1"/>
                  <w:numId w:val="9"/>
                </w:numPr>
                <w:ind w:left="502" w:hanging="360"/>
              </w:pPr>
            </w:pPrChange>
          </w:pPr>
          <w:sdt>
            <w:sdtPr>
              <w:id w:val="362592241"/>
              <w:tag w:val="goog_rdk_2247"/>
            </w:sdtPr>
            <w:sdtContent>
              <w:ins w:author="Abinaya Saravanan" w:id="117" w:date="2026-09-23T05:19:35Z">
                <w:sdt>
                  <w:sdtPr>
                    <w:id w:val="347429165"/>
                    <w:tag w:val="goog_rdk_2248"/>
                  </w:sdtPr>
                  <w:sdtContent>
                    <w:del w:author="Nivesh" w:id="19" w:date="2026-09-25T10:03:37Z"/>
                  </w:sdtContent>
                </w:sdt>
              </w:ins>
              <w:sdt>
                <w:sdtPr>
                  <w:id w:val="-1484536837"/>
                  <w:tag w:val="goog_rdk_2249"/>
                </w:sdtPr>
                <w:sdtContent>
                  <w:ins w:author="Abinaya Saravanan" w:id="117" w:date="2026-09-23T05:19:3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17" w:date="2026-09-23T05:19:35Z">
                <w:del w:author="Nivesh" w:id="19" w:date="2026-09-25T10:03:37Z"/>
              </w:ins>
            </w:sdtContent>
          </w:sdt>
        </w:p>
      </w:sdtContent>
    </w:sdt>
    <w:sdt>
      <w:sdtPr>
        <w:id w:val="-1721599794"/>
        <w:tag w:val="goog_rdk_2256"/>
      </w:sdtPr>
      <w:sdtContent>
        <w:p w:rsidR="00000000" w:rsidDel="00000000" w:rsidP="00000000" w:rsidRDefault="00000000" w:rsidRPr="00000000" w14:paraId="000001C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95986658"/>
              <w:tag w:val="goog_rdk_2253"/>
            </w:sdtPr>
            <w:sdtContent>
              <w:ins w:author="Rossi Rossi" w:id="102" w:date="2026-09-22T06:56:59Z">
                <w:sdt>
                  <w:sdtPr>
                    <w:id w:val="116886970"/>
                    <w:tag w:val="goog_rdk_2254"/>
                  </w:sdtPr>
                  <w:sdtContent>
                    <w:del w:author="Nivesh" w:id="19" w:date="2026-09-25T10:03:37Z"/>
                  </w:sdtContent>
                </w:sdt>
              </w:ins>
              <w:sdt>
                <w:sdtPr>
                  <w:id w:val="-280503174"/>
                  <w:tag w:val="goog_rdk_225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29297906"/>
        <w:tag w:val="goog_rdk_2260"/>
      </w:sdtPr>
      <w:sdtContent>
        <w:p w:rsidR="00000000" w:rsidDel="00000000" w:rsidP="00000000" w:rsidRDefault="00000000" w:rsidRPr="00000000" w14:paraId="000001D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33453435"/>
              <w:tag w:val="goog_rdk_2257"/>
            </w:sdtPr>
            <w:sdtContent>
              <w:ins w:author="Rossi Rossi" w:id="102" w:date="2026-09-22T06:56:59Z">
                <w:sdt>
                  <w:sdtPr>
                    <w:id w:val="-1703073351"/>
                    <w:tag w:val="goog_rdk_2258"/>
                  </w:sdtPr>
                  <w:sdtContent>
                    <w:del w:author="Nivesh" w:id="19" w:date="2026-09-25T10:03:37Z"/>
                  </w:sdtContent>
                </w:sdt>
              </w:ins>
              <w:sdt>
                <w:sdtPr>
                  <w:id w:val="-416006601"/>
                  <w:tag w:val="goog_rdk_225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Apply request origin restrictions</w:delText>
                      </w:r>
                    </w:del>
                  </w:ins>
                </w:sdtContent>
              </w:sdt>
              <w:ins w:author="Rossi Rossi" w:id="102" w:date="2026-09-22T06:56:59Z">
                <w:del w:author="Nivesh" w:id="19" w:date="2026-09-25T10:03:37Z"/>
              </w:ins>
            </w:sdtContent>
          </w:sdt>
        </w:p>
      </w:sdtContent>
    </w:sdt>
    <w:sdt>
      <w:sdtPr>
        <w:id w:val="-149007145"/>
        <w:tag w:val="goog_rdk_2264"/>
      </w:sdtPr>
      <w:sdtContent>
        <w:p w:rsidR="00000000" w:rsidDel="00000000" w:rsidP="00000000" w:rsidRDefault="00000000" w:rsidRPr="00000000" w14:paraId="000001D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49483027"/>
              <w:tag w:val="goog_rdk_2261"/>
            </w:sdtPr>
            <w:sdtContent>
              <w:ins w:author="Rossi Rossi" w:id="102" w:date="2026-09-22T06:56:59Z">
                <w:sdt>
                  <w:sdtPr>
                    <w:id w:val="169381960"/>
                    <w:tag w:val="goog_rdk_2262"/>
                  </w:sdtPr>
                  <w:sdtContent>
                    <w:del w:author="Nivesh" w:id="19" w:date="2026-09-25T10:03:37Z"/>
                  </w:sdtContent>
                </w:sdt>
              </w:ins>
              <w:sdt>
                <w:sdtPr>
                  <w:id w:val="-1292459416"/>
                  <w:tag w:val="goog_rdk_226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21359477"/>
        <w:tag w:val="goog_rdk_2268"/>
      </w:sdtPr>
      <w:sdtContent>
        <w:p w:rsidR="00000000" w:rsidDel="00000000" w:rsidP="00000000" w:rsidRDefault="00000000" w:rsidRPr="00000000" w14:paraId="000001D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23943477"/>
              <w:tag w:val="goog_rdk_2265"/>
            </w:sdtPr>
            <w:sdtContent>
              <w:ins w:author="Rossi Rossi" w:id="102" w:date="2026-09-22T06:56:59Z">
                <w:sdt>
                  <w:sdtPr>
                    <w:id w:val="-1017083609"/>
                    <w:tag w:val="goog_rdk_2266"/>
                  </w:sdtPr>
                  <w:sdtContent>
                    <w:del w:author="Nivesh" w:id="19" w:date="2026-09-25T10:03:37Z"/>
                  </w:sdtContent>
                </w:sdt>
              </w:ins>
              <w:sdt>
                <w:sdtPr>
                  <w:id w:val="1103064196"/>
                  <w:tag w:val="goog_rdk_226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Origin restrictions limit which IP addresses, websites, or applications can use</w:delText>
                      </w:r>
                    </w:del>
                  </w:ins>
                </w:sdtContent>
              </w:sdt>
              <w:ins w:author="Rossi Rossi" w:id="102" w:date="2026-09-22T06:56:59Z">
                <w:del w:author="Nivesh" w:id="19" w:date="2026-09-25T10:03:37Z"/>
              </w:ins>
            </w:sdtContent>
          </w:sdt>
        </w:p>
      </w:sdtContent>
    </w:sdt>
    <w:sdt>
      <w:sdtPr>
        <w:id w:val="-1582206389"/>
        <w:tag w:val="goog_rdk_2272"/>
      </w:sdtPr>
      <w:sdtContent>
        <w:p w:rsidR="00000000" w:rsidDel="00000000" w:rsidP="00000000" w:rsidRDefault="00000000" w:rsidRPr="00000000" w14:paraId="000001D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23339552"/>
              <w:tag w:val="goog_rdk_2269"/>
            </w:sdtPr>
            <w:sdtContent>
              <w:ins w:author="Rossi Rossi" w:id="102" w:date="2026-09-22T06:56:59Z">
                <w:sdt>
                  <w:sdtPr>
                    <w:id w:val="1749920655"/>
                    <w:tag w:val="goog_rdk_2270"/>
                  </w:sdtPr>
                  <w:sdtContent>
                    <w:del w:author="Nivesh" w:id="19" w:date="2026-09-25T10:03:37Z"/>
                  </w:sdtContent>
                </w:sdt>
              </w:ins>
              <w:sdt>
                <w:sdtPr>
                  <w:id w:val="867817167"/>
                  <w:tag w:val="goog_rdk_227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key.</w:delText>
                      </w:r>
                    </w:del>
                  </w:ins>
                </w:sdtContent>
              </w:sdt>
              <w:ins w:author="Rossi Rossi" w:id="102" w:date="2026-09-22T06:56:59Z">
                <w:del w:author="Nivesh" w:id="19" w:date="2026-09-25T10:03:37Z"/>
              </w:ins>
            </w:sdtContent>
          </w:sdt>
        </w:p>
      </w:sdtContent>
    </w:sdt>
    <w:sdt>
      <w:sdtPr>
        <w:id w:val="66917033"/>
        <w:tag w:val="goog_rdk_2276"/>
      </w:sdtPr>
      <w:sdtContent>
        <w:p w:rsidR="00000000" w:rsidDel="00000000" w:rsidP="00000000" w:rsidRDefault="00000000" w:rsidRPr="00000000" w14:paraId="000001D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8856252"/>
              <w:tag w:val="goog_rdk_2273"/>
            </w:sdtPr>
            <w:sdtContent>
              <w:ins w:author="Rossi Rossi" w:id="102" w:date="2026-09-22T06:56:59Z">
                <w:sdt>
                  <w:sdtPr>
                    <w:id w:val="155310511"/>
                    <w:tag w:val="goog_rdk_2274"/>
                  </w:sdtPr>
                  <w:sdtContent>
                    <w:del w:author="Nivesh" w:id="19" w:date="2026-09-25T10:03:37Z"/>
                  </w:sdtContent>
                </w:sdt>
              </w:ins>
              <w:sdt>
                <w:sdtPr>
                  <w:id w:val="-195748909"/>
                  <w:tag w:val="goog_rdk_227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41331204"/>
        <w:tag w:val="goog_rdk_2280"/>
      </w:sdtPr>
      <w:sdtContent>
        <w:p w:rsidR="00000000" w:rsidDel="00000000" w:rsidP="00000000" w:rsidRDefault="00000000" w:rsidRPr="00000000" w14:paraId="000001D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48131016"/>
              <w:tag w:val="goog_rdk_2277"/>
            </w:sdtPr>
            <w:sdtContent>
              <w:ins w:author="Rossi Rossi" w:id="102" w:date="2026-09-22T06:56:59Z">
                <w:sdt>
                  <w:sdtPr>
                    <w:id w:val="-490135857"/>
                    <w:tag w:val="goog_rdk_2278"/>
                  </w:sdtPr>
                  <w:sdtContent>
                    <w:del w:author="Nivesh" w:id="19" w:date="2026-09-25T10:03:37Z"/>
                  </w:sdtContent>
                </w:sdt>
              </w:ins>
              <w:sdt>
                <w:sdtPr>
                  <w:id w:val="-1850324046"/>
                  <w:tag w:val="goog_rdk_227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1757828372"/>
        <w:tag w:val="goog_rdk_2284"/>
      </w:sdtPr>
      <w:sdtContent>
        <w:p w:rsidR="00000000" w:rsidDel="00000000" w:rsidP="00000000" w:rsidRDefault="00000000" w:rsidRPr="00000000" w14:paraId="000001D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45744151"/>
              <w:tag w:val="goog_rdk_2281"/>
            </w:sdtPr>
            <w:sdtContent>
              <w:ins w:author="Rossi Rossi" w:id="102" w:date="2026-09-22T06:56:59Z">
                <w:sdt>
                  <w:sdtPr>
                    <w:id w:val="-44319919"/>
                    <w:tag w:val="goog_rdk_2282"/>
                  </w:sdtPr>
                  <w:sdtContent>
                    <w:del w:author="Nivesh" w:id="19" w:date="2026-09-25T10:03:37Z"/>
                  </w:sdtContent>
                </w:sdt>
              </w:ins>
              <w:sdt>
                <w:sdtPr>
                  <w:id w:val="1243015385"/>
                  <w:tag w:val="goog_rdk_228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Select your project, and click the name of the API key you want to restrict.</w:delText>
                      </w:r>
                    </w:del>
                  </w:ins>
                </w:sdtContent>
              </w:sdt>
              <w:ins w:author="Rossi Rossi" w:id="102" w:date="2026-09-22T06:56:59Z">
                <w:del w:author="Nivesh" w:id="19" w:date="2026-09-25T10:03:37Z"/>
              </w:ins>
            </w:sdtContent>
          </w:sdt>
        </w:p>
      </w:sdtContent>
    </w:sdt>
    <w:sdt>
      <w:sdtPr>
        <w:id w:val="-1741410247"/>
        <w:tag w:val="goog_rdk_2288"/>
      </w:sdtPr>
      <w:sdtContent>
        <w:p w:rsidR="00000000" w:rsidDel="00000000" w:rsidP="00000000" w:rsidRDefault="00000000" w:rsidRPr="00000000" w14:paraId="000001D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78010233"/>
              <w:tag w:val="goog_rdk_2285"/>
            </w:sdtPr>
            <w:sdtContent>
              <w:ins w:author="Rossi Rossi" w:id="102" w:date="2026-09-22T06:56:59Z">
                <w:sdt>
                  <w:sdtPr>
                    <w:id w:val="597444875"/>
                    <w:tag w:val="goog_rdk_2286"/>
                  </w:sdtPr>
                  <w:sdtContent>
                    <w:del w:author="Nivesh" w:id="19" w:date="2026-09-25T10:03:37Z"/>
                  </w:sdtContent>
                </w:sdt>
              </w:ins>
              <w:sdt>
                <w:sdtPr>
                  <w:id w:val="-480663197"/>
                  <w:tag w:val="goog_rdk_228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**Application restrictions** , select **IP addresses** (or the appropriate restriction type for your environment).</w:delText>
                      </w:r>
                    </w:del>
                  </w:ins>
                </w:sdtContent>
              </w:sdt>
              <w:ins w:author="Rossi Rossi" w:id="102" w:date="2026-09-22T06:56:59Z">
                <w:del w:author="Nivesh" w:id="19" w:date="2026-09-25T10:03:37Z"/>
              </w:ins>
            </w:sdtContent>
          </w:sdt>
        </w:p>
      </w:sdtContent>
    </w:sdt>
    <w:sdt>
      <w:sdtPr>
        <w:id w:val="1979944314"/>
        <w:tag w:val="goog_rdk_2292"/>
      </w:sdtPr>
      <w:sdtContent>
        <w:p w:rsidR="00000000" w:rsidDel="00000000" w:rsidP="00000000" w:rsidRDefault="00000000" w:rsidRPr="00000000" w14:paraId="000001D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27567945"/>
              <w:tag w:val="goog_rdk_2289"/>
            </w:sdtPr>
            <w:sdtContent>
              <w:ins w:author="Rossi Rossi" w:id="102" w:date="2026-09-22T06:56:59Z">
                <w:sdt>
                  <w:sdtPr>
                    <w:id w:val="-2023996243"/>
                    <w:tag w:val="goog_rdk_2290"/>
                  </w:sdtPr>
                  <w:sdtContent>
                    <w:del w:author="Nivesh" w:id="19" w:date="2026-09-25T10:03:37Z"/>
                  </w:sdtContent>
                </w:sdt>
              </w:ins>
              <w:sdt>
                <w:sdtPr>
                  <w:id w:val="1772090358"/>
                  <w:tag w:val="goog_rdk_229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Specify the allowed IP addresses or ranges, then click **Save**.</w:delText>
                      </w:r>
                    </w:del>
                  </w:ins>
                </w:sdtContent>
              </w:sdt>
              <w:ins w:author="Rossi Rossi" w:id="102" w:date="2026-09-22T06:56:59Z">
                <w:del w:author="Nivesh" w:id="19" w:date="2026-09-25T10:03:37Z"/>
              </w:ins>
            </w:sdtContent>
          </w:sdt>
        </w:p>
      </w:sdtContent>
    </w:sdt>
    <w:sdt>
      <w:sdtPr>
        <w:id w:val="310749642"/>
        <w:tag w:val="goog_rdk_2298"/>
      </w:sdtPr>
      <w:sdtContent>
        <w:p w:rsidR="00000000" w:rsidDel="00000000" w:rsidP="00000000" w:rsidRDefault="00000000" w:rsidRPr="00000000" w14:paraId="000001D9">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375913528"/>
              <w:tag w:val="goog_rdk_2295"/>
            </w:sdtPr>
            <w:sdtContent>
              <w:ins w:author="Abinaya Saravanan" w:id="119" w:date="2026-09-23T05:20:05Z">
                <w:sdt>
                  <w:sdtPr>
                    <w:id w:val="-582309244"/>
                    <w:tag w:val="goog_rdk_2296"/>
                  </w:sdtPr>
                  <w:sdtContent>
                    <w:del w:author="Nivesh" w:id="19" w:date="2026-09-25T10:03:37Z"/>
                  </w:sdtContent>
                </w:sdt>
              </w:ins>
              <w:sdt>
                <w:sdtPr>
                  <w:id w:val="-155786793"/>
                  <w:tag w:val="goog_rdk_2297"/>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19" w:date="2026-09-23T05:20:05Z">
                <w:del w:author="Nivesh" w:id="19" w:date="2026-09-25T10:03:37Z"/>
              </w:ins>
            </w:sdtContent>
          </w:sdt>
        </w:p>
      </w:sdtContent>
    </w:sdt>
    <w:sdt>
      <w:sdtPr>
        <w:id w:val="1702539221"/>
        <w:tag w:val="goog_rdk_2302"/>
      </w:sdtPr>
      <w:sdtContent>
        <w:p w:rsidR="00000000" w:rsidDel="00000000" w:rsidP="00000000" w:rsidRDefault="00000000" w:rsidRPr="00000000" w14:paraId="000001DA">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302738523"/>
              <w:tag w:val="goog_rdk_2299"/>
            </w:sdtPr>
            <w:sdtContent>
              <w:ins w:author="Abinaya Saravanan" w:id="119" w:date="2026-09-23T05:20:05Z">
                <w:sdt>
                  <w:sdtPr>
                    <w:id w:val="1223805690"/>
                    <w:tag w:val="goog_rdk_2300"/>
                  </w:sdtPr>
                  <w:sdtContent>
                    <w:del w:author="Nivesh" w:id="19" w:date="2026-09-25T10:03:37Z"/>
                  </w:sdtContent>
                </w:sdt>
              </w:ins>
              <w:sdt>
                <w:sdtPr>
                  <w:id w:val="1607167491"/>
                  <w:tag w:val="goog_rdk_2301"/>
                </w:sdtPr>
                <w:sdtContent>
                  <w:ins w:author="Abinaya Saravanan" w:id="119" w:date="2026-09-23T05:20:05Z">
                    <w:del w:author="Nivesh" w:id="19" w:date="2026-09-25T10:03:37Z">
                      <w:r w:rsidDel="00000000" w:rsidR="00000000" w:rsidRPr="00000000">
                        <w:rPr>
                          <w:rtl w:val="0"/>
                        </w:rPr>
                      </w:r>
                    </w:del>
                  </w:ins>
                </w:sdtContent>
              </w:sdt>
              <w:ins w:author="Abinaya Saravanan" w:id="119" w:date="2026-09-23T05:20:05Z">
                <w:del w:author="Nivesh" w:id="19" w:date="2026-09-25T10:03:37Z"/>
              </w:ins>
            </w:sdtContent>
          </w:sdt>
        </w:p>
      </w:sdtContent>
    </w:sdt>
    <w:sdt>
      <w:sdtPr>
        <w:id w:val="773927944"/>
        <w:tag w:val="goog_rdk_2306"/>
      </w:sdtPr>
      <w:sdtContent>
        <w:p w:rsidR="00000000" w:rsidDel="00000000" w:rsidP="00000000" w:rsidRDefault="00000000" w:rsidRPr="00000000" w14:paraId="000001DB">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1001721552"/>
              <w:tag w:val="goog_rdk_2303"/>
            </w:sdtPr>
            <w:sdtContent>
              <w:ins w:author="Abinaya Saravanan" w:id="119" w:date="2026-09-23T05:20:05Z">
                <w:sdt>
                  <w:sdtPr>
                    <w:id w:val="469184947"/>
                    <w:tag w:val="goog_rdk_2304"/>
                  </w:sdtPr>
                  <w:sdtContent>
                    <w:del w:author="Nivesh" w:id="19" w:date="2026-09-25T10:03:37Z"/>
                  </w:sdtContent>
                </w:sdt>
              </w:ins>
              <w:sdt>
                <w:sdtPr>
                  <w:id w:val="-981944048"/>
                  <w:tag w:val="goog_rdk_2305"/>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19" w:date="2026-09-23T05:20:05Z">
                <w:del w:author="Nivesh" w:id="19" w:date="2026-09-25T10:03:37Z"/>
              </w:ins>
            </w:sdtContent>
          </w:sdt>
        </w:p>
      </w:sdtContent>
    </w:sdt>
    <w:sdt>
      <w:sdtPr>
        <w:id w:val="1633523869"/>
        <w:tag w:val="goog_rdk_2310"/>
      </w:sdtPr>
      <w:sdtContent>
        <w:p w:rsidR="00000000" w:rsidDel="00000000" w:rsidP="00000000" w:rsidRDefault="00000000" w:rsidRPr="00000000" w14:paraId="000001DC">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55892388"/>
              <w:tag w:val="goog_rdk_2307"/>
            </w:sdtPr>
            <w:sdtContent>
              <w:ins w:author="Abinaya Saravanan" w:id="119" w:date="2026-09-23T05:20:05Z">
                <w:sdt>
                  <w:sdtPr>
                    <w:id w:val="1484918659"/>
                    <w:tag w:val="goog_rdk_2308"/>
                  </w:sdtPr>
                  <w:sdtContent>
                    <w:del w:author="Nivesh" w:id="19" w:date="2026-09-25T10:03:37Z"/>
                  </w:sdtContent>
                </w:sdt>
              </w:ins>
              <w:sdt>
                <w:sdtPr>
                  <w:id w:val="-1420104385"/>
                  <w:tag w:val="goog_rdk_2309"/>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19" w:date="2026-09-23T05:20:05Z">
                <w:del w:author="Nivesh" w:id="19" w:date="2026-09-25T10:03:37Z"/>
              </w:ins>
            </w:sdtContent>
          </w:sdt>
        </w:p>
      </w:sdtContent>
    </w:sdt>
    <w:sdt>
      <w:sdtPr>
        <w:id w:val="-420312767"/>
        <w:tag w:val="goog_rdk_2314"/>
      </w:sdtPr>
      <w:sdtContent>
        <w:p w:rsidR="00000000" w:rsidDel="00000000" w:rsidP="00000000" w:rsidRDefault="00000000" w:rsidRPr="00000000" w14:paraId="000001DD">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632842729"/>
              <w:tag w:val="goog_rdk_2311"/>
            </w:sdtPr>
            <w:sdtContent>
              <w:ins w:author="Abinaya Saravanan" w:id="119" w:date="2026-09-23T05:20:05Z">
                <w:sdt>
                  <w:sdtPr>
                    <w:id w:val="1685275343"/>
                    <w:tag w:val="goog_rdk_2312"/>
                  </w:sdtPr>
                  <w:sdtContent>
                    <w:del w:author="Nivesh" w:id="19" w:date="2026-09-25T10:03:37Z"/>
                  </w:sdtContent>
                </w:sdt>
              </w:ins>
              <w:sdt>
                <w:sdtPr>
                  <w:id w:val="-734030472"/>
                  <w:tag w:val="goog_rdk_2313"/>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19" w:date="2026-09-23T05:20:05Z">
                <w:del w:author="Nivesh" w:id="19" w:date="2026-09-25T10:03:37Z"/>
              </w:ins>
            </w:sdtContent>
          </w:sdt>
        </w:p>
      </w:sdtContent>
    </w:sdt>
    <w:sdt>
      <w:sdtPr>
        <w:id w:val="-913727386"/>
        <w:tag w:val="goog_rdk_2318"/>
      </w:sdtPr>
      <w:sdtContent>
        <w:p w:rsidR="00000000" w:rsidDel="00000000" w:rsidP="00000000" w:rsidRDefault="00000000" w:rsidRPr="00000000" w14:paraId="000001DE">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1750066355"/>
              <w:tag w:val="goog_rdk_2315"/>
            </w:sdtPr>
            <w:sdtContent>
              <w:ins w:author="Abinaya Saravanan" w:id="119" w:date="2026-09-23T05:20:05Z">
                <w:sdt>
                  <w:sdtPr>
                    <w:id w:val="-1158663048"/>
                    <w:tag w:val="goog_rdk_2316"/>
                  </w:sdtPr>
                  <w:sdtContent>
                    <w:del w:author="Nivesh" w:id="19" w:date="2026-09-25T10:03:37Z"/>
                  </w:sdtContent>
                </w:sdt>
              </w:ins>
              <w:sdt>
                <w:sdtPr>
                  <w:id w:val="1529386304"/>
                  <w:tag w:val="goog_rdk_2317"/>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19" w:date="2026-09-23T05:20:05Z">
                <w:del w:author="Nivesh" w:id="19" w:date="2026-09-25T10:03:37Z"/>
              </w:ins>
            </w:sdtContent>
          </w:sdt>
        </w:p>
      </w:sdtContent>
    </w:sdt>
    <w:sdt>
      <w:sdtPr>
        <w:id w:val="513360870"/>
        <w:tag w:val="goog_rdk_2322"/>
      </w:sdtPr>
      <w:sdtContent>
        <w:p w:rsidR="00000000" w:rsidDel="00000000" w:rsidP="00000000" w:rsidRDefault="00000000" w:rsidRPr="00000000" w14:paraId="000001DF">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467938409"/>
              <w:tag w:val="goog_rdk_2319"/>
            </w:sdtPr>
            <w:sdtContent>
              <w:ins w:author="Abinaya Saravanan" w:id="119" w:date="2026-09-23T05:20:05Z">
                <w:sdt>
                  <w:sdtPr>
                    <w:id w:val="-937589127"/>
                    <w:tag w:val="goog_rdk_2320"/>
                  </w:sdtPr>
                  <w:sdtContent>
                    <w:del w:author="Nivesh" w:id="19" w:date="2026-09-25T10:03:37Z"/>
                  </w:sdtContent>
                </w:sdt>
              </w:ins>
              <w:sdt>
                <w:sdtPr>
                  <w:id w:val="-264104752"/>
                  <w:tag w:val="goog_rdk_2321"/>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19" w:date="2026-09-23T05:20:05Z">
                <w:del w:author="Nivesh" w:id="19" w:date="2026-09-25T10:03:37Z"/>
              </w:ins>
            </w:sdtContent>
          </w:sdt>
        </w:p>
      </w:sdtContent>
    </w:sdt>
    <w:sdt>
      <w:sdtPr>
        <w:id w:val="1197949275"/>
        <w:tag w:val="goog_rdk_2326"/>
      </w:sdtPr>
      <w:sdtContent>
        <w:p w:rsidR="00000000" w:rsidDel="00000000" w:rsidP="00000000" w:rsidRDefault="00000000" w:rsidRPr="00000000" w14:paraId="000001E0">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457833146"/>
              <w:tag w:val="goog_rdk_2323"/>
            </w:sdtPr>
            <w:sdtContent>
              <w:ins w:author="Abinaya Saravanan" w:id="119" w:date="2026-09-23T05:20:05Z">
                <w:sdt>
                  <w:sdtPr>
                    <w:id w:val="1531287155"/>
                    <w:tag w:val="goog_rdk_2324"/>
                  </w:sdtPr>
                  <w:sdtContent>
                    <w:del w:author="Nivesh" w:id="19" w:date="2026-09-25T10:03:37Z"/>
                  </w:sdtContent>
                </w:sdt>
              </w:ins>
              <w:sdt>
                <w:sdtPr>
                  <w:id w:val="1983758937"/>
                  <w:tag w:val="goog_rdk_2325"/>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19" w:date="2026-09-23T05:20:05Z">
                <w:del w:author="Nivesh" w:id="19" w:date="2026-09-25T10:03:37Z"/>
              </w:ins>
            </w:sdtContent>
          </w:sdt>
        </w:p>
      </w:sdtContent>
    </w:sdt>
    <w:sdt>
      <w:sdtPr>
        <w:id w:val="487512493"/>
        <w:tag w:val="goog_rdk_2330"/>
      </w:sdtPr>
      <w:sdtContent>
        <w:p w:rsidR="00000000" w:rsidDel="00000000" w:rsidP="00000000" w:rsidRDefault="00000000" w:rsidRPr="00000000" w14:paraId="000001E1">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306060513"/>
              <w:tag w:val="goog_rdk_2327"/>
            </w:sdtPr>
            <w:sdtContent>
              <w:ins w:author="Abinaya Saravanan" w:id="119" w:date="2026-09-23T05:20:05Z">
                <w:sdt>
                  <w:sdtPr>
                    <w:id w:val="1134955748"/>
                    <w:tag w:val="goog_rdk_2328"/>
                  </w:sdtPr>
                  <w:sdtContent>
                    <w:del w:author="Nivesh" w:id="19" w:date="2026-09-25T10:03:37Z"/>
                  </w:sdtContent>
                </w:sdt>
              </w:ins>
              <w:sdt>
                <w:sdtPr>
                  <w:id w:val="-1665727700"/>
                  <w:tag w:val="goog_rdk_2329"/>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19" w:date="2026-09-23T05:20:05Z">
                <w:del w:author="Nivesh" w:id="19" w:date="2026-09-25T10:03:37Z"/>
              </w:ins>
            </w:sdtContent>
          </w:sdt>
        </w:p>
      </w:sdtContent>
    </w:sdt>
    <w:sdt>
      <w:sdtPr>
        <w:id w:val="-1921760527"/>
        <w:tag w:val="goog_rdk_2334"/>
      </w:sdtPr>
      <w:sdtContent>
        <w:p w:rsidR="00000000" w:rsidDel="00000000" w:rsidP="00000000" w:rsidRDefault="00000000" w:rsidRPr="00000000" w14:paraId="000001E2">
          <w:pPr>
            <w:numPr>
              <w:ilvl w:val="1"/>
              <w:numId w:val="2"/>
            </w:numPr>
            <w:ind w:left="502" w:hanging="360"/>
            <w:rPr>
              <w:ins w:author="Abinaya Saravanan" w:id="119" w:date="2026-09-23T05:20:05Z"/>
              <w:del w:author="Nivesh" w:id="19" w:date="2026-09-25T10:03:37Z"/>
            </w:rPr>
            <w:pPrChange w:author="FATHIMA RAIHANA A S" w:id="0" w:date="2026-09-25T17:38:39Z">
              <w:pPr>
                <w:numPr>
                  <w:ilvl w:val="1"/>
                  <w:numId w:val="9"/>
                </w:numPr>
                <w:ind w:left="502" w:hanging="360"/>
              </w:pPr>
            </w:pPrChange>
          </w:pPr>
          <w:sdt>
            <w:sdtPr>
              <w:id w:val="-1320701709"/>
              <w:tag w:val="goog_rdk_2331"/>
            </w:sdtPr>
            <w:sdtContent>
              <w:ins w:author="Abinaya Saravanan" w:id="119" w:date="2026-09-23T05:20:05Z">
                <w:sdt>
                  <w:sdtPr>
                    <w:id w:val="-1208290106"/>
                    <w:tag w:val="goog_rdk_2332"/>
                  </w:sdtPr>
                  <w:sdtContent>
                    <w:del w:author="Nivesh" w:id="19" w:date="2026-09-25T10:03:37Z"/>
                  </w:sdtContent>
                </w:sdt>
              </w:ins>
              <w:sdt>
                <w:sdtPr>
                  <w:id w:val="-2119111111"/>
                  <w:tag w:val="goog_rdk_2333"/>
                </w:sdtPr>
                <w:sdtContent>
                  <w:ins w:author="Abinaya Saravanan" w:id="119" w:date="2026-09-23T05:20:05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19" w:date="2026-09-23T05:20:05Z">
                <w:del w:author="Nivesh" w:id="19" w:date="2026-09-25T10:03:37Z"/>
              </w:ins>
            </w:sdtContent>
          </w:sdt>
        </w:p>
      </w:sdtContent>
    </w:sdt>
    <w:sdt>
      <w:sdtPr>
        <w:id w:val="1629266401"/>
        <w:tag w:val="goog_rdk_2340"/>
      </w:sdtPr>
      <w:sdtContent>
        <w:p w:rsidR="00000000" w:rsidDel="00000000" w:rsidP="00000000" w:rsidRDefault="00000000" w:rsidRPr="00000000" w14:paraId="000001E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38840967"/>
              <w:tag w:val="goog_rdk_2337"/>
            </w:sdtPr>
            <w:sdtContent>
              <w:ins w:author="Rossi Rossi" w:id="102" w:date="2026-09-22T06:56:59Z">
                <w:sdt>
                  <w:sdtPr>
                    <w:id w:val="-1733969127"/>
                    <w:tag w:val="goog_rdk_2338"/>
                  </w:sdtPr>
                  <w:sdtContent>
                    <w:del w:author="Nivesh" w:id="19" w:date="2026-09-25T10:03:37Z"/>
                  </w:sdtContent>
                </w:sdt>
              </w:ins>
              <w:sdt>
                <w:sdtPr>
                  <w:id w:val="332499348"/>
                  <w:tag w:val="goog_rdk_233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54046678"/>
        <w:tag w:val="goog_rdk_2344"/>
      </w:sdtPr>
      <w:sdtContent>
        <w:p w:rsidR="00000000" w:rsidDel="00000000" w:rsidP="00000000" w:rsidRDefault="00000000" w:rsidRPr="00000000" w14:paraId="000001E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02267004"/>
              <w:tag w:val="goog_rdk_2341"/>
            </w:sdtPr>
            <w:sdtContent>
              <w:ins w:author="Rossi Rossi" w:id="102" w:date="2026-09-22T06:56:59Z">
                <w:sdt>
                  <w:sdtPr>
                    <w:id w:val="-1909633693"/>
                    <w:tag w:val="goog_rdk_2342"/>
                  </w:sdtPr>
                  <w:sdtContent>
                    <w:del w:author="Nivesh" w:id="19" w:date="2026-09-25T10:03:37Z"/>
                  </w:sdtContent>
                </w:sdt>
              </w:ins>
              <w:sdt>
                <w:sdtPr>
                  <w:id w:val="-484406063"/>
                  <w:tag w:val="goog_rdk_234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Securing unrestricted standard API keys</w:delText>
                      </w:r>
                    </w:del>
                  </w:ins>
                </w:sdtContent>
              </w:sdt>
              <w:ins w:author="Rossi Rossi" w:id="102" w:date="2026-09-22T06:56:59Z">
                <w:del w:author="Nivesh" w:id="19" w:date="2026-09-25T10:03:37Z"/>
              </w:ins>
            </w:sdtContent>
          </w:sdt>
        </w:p>
      </w:sdtContent>
    </w:sdt>
    <w:sdt>
      <w:sdtPr>
        <w:id w:val="400294293"/>
        <w:tag w:val="goog_rdk_2348"/>
      </w:sdtPr>
      <w:sdtContent>
        <w:p w:rsidR="00000000" w:rsidDel="00000000" w:rsidP="00000000" w:rsidRDefault="00000000" w:rsidRPr="00000000" w14:paraId="000001E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93955908"/>
              <w:tag w:val="goog_rdk_2345"/>
            </w:sdtPr>
            <w:sdtContent>
              <w:ins w:author="Rossi Rossi" w:id="102" w:date="2026-09-22T06:56:59Z">
                <w:sdt>
                  <w:sdtPr>
                    <w:id w:val="1825703717"/>
                    <w:tag w:val="goog_rdk_2346"/>
                  </w:sdtPr>
                  <w:sdtContent>
                    <w:del w:author="Nivesh" w:id="19" w:date="2026-09-25T10:03:37Z"/>
                  </w:sdtContent>
                </w:sdt>
              </w:ins>
              <w:sdt>
                <w:sdtPr>
                  <w:id w:val="-1387922455"/>
                  <w:tag w:val="goog_rdk_234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66327543"/>
        <w:tag w:val="goog_rdk_2352"/>
      </w:sdtPr>
      <w:sdtContent>
        <w:p w:rsidR="00000000" w:rsidDel="00000000" w:rsidP="00000000" w:rsidRDefault="00000000" w:rsidRPr="00000000" w14:paraId="000001E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30181829"/>
              <w:tag w:val="goog_rdk_2349"/>
            </w:sdtPr>
            <w:sdtContent>
              <w:ins w:author="Rossi Rossi" w:id="102" w:date="2026-09-22T06:56:59Z">
                <w:sdt>
                  <w:sdtPr>
                    <w:id w:val="2043854077"/>
                    <w:tag w:val="goog_rdk_2350"/>
                  </w:sdtPr>
                  <w:sdtContent>
                    <w:del w:author="Nivesh" w:id="19" w:date="2026-09-25T10:03:37Z"/>
                  </w:sdtContent>
                </w:sdt>
              </w:ins>
              <w:sdt>
                <w:sdtPr>
                  <w:id w:val="-1232154426"/>
                  <w:tag w:val="goog_rdk_235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To continue using the Gemini API, you must secure any unrestricted keys.</w:delText>
                      </w:r>
                    </w:del>
                  </w:ins>
                </w:sdtContent>
              </w:sdt>
              <w:ins w:author="Rossi Rossi" w:id="102" w:date="2026-09-22T06:56:59Z">
                <w:del w:author="Nivesh" w:id="19" w:date="2026-09-25T10:03:37Z"/>
              </w:ins>
            </w:sdtContent>
          </w:sdt>
        </w:p>
      </w:sdtContent>
    </w:sdt>
    <w:sdt>
      <w:sdtPr>
        <w:id w:val="-228828821"/>
        <w:tag w:val="goog_rdk_2356"/>
      </w:sdtPr>
      <w:sdtContent>
        <w:p w:rsidR="00000000" w:rsidDel="00000000" w:rsidP="00000000" w:rsidRDefault="00000000" w:rsidRPr="00000000" w14:paraId="000001E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16279525"/>
              <w:tag w:val="goog_rdk_2353"/>
            </w:sdtPr>
            <w:sdtContent>
              <w:ins w:author="Rossi Rossi" w:id="102" w:date="2026-09-22T06:56:59Z">
                <w:sdt>
                  <w:sdtPr>
                    <w:id w:val="770154092"/>
                    <w:tag w:val="goog_rdk_2354"/>
                  </w:sdtPr>
                  <w:sdtContent>
                    <w:del w:author="Nivesh" w:id="19" w:date="2026-09-25T10:03:37Z"/>
                  </w:sdtContent>
                </w:sdt>
              </w:ins>
              <w:sdt>
                <w:sdtPr>
                  <w:id w:val="-1587776623"/>
                  <w:tag w:val="goog_rdk_235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63920656"/>
        <w:tag w:val="goog_rdk_2360"/>
      </w:sdtPr>
      <w:sdtContent>
        <w:p w:rsidR="00000000" w:rsidDel="00000000" w:rsidP="00000000" w:rsidRDefault="00000000" w:rsidRPr="00000000" w14:paraId="000001E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9940768"/>
              <w:tag w:val="goog_rdk_2357"/>
            </w:sdtPr>
            <w:sdtContent>
              <w:ins w:author="Rossi Rossi" w:id="102" w:date="2026-09-22T06:56:59Z">
                <w:sdt>
                  <w:sdtPr>
                    <w:id w:val="539709569"/>
                    <w:tag w:val="goog_rdk_2358"/>
                  </w:sdtPr>
                  <w:sdtContent>
                    <w:del w:author="Nivesh" w:id="19" w:date="2026-09-25T10:03:37Z"/>
                  </w:sdtContent>
                </w:sdt>
              </w:ins>
              <w:sdt>
                <w:sdtPr>
                  <w:id w:val="356366097"/>
                  <w:tag w:val="goog_rdk_235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Method A: Restrict the key to the Gemini API only (AI Studio)</w:delText>
                      </w:r>
                    </w:del>
                  </w:ins>
                </w:sdtContent>
              </w:sdt>
              <w:ins w:author="Rossi Rossi" w:id="102" w:date="2026-09-22T06:56:59Z">
                <w:del w:author="Nivesh" w:id="19" w:date="2026-09-25T10:03:37Z"/>
              </w:ins>
            </w:sdtContent>
          </w:sdt>
        </w:p>
      </w:sdtContent>
    </w:sdt>
    <w:sdt>
      <w:sdtPr>
        <w:id w:val="805659337"/>
        <w:tag w:val="goog_rdk_2366"/>
      </w:sdtPr>
      <w:sdtContent>
        <w:p w:rsidR="00000000" w:rsidDel="00000000" w:rsidP="00000000" w:rsidRDefault="00000000" w:rsidRPr="00000000" w14:paraId="000001E9">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489661188"/>
              <w:tag w:val="goog_rdk_2363"/>
            </w:sdtPr>
            <w:sdtContent>
              <w:ins w:author="Abinaya Saravanan" w:id="120" w:date="2026-09-23T05:20:30Z">
                <w:sdt>
                  <w:sdtPr>
                    <w:id w:val="258270251"/>
                    <w:tag w:val="goog_rdk_2364"/>
                  </w:sdtPr>
                  <w:sdtContent>
                    <w:del w:author="Nivesh" w:id="19" w:date="2026-09-25T10:03:37Z"/>
                  </w:sdtContent>
                </w:sdt>
              </w:ins>
              <w:sdt>
                <w:sdtPr>
                  <w:id w:val="-1616280885"/>
                  <w:tag w:val="goog_rdk_2365"/>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0" w:date="2026-09-23T05:20:30Z">
                <w:del w:author="Nivesh" w:id="19" w:date="2026-09-25T10:03:37Z"/>
              </w:ins>
            </w:sdtContent>
          </w:sdt>
        </w:p>
      </w:sdtContent>
    </w:sdt>
    <w:sdt>
      <w:sdtPr>
        <w:id w:val="-392367077"/>
        <w:tag w:val="goog_rdk_2370"/>
      </w:sdtPr>
      <w:sdtContent>
        <w:p w:rsidR="00000000" w:rsidDel="00000000" w:rsidP="00000000" w:rsidRDefault="00000000" w:rsidRPr="00000000" w14:paraId="000001EA">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1431849618"/>
              <w:tag w:val="goog_rdk_2367"/>
            </w:sdtPr>
            <w:sdtContent>
              <w:ins w:author="Abinaya Saravanan" w:id="120" w:date="2026-09-23T05:20:30Z">
                <w:sdt>
                  <w:sdtPr>
                    <w:id w:val="1443816286"/>
                    <w:tag w:val="goog_rdk_2368"/>
                  </w:sdtPr>
                  <w:sdtContent>
                    <w:del w:author="Nivesh" w:id="19" w:date="2026-09-25T10:03:37Z"/>
                  </w:sdtContent>
                </w:sdt>
              </w:ins>
              <w:sdt>
                <w:sdtPr>
                  <w:id w:val="-1030447503"/>
                  <w:tag w:val="goog_rdk_2369"/>
                </w:sdtPr>
                <w:sdtContent>
                  <w:ins w:author="Abinaya Saravanan" w:id="120" w:date="2026-09-23T05:20:30Z">
                    <w:del w:author="Nivesh" w:id="19" w:date="2026-09-25T10:03:37Z">
                      <w:r w:rsidDel="00000000" w:rsidR="00000000" w:rsidRPr="00000000">
                        <w:rPr>
                          <w:rtl w:val="0"/>
                        </w:rPr>
                      </w:r>
                    </w:del>
                  </w:ins>
                </w:sdtContent>
              </w:sdt>
              <w:ins w:author="Abinaya Saravanan" w:id="120" w:date="2026-09-23T05:20:30Z">
                <w:del w:author="Nivesh" w:id="19" w:date="2026-09-25T10:03:37Z"/>
              </w:ins>
            </w:sdtContent>
          </w:sdt>
        </w:p>
      </w:sdtContent>
    </w:sdt>
    <w:sdt>
      <w:sdtPr>
        <w:id w:val="484888704"/>
        <w:tag w:val="goog_rdk_2374"/>
      </w:sdtPr>
      <w:sdtContent>
        <w:p w:rsidR="00000000" w:rsidDel="00000000" w:rsidP="00000000" w:rsidRDefault="00000000" w:rsidRPr="00000000" w14:paraId="000001EB">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1752023849"/>
              <w:tag w:val="goog_rdk_2371"/>
            </w:sdtPr>
            <w:sdtContent>
              <w:ins w:author="Abinaya Saravanan" w:id="120" w:date="2026-09-23T05:20:30Z">
                <w:sdt>
                  <w:sdtPr>
                    <w:id w:val="644112651"/>
                    <w:tag w:val="goog_rdk_2372"/>
                  </w:sdtPr>
                  <w:sdtContent>
                    <w:del w:author="Nivesh" w:id="19" w:date="2026-09-25T10:03:37Z"/>
                  </w:sdtContent>
                </w:sdt>
              </w:ins>
              <w:sdt>
                <w:sdtPr>
                  <w:id w:val="-695090650"/>
                  <w:tag w:val="goog_rdk_2373"/>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0" w:date="2026-09-23T05:20:30Z">
                <w:del w:author="Nivesh" w:id="19" w:date="2026-09-25T10:03:37Z"/>
              </w:ins>
            </w:sdtContent>
          </w:sdt>
        </w:p>
      </w:sdtContent>
    </w:sdt>
    <w:sdt>
      <w:sdtPr>
        <w:id w:val="-1911716957"/>
        <w:tag w:val="goog_rdk_2378"/>
      </w:sdtPr>
      <w:sdtContent>
        <w:p w:rsidR="00000000" w:rsidDel="00000000" w:rsidP="00000000" w:rsidRDefault="00000000" w:rsidRPr="00000000" w14:paraId="000001EC">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265203910"/>
              <w:tag w:val="goog_rdk_2375"/>
            </w:sdtPr>
            <w:sdtContent>
              <w:ins w:author="Abinaya Saravanan" w:id="120" w:date="2026-09-23T05:20:30Z">
                <w:sdt>
                  <w:sdtPr>
                    <w:id w:val="974794322"/>
                    <w:tag w:val="goog_rdk_2376"/>
                  </w:sdtPr>
                  <w:sdtContent>
                    <w:del w:author="Nivesh" w:id="19" w:date="2026-09-25T10:03:37Z"/>
                  </w:sdtContent>
                </w:sdt>
              </w:ins>
              <w:sdt>
                <w:sdtPr>
                  <w:id w:val="510362087"/>
                  <w:tag w:val="goog_rdk_2377"/>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20" w:date="2026-09-23T05:20:30Z">
                <w:del w:author="Nivesh" w:id="19" w:date="2026-09-25T10:03:37Z"/>
              </w:ins>
            </w:sdtContent>
          </w:sdt>
        </w:p>
      </w:sdtContent>
    </w:sdt>
    <w:sdt>
      <w:sdtPr>
        <w:id w:val="-403509202"/>
        <w:tag w:val="goog_rdk_2388"/>
      </w:sdtPr>
      <w:sdtContent>
        <w:p w:rsidR="00000000" w:rsidDel="00000000" w:rsidP="00000000" w:rsidRDefault="00000000" w:rsidRPr="00000000" w14:paraId="000001ED">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1473557115"/>
              <w:tag w:val="goog_rdk_2379"/>
            </w:sdtPr>
            <w:sdtContent>
              <w:ins w:author="Abinaya Saravanan" w:id="120" w:date="2026-09-23T05:20:30Z">
                <w:sdt>
                  <w:sdtPr>
                    <w:id w:val="967607903"/>
                    <w:tag w:val="goog_rdk_2380"/>
                  </w:sdtPr>
                  <w:sdtContent>
                    <w:del w:author="Nivesh" w:id="19" w:date="2026-09-25T10:03:37Z"/>
                  </w:sdtContent>
                </w:sdt>
              </w:ins>
              <w:sdt>
                <w:sdtPr>
                  <w:id w:val="1159132466"/>
                  <w:tag w:val="goog_rdk_2381"/>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w:delText>
                      </w:r>
                    </w:del>
                  </w:ins>
                </w:sdtContent>
              </w:sdt>
              <w:ins w:author="Abinaya Saravanan" w:id="120" w:date="2026-09-23T05:20:30Z">
                <w:del w:author="Nivesh" w:id="19" w:date="2026-09-25T10:03:37Z"/>
              </w:ins>
            </w:sdtContent>
          </w:sdt>
          <w:sdt>
            <w:sdtPr>
              <w:id w:val="628220540"/>
              <w:tag w:val="goog_rdk_2382"/>
            </w:sdtPr>
            <w:sdtContent>
              <w:ins w:author="janani" w:id="121" w:date="2026-09-24T16:02:04Z">
                <w:sdt>
                  <w:sdtPr>
                    <w:id w:val="1512009899"/>
                    <w:tag w:val="goog_rdk_2383"/>
                  </w:sdtPr>
                  <w:sdtContent>
                    <w:del w:author="Nivesh" w:id="19" w:date="2026-09-25T10:03:37Z"/>
                  </w:sdtContent>
                </w:sdt>
              </w:ins>
              <w:sdt>
                <w:sdtPr>
                  <w:id w:val="-1524878511"/>
                  <w:tag w:val="goog_rdk_2384"/>
                </w:sdtPr>
                <w:sdtContent>
                  <w:ins w:author="janani" w:id="121" w:date="2026-09-24T16:02:04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janani" w:id="121" w:date="2026-09-24T16:02:04Z">
                <w:del w:author="Nivesh" w:id="19" w:date="2026-09-25T10:03:37Z"/>
              </w:ins>
            </w:sdtContent>
          </w:sdt>
          <w:sdt>
            <w:sdtPr>
              <w:id w:val="-1852713210"/>
              <w:tag w:val="goog_rdk_2385"/>
            </w:sdtPr>
            <w:sdtContent>
              <w:ins w:author="Abinaya Saravanan" w:id="120" w:date="2026-09-23T05:20:30Z">
                <w:sdt>
                  <w:sdtPr>
                    <w:id w:val="-2081839659"/>
                    <w:tag w:val="goog_rdk_2386"/>
                  </w:sdtPr>
                  <w:sdtContent>
                    <w:del w:author="Nivesh" w:id="19" w:date="2026-09-25T10:03:37Z"/>
                  </w:sdtContent>
                </w:sdt>
              </w:ins>
              <w:sdt>
                <w:sdtPr>
                  <w:id w:val="-907177013"/>
                  <w:tag w:val="goog_rdk_2387"/>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-1.5-pro")</w:delText>
                      </w:r>
                    </w:del>
                  </w:ins>
                </w:sdtContent>
              </w:sdt>
              <w:ins w:author="Abinaya Saravanan" w:id="120" w:date="2026-09-23T05:20:30Z">
                <w:del w:author="Nivesh" w:id="19" w:date="2026-09-25T10:03:37Z"/>
              </w:ins>
            </w:sdtContent>
          </w:sdt>
        </w:p>
      </w:sdtContent>
    </w:sdt>
    <w:sdt>
      <w:sdtPr>
        <w:id w:val="295724720"/>
        <w:tag w:val="goog_rdk_2392"/>
      </w:sdtPr>
      <w:sdtContent>
        <w:p w:rsidR="00000000" w:rsidDel="00000000" w:rsidP="00000000" w:rsidRDefault="00000000" w:rsidRPr="00000000" w14:paraId="000001EE">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626857908"/>
              <w:tag w:val="goog_rdk_2389"/>
            </w:sdtPr>
            <w:sdtContent>
              <w:ins w:author="Abinaya Saravanan" w:id="120" w:date="2026-09-23T05:20:30Z">
                <w:sdt>
                  <w:sdtPr>
                    <w:id w:val="200760813"/>
                    <w:tag w:val="goog_rdk_2390"/>
                  </w:sdtPr>
                  <w:sdtContent>
                    <w:del w:author="Nivesh" w:id="19" w:date="2026-09-25T10:03:37Z"/>
                  </w:sdtContent>
                </w:sdt>
              </w:ins>
              <w:sdt>
                <w:sdtPr>
                  <w:id w:val="1799189787"/>
                  <w:tag w:val="goog_rdk_2391"/>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0" w:date="2026-09-23T05:20:30Z">
                <w:del w:author="Nivesh" w:id="19" w:date="2026-09-25T10:03:37Z"/>
              </w:ins>
            </w:sdtContent>
          </w:sdt>
        </w:p>
      </w:sdtContent>
    </w:sdt>
    <w:sdt>
      <w:sdtPr>
        <w:id w:val="-110627409"/>
        <w:tag w:val="goog_rdk_2396"/>
      </w:sdtPr>
      <w:sdtContent>
        <w:p w:rsidR="00000000" w:rsidDel="00000000" w:rsidP="00000000" w:rsidRDefault="00000000" w:rsidRPr="00000000" w14:paraId="000001EF">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2115306715"/>
              <w:tag w:val="goog_rdk_2393"/>
            </w:sdtPr>
            <w:sdtContent>
              <w:ins w:author="Abinaya Saravanan" w:id="120" w:date="2026-09-23T05:20:30Z">
                <w:sdt>
                  <w:sdtPr>
                    <w:id w:val="-660135473"/>
                    <w:tag w:val="goog_rdk_2394"/>
                  </w:sdtPr>
                  <w:sdtContent>
                    <w:del w:author="Nivesh" w:id="19" w:date="2026-09-25T10:03:37Z"/>
                  </w:sdtContent>
                </w:sdt>
              </w:ins>
              <w:sdt>
                <w:sdtPr>
                  <w:id w:val="1120257632"/>
                  <w:tag w:val="goog_rdk_2395"/>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0" w:date="2026-09-23T05:20:30Z">
                <w:del w:author="Nivesh" w:id="19" w:date="2026-09-25T10:03:37Z"/>
              </w:ins>
            </w:sdtContent>
          </w:sdt>
        </w:p>
      </w:sdtContent>
    </w:sdt>
    <w:sdt>
      <w:sdtPr>
        <w:id w:val="1573543830"/>
        <w:tag w:val="goog_rdk_2400"/>
      </w:sdtPr>
      <w:sdtContent>
        <w:p w:rsidR="00000000" w:rsidDel="00000000" w:rsidP="00000000" w:rsidRDefault="00000000" w:rsidRPr="00000000" w14:paraId="000001F0">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1411136722"/>
              <w:tag w:val="goog_rdk_2397"/>
            </w:sdtPr>
            <w:sdtContent>
              <w:ins w:author="Abinaya Saravanan" w:id="120" w:date="2026-09-23T05:20:30Z">
                <w:sdt>
                  <w:sdtPr>
                    <w:id w:val="-1403827958"/>
                    <w:tag w:val="goog_rdk_2398"/>
                  </w:sdtPr>
                  <w:sdtContent>
                    <w:del w:author="Nivesh" w:id="19" w:date="2026-09-25T10:03:37Z"/>
                  </w:sdtContent>
                </w:sdt>
              </w:ins>
              <w:sdt>
                <w:sdtPr>
                  <w:id w:val="-695297084"/>
                  <w:tag w:val="goog_rdk_2399"/>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0" w:date="2026-09-23T05:20:30Z">
                <w:del w:author="Nivesh" w:id="19" w:date="2026-09-25T10:03:37Z"/>
              </w:ins>
            </w:sdtContent>
          </w:sdt>
        </w:p>
      </w:sdtContent>
    </w:sdt>
    <w:sdt>
      <w:sdtPr>
        <w:id w:val="-640510602"/>
        <w:tag w:val="goog_rdk_2404"/>
      </w:sdtPr>
      <w:sdtContent>
        <w:p w:rsidR="00000000" w:rsidDel="00000000" w:rsidP="00000000" w:rsidRDefault="00000000" w:rsidRPr="00000000" w14:paraId="000001F1">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917285105"/>
              <w:tag w:val="goog_rdk_2401"/>
            </w:sdtPr>
            <w:sdtContent>
              <w:ins w:author="Abinaya Saravanan" w:id="120" w:date="2026-09-23T05:20:30Z">
                <w:sdt>
                  <w:sdtPr>
                    <w:id w:val="-1874623679"/>
                    <w:tag w:val="goog_rdk_2402"/>
                  </w:sdtPr>
                  <w:sdtContent>
                    <w:del w:author="Nivesh" w:id="19" w:date="2026-09-25T10:03:37Z"/>
                  </w:sdtContent>
                </w:sdt>
              </w:ins>
              <w:sdt>
                <w:sdtPr>
                  <w:id w:val="1008759785"/>
                  <w:tag w:val="goog_rdk_2403"/>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20" w:date="2026-09-23T05:20:30Z">
                <w:del w:author="Nivesh" w:id="19" w:date="2026-09-25T10:03:37Z"/>
              </w:ins>
            </w:sdtContent>
          </w:sdt>
        </w:p>
      </w:sdtContent>
    </w:sdt>
    <w:sdt>
      <w:sdtPr>
        <w:id w:val="-873507252"/>
        <w:tag w:val="goog_rdk_2408"/>
      </w:sdtPr>
      <w:sdtContent>
        <w:p w:rsidR="00000000" w:rsidDel="00000000" w:rsidP="00000000" w:rsidRDefault="00000000" w:rsidRPr="00000000" w14:paraId="000001F2">
          <w:pPr>
            <w:numPr>
              <w:ilvl w:val="1"/>
              <w:numId w:val="2"/>
            </w:numPr>
            <w:ind w:left="502" w:hanging="360"/>
            <w:rPr>
              <w:ins w:author="Abinaya Saravanan" w:id="120" w:date="2026-09-23T05:20:30Z"/>
              <w:del w:author="Nivesh" w:id="19" w:date="2026-09-25T10:03:37Z"/>
            </w:rPr>
            <w:pPrChange w:author="FATHIMA RAIHANA A S" w:id="0" w:date="2026-09-25T17:38:39Z">
              <w:pPr>
                <w:numPr>
                  <w:ilvl w:val="1"/>
                  <w:numId w:val="9"/>
                </w:numPr>
                <w:ind w:left="502" w:hanging="360"/>
              </w:pPr>
            </w:pPrChange>
          </w:pPr>
          <w:sdt>
            <w:sdtPr>
              <w:id w:val="-404817445"/>
              <w:tag w:val="goog_rdk_2405"/>
            </w:sdtPr>
            <w:sdtContent>
              <w:ins w:author="Abinaya Saravanan" w:id="120" w:date="2026-09-23T05:20:30Z">
                <w:sdt>
                  <w:sdtPr>
                    <w:id w:val="-1963607827"/>
                    <w:tag w:val="goog_rdk_2406"/>
                  </w:sdtPr>
                  <w:sdtContent>
                    <w:del w:author="Nivesh" w:id="19" w:date="2026-09-25T10:03:37Z"/>
                  </w:sdtContent>
                </w:sdt>
              </w:ins>
              <w:sdt>
                <w:sdtPr>
                  <w:id w:val="-1213134865"/>
                  <w:tag w:val="goog_rdk_2407"/>
                </w:sdtPr>
                <w:sdtContent>
                  <w:ins w:author="Abinaya Saravanan" w:id="120" w:date="2026-09-23T05:20:30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0" w:date="2026-09-23T05:20:30Z">
                <w:del w:author="Nivesh" w:id="19" w:date="2026-09-25T10:03:37Z"/>
              </w:ins>
            </w:sdtContent>
          </w:sdt>
        </w:p>
      </w:sdtContent>
    </w:sdt>
    <w:sdt>
      <w:sdtPr>
        <w:id w:val="1622553779"/>
        <w:tag w:val="goog_rdk_2414"/>
      </w:sdtPr>
      <w:sdtContent>
        <w:p w:rsidR="00000000" w:rsidDel="00000000" w:rsidP="00000000" w:rsidRDefault="00000000" w:rsidRPr="00000000" w14:paraId="000001F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46598592"/>
              <w:tag w:val="goog_rdk_2411"/>
            </w:sdtPr>
            <w:sdtContent>
              <w:ins w:author="Rossi Rossi" w:id="102" w:date="2026-09-22T06:56:59Z">
                <w:sdt>
                  <w:sdtPr>
                    <w:id w:val="-892079533"/>
                    <w:tag w:val="goog_rdk_2412"/>
                  </w:sdtPr>
                  <w:sdtContent>
                    <w:del w:author="Nivesh" w:id="19" w:date="2026-09-25T10:03:37Z"/>
                  </w:sdtContent>
                </w:sdt>
              </w:ins>
              <w:sdt>
                <w:sdtPr>
                  <w:id w:val="-1623000881"/>
                  <w:tag w:val="goog_rdk_241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19289724"/>
        <w:tag w:val="goog_rdk_2418"/>
      </w:sdtPr>
      <w:sdtContent>
        <w:p w:rsidR="00000000" w:rsidDel="00000000" w:rsidP="00000000" w:rsidRDefault="00000000" w:rsidRPr="00000000" w14:paraId="000001F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15334384"/>
              <w:tag w:val="goog_rdk_2415"/>
            </w:sdtPr>
            <w:sdtContent>
              <w:ins w:author="Rossi Rossi" w:id="102" w:date="2026-09-22T06:56:59Z">
                <w:sdt>
                  <w:sdtPr>
                    <w:id w:val="1564660779"/>
                    <w:tag w:val="goog_rdk_2416"/>
                  </w:sdtPr>
                  <w:sdtContent>
                    <w:del w:author="Nivesh" w:id="19" w:date="2026-09-25T10:03:37Z"/>
                  </w:sdtContent>
                </w:sdt>
              </w:ins>
              <w:sdt>
                <w:sdtPr>
                  <w:id w:val="-1634821504"/>
                  <w:tag w:val="goog_rdk_24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only use the key for the Gemini API, secure it directly in AI Studio:</w:delText>
                      </w:r>
                    </w:del>
                  </w:ins>
                </w:sdtContent>
              </w:sdt>
              <w:ins w:author="Rossi Rossi" w:id="102" w:date="2026-09-22T06:56:59Z">
                <w:del w:author="Nivesh" w:id="19" w:date="2026-09-25T10:03:37Z"/>
              </w:ins>
            </w:sdtContent>
          </w:sdt>
        </w:p>
      </w:sdtContent>
    </w:sdt>
    <w:sdt>
      <w:sdtPr>
        <w:id w:val="-1256213961"/>
        <w:tag w:val="goog_rdk_2422"/>
      </w:sdtPr>
      <w:sdtContent>
        <w:p w:rsidR="00000000" w:rsidDel="00000000" w:rsidP="00000000" w:rsidRDefault="00000000" w:rsidRPr="00000000" w14:paraId="000001F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51522388"/>
              <w:tag w:val="goog_rdk_2419"/>
            </w:sdtPr>
            <w:sdtContent>
              <w:ins w:author="Rossi Rossi" w:id="102" w:date="2026-09-22T06:56:59Z">
                <w:sdt>
                  <w:sdtPr>
                    <w:id w:val="-26540364"/>
                    <w:tag w:val="goog_rdk_2420"/>
                  </w:sdtPr>
                  <w:sdtContent>
                    <w:del w:author="Nivesh" w:id="19" w:date="2026-09-25T10:03:37Z"/>
                  </w:sdtContent>
                </w:sdt>
              </w:ins>
              <w:sdt>
                <w:sdtPr>
                  <w:id w:val="705999119"/>
                  <w:tag w:val="goog_rdk_24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51059025"/>
        <w:tag w:val="goog_rdk_2426"/>
      </w:sdtPr>
      <w:sdtContent>
        <w:p w:rsidR="00000000" w:rsidDel="00000000" w:rsidP="00000000" w:rsidRDefault="00000000" w:rsidRPr="00000000" w14:paraId="000001F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84025199"/>
              <w:tag w:val="goog_rdk_2423"/>
            </w:sdtPr>
            <w:sdtContent>
              <w:ins w:author="Rossi Rossi" w:id="102" w:date="2026-09-22T06:56:59Z">
                <w:sdt>
                  <w:sdtPr>
                    <w:id w:val="1216174508"/>
                    <w:tag w:val="goog_rdk_2424"/>
                  </w:sdtPr>
                  <w:sdtContent>
                    <w:del w:author="Nivesh" w:id="19" w:date="2026-09-25T10:03:37Z"/>
                  </w:sdtContent>
                </w:sdt>
              </w:ins>
              <w:sdt>
                <w:sdtPr>
                  <w:id w:val="-859688127"/>
                  <w:tag w:val="goog_rdk_24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On the **API Keys** page in [Google AI Studio](https://aistudio.google.com/api-keys), locate keys marked with the **Unrestricted** label.</w:delText>
                      </w:r>
                    </w:del>
                  </w:ins>
                </w:sdtContent>
              </w:sdt>
              <w:ins w:author="Rossi Rossi" w:id="102" w:date="2026-09-22T06:56:59Z">
                <w:del w:author="Nivesh" w:id="19" w:date="2026-09-25T10:03:37Z"/>
              </w:ins>
            </w:sdtContent>
          </w:sdt>
        </w:p>
      </w:sdtContent>
    </w:sdt>
    <w:sdt>
      <w:sdtPr>
        <w:id w:val="1715878993"/>
        <w:tag w:val="goog_rdk_2430"/>
      </w:sdtPr>
      <w:sdtContent>
        <w:p w:rsidR="00000000" w:rsidDel="00000000" w:rsidP="00000000" w:rsidRDefault="00000000" w:rsidRPr="00000000" w14:paraId="000001F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98718206"/>
              <w:tag w:val="goog_rdk_2427"/>
            </w:sdtPr>
            <w:sdtContent>
              <w:ins w:author="Rossi Rossi" w:id="102" w:date="2026-09-22T06:56:59Z">
                <w:sdt>
                  <w:sdtPr>
                    <w:id w:val="-1422543900"/>
                    <w:tag w:val="goog_rdk_2428"/>
                  </w:sdtPr>
                  <w:sdtContent>
                    <w:del w:author="Nivesh" w:id="19" w:date="2026-09-25T10:03:37Z"/>
                  </w:sdtContent>
                </w:sdt>
              </w:ins>
              <w:sdt>
                <w:sdtPr>
                  <w:id w:val="1134858806"/>
                  <w:tag w:val="goog_rdk_24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Hover over the label and click **Add restrictions** in the dialog.</w:delText>
                      </w:r>
                    </w:del>
                  </w:ins>
                </w:sdtContent>
              </w:sdt>
              <w:ins w:author="Rossi Rossi" w:id="102" w:date="2026-09-22T06:56:59Z">
                <w:del w:author="Nivesh" w:id="19" w:date="2026-09-25T10:03:37Z"/>
              </w:ins>
            </w:sdtContent>
          </w:sdt>
        </w:p>
      </w:sdtContent>
    </w:sdt>
    <w:sdt>
      <w:sdtPr>
        <w:id w:val="-1660057324"/>
        <w:tag w:val="goog_rdk_2434"/>
      </w:sdtPr>
      <w:sdtContent>
        <w:p w:rsidR="00000000" w:rsidDel="00000000" w:rsidP="00000000" w:rsidRDefault="00000000" w:rsidRPr="00000000" w14:paraId="000001F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30193540"/>
              <w:tag w:val="goog_rdk_2431"/>
            </w:sdtPr>
            <w:sdtContent>
              <w:ins w:author="Rossi Rossi" w:id="102" w:date="2026-09-22T06:56:59Z">
                <w:sdt>
                  <w:sdtPr>
                    <w:id w:val="-1068607662"/>
                    <w:tag w:val="goog_rdk_2432"/>
                  </w:sdtPr>
                  <w:sdtContent>
                    <w:del w:author="Nivesh" w:id="19" w:date="2026-09-25T10:03:37Z"/>
                  </w:sdtContent>
                </w:sdt>
              </w:ins>
              <w:sdt>
                <w:sdtPr>
                  <w:id w:val="-1670475041"/>
                  <w:tag w:val="goog_rdk_24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Select **Restrict to Gemini API only**.</w:delText>
                      </w:r>
                    </w:del>
                  </w:ins>
                </w:sdtContent>
              </w:sdt>
              <w:ins w:author="Rossi Rossi" w:id="102" w:date="2026-09-22T06:56:59Z">
                <w:del w:author="Nivesh" w:id="19" w:date="2026-09-25T10:03:37Z"/>
              </w:ins>
            </w:sdtContent>
          </w:sdt>
        </w:p>
      </w:sdtContent>
    </w:sdt>
    <w:sdt>
      <w:sdtPr>
        <w:id w:val="617540597"/>
        <w:tag w:val="goog_rdk_2438"/>
      </w:sdtPr>
      <w:sdtContent>
        <w:p w:rsidR="00000000" w:rsidDel="00000000" w:rsidP="00000000" w:rsidRDefault="00000000" w:rsidRPr="00000000" w14:paraId="000001F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74372752"/>
              <w:tag w:val="goog_rdk_2435"/>
            </w:sdtPr>
            <w:sdtContent>
              <w:ins w:author="Rossi Rossi" w:id="102" w:date="2026-09-22T06:56:59Z">
                <w:sdt>
                  <w:sdtPr>
                    <w:id w:val="-1800991331"/>
                    <w:tag w:val="goog_rdk_2436"/>
                  </w:sdtPr>
                  <w:sdtContent>
                    <w:del w:author="Nivesh" w:id="19" w:date="2026-09-25T10:03:37Z"/>
                  </w:sdtContent>
                </w:sdt>
              </w:ins>
              <w:sdt>
                <w:sdtPr>
                  <w:id w:val="-1329942348"/>
                  <w:tag w:val="goog_rdk_24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Click **Restrict key** to confirm.</w:delText>
                      </w:r>
                    </w:del>
                  </w:ins>
                </w:sdtContent>
              </w:sdt>
              <w:ins w:author="Rossi Rossi" w:id="102" w:date="2026-09-22T06:56:59Z">
                <w:del w:author="Nivesh" w:id="19" w:date="2026-09-25T10:03:37Z"/>
              </w:ins>
            </w:sdtContent>
          </w:sdt>
        </w:p>
      </w:sdtContent>
    </w:sdt>
    <w:sdt>
      <w:sdtPr>
        <w:id w:val="-1833899640"/>
        <w:tag w:val="goog_rdk_2444"/>
      </w:sdtPr>
      <w:sdtContent>
        <w:p w:rsidR="00000000" w:rsidDel="00000000" w:rsidP="00000000" w:rsidRDefault="00000000" w:rsidRPr="00000000" w14:paraId="000001FA">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176660552"/>
              <w:tag w:val="goog_rdk_2441"/>
            </w:sdtPr>
            <w:sdtContent>
              <w:ins w:author="Abinaya Saravanan" w:id="122" w:date="2026-09-23T05:20:57Z">
                <w:sdt>
                  <w:sdtPr>
                    <w:id w:val="-919646657"/>
                    <w:tag w:val="goog_rdk_2442"/>
                  </w:sdtPr>
                  <w:sdtContent>
                    <w:del w:author="Nivesh" w:id="19" w:date="2026-09-25T10:03:37Z"/>
                  </w:sdtContent>
                </w:sdt>
              </w:ins>
              <w:sdt>
                <w:sdtPr>
                  <w:id w:val="-1778551353"/>
                  <w:tag w:val="goog_rdk_2443"/>
                </w:sdtPr>
                <w:sdtContent>
                  <w:ins w:author="Abinaya Saravanan" w:id="122" w:date="2026-09-23T05:20:57Z">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2" w:date="2026-09-23T05:20:57Z">
                <w:del w:author="Nivesh" w:id="19" w:date="2026-09-25T10:03:37Z"/>
              </w:ins>
            </w:sdtContent>
          </w:sdt>
        </w:p>
      </w:sdtContent>
    </w:sdt>
    <w:sdt>
      <w:sdtPr>
        <w:id w:val="1757857817"/>
        <w:tag w:val="goog_rdk_2448"/>
      </w:sdtPr>
      <w:sdtContent>
        <w:p w:rsidR="00000000" w:rsidDel="00000000" w:rsidP="00000000" w:rsidRDefault="00000000" w:rsidRPr="00000000" w14:paraId="000001FB">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181219112"/>
              <w:tag w:val="goog_rdk_2445"/>
            </w:sdtPr>
            <w:sdtContent>
              <w:ins w:author="Abinaya Saravanan" w:id="122" w:date="2026-09-23T05:20:57Z">
                <w:sdt>
                  <w:sdtPr>
                    <w:id w:val="-1153611826"/>
                    <w:tag w:val="goog_rdk_2446"/>
                  </w:sdtPr>
                  <w:sdtContent>
                    <w:del w:author="Nivesh" w:id="19" w:date="2026-09-25T10:03:37Z"/>
                  </w:sdtContent>
                </w:sdt>
              </w:ins>
              <w:sdt>
                <w:sdtPr>
                  <w:id w:val="-1039544394"/>
                  <w:tag w:val="goog_rdk_2447"/>
                </w:sdtPr>
                <w:sdtContent>
                  <w:ins w:author="Abinaya Saravanan" w:id="122" w:date="2026-09-23T05:20:57Z">
                    <w:del w:author="Nivesh" w:id="19" w:date="2026-09-25T10:03:37Z">
                      <w:r w:rsidDel="00000000" w:rsidR="00000000" w:rsidRPr="00000000">
                        <w:rPr>
                          <w:rtl w:val="0"/>
                        </w:rPr>
                      </w:r>
                    </w:del>
                  </w:ins>
                </w:sdtContent>
              </w:sdt>
              <w:ins w:author="Abinaya Saravanan" w:id="122" w:date="2026-09-23T05:20:57Z">
                <w:del w:author="Nivesh" w:id="19" w:date="2026-09-25T10:03:37Z"/>
              </w:ins>
            </w:sdtContent>
          </w:sdt>
        </w:p>
      </w:sdtContent>
    </w:sdt>
    <w:sdt>
      <w:sdtPr>
        <w:id w:val="743245530"/>
        <w:tag w:val="goog_rdk_2452"/>
      </w:sdtPr>
      <w:sdtContent>
        <w:p w:rsidR="00000000" w:rsidDel="00000000" w:rsidP="00000000" w:rsidRDefault="00000000" w:rsidRPr="00000000" w14:paraId="000001FC">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190648345"/>
              <w:tag w:val="goog_rdk_2449"/>
            </w:sdtPr>
            <w:sdtContent>
              <w:ins w:author="Abinaya Saravanan" w:id="122" w:date="2026-09-23T05:20:57Z">
                <w:sdt>
                  <w:sdtPr>
                    <w:id w:val="-36789937"/>
                    <w:tag w:val="goog_rdk_2450"/>
                  </w:sdtPr>
                  <w:sdtContent>
                    <w:del w:author="Nivesh" w:id="19" w:date="2026-09-25T10:03:37Z"/>
                  </w:sdtContent>
                </w:sdt>
              </w:ins>
              <w:sdt>
                <w:sdtPr>
                  <w:id w:val="1489392934"/>
                  <w:tag w:val="goog_rdk_2451"/>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2" w:date="2026-09-23T05:20:57Z">
                <w:del w:author="Nivesh" w:id="19" w:date="2026-09-25T10:03:37Z"/>
              </w:ins>
            </w:sdtContent>
          </w:sdt>
        </w:p>
      </w:sdtContent>
    </w:sdt>
    <w:sdt>
      <w:sdtPr>
        <w:id w:val="954326969"/>
        <w:tag w:val="goog_rdk_2456"/>
      </w:sdtPr>
      <w:sdtContent>
        <w:p w:rsidR="00000000" w:rsidDel="00000000" w:rsidP="00000000" w:rsidRDefault="00000000" w:rsidRPr="00000000" w14:paraId="000001FD">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506947095"/>
              <w:tag w:val="goog_rdk_2453"/>
            </w:sdtPr>
            <w:sdtContent>
              <w:ins w:author="Abinaya Saravanan" w:id="122" w:date="2026-09-23T05:20:57Z">
                <w:sdt>
                  <w:sdtPr>
                    <w:id w:val="-379555770"/>
                    <w:tag w:val="goog_rdk_2454"/>
                  </w:sdtPr>
                  <w:sdtContent>
                    <w:del w:author="Nivesh" w:id="19" w:date="2026-09-25T10:03:37Z"/>
                  </w:sdtContent>
                </w:sdt>
              </w:ins>
              <w:sdt>
                <w:sdtPr>
                  <w:id w:val="479034049"/>
                  <w:tag w:val="goog_rdk_2455"/>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22" w:date="2026-09-23T05:20:57Z">
                <w:del w:author="Nivesh" w:id="19" w:date="2026-09-25T10:03:37Z"/>
              </w:ins>
            </w:sdtContent>
          </w:sdt>
        </w:p>
      </w:sdtContent>
    </w:sdt>
    <w:sdt>
      <w:sdtPr>
        <w:id w:val="688424434"/>
        <w:tag w:val="goog_rdk_2460"/>
      </w:sdtPr>
      <w:sdtContent>
        <w:p w:rsidR="00000000" w:rsidDel="00000000" w:rsidP="00000000" w:rsidRDefault="00000000" w:rsidRPr="00000000" w14:paraId="000001FE">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1356806916"/>
              <w:tag w:val="goog_rdk_2457"/>
            </w:sdtPr>
            <w:sdtContent>
              <w:ins w:author="Abinaya Saravanan" w:id="122" w:date="2026-09-23T05:20:57Z">
                <w:sdt>
                  <w:sdtPr>
                    <w:id w:val="-1480349993"/>
                    <w:tag w:val="goog_rdk_2458"/>
                  </w:sdtPr>
                  <w:sdtContent>
                    <w:del w:author="Nivesh" w:id="19" w:date="2026-09-25T10:03:37Z"/>
                  </w:sdtContent>
                </w:sdt>
              </w:ins>
              <w:sdt>
                <w:sdtPr>
                  <w:id w:val="66511210"/>
                  <w:tag w:val="goog_rdk_2459"/>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2" w:date="2026-09-23T05:20:57Z">
                <w:del w:author="Nivesh" w:id="19" w:date="2026-09-25T10:03:37Z"/>
              </w:ins>
            </w:sdtContent>
          </w:sdt>
        </w:p>
      </w:sdtContent>
    </w:sdt>
    <w:sdt>
      <w:sdtPr>
        <w:id w:val="-845338936"/>
        <w:tag w:val="goog_rdk_2464"/>
      </w:sdtPr>
      <w:sdtContent>
        <w:p w:rsidR="00000000" w:rsidDel="00000000" w:rsidP="00000000" w:rsidRDefault="00000000" w:rsidRPr="00000000" w14:paraId="000001FF">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1997104869"/>
              <w:tag w:val="goog_rdk_2461"/>
            </w:sdtPr>
            <w:sdtContent>
              <w:ins w:author="Abinaya Saravanan" w:id="122" w:date="2026-09-23T05:20:57Z">
                <w:sdt>
                  <w:sdtPr>
                    <w:id w:val="-1746199361"/>
                    <w:tag w:val="goog_rdk_2462"/>
                  </w:sdtPr>
                  <w:sdtContent>
                    <w:del w:author="Nivesh" w:id="19" w:date="2026-09-25T10:03:37Z"/>
                  </w:sdtContent>
                </w:sdt>
              </w:ins>
              <w:sdt>
                <w:sdtPr>
                  <w:id w:val="539948536"/>
                  <w:tag w:val="goog_rdk_2463"/>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2" w:date="2026-09-23T05:20:57Z">
                <w:del w:author="Nivesh" w:id="19" w:date="2026-09-25T10:03:37Z"/>
              </w:ins>
            </w:sdtContent>
          </w:sdt>
        </w:p>
      </w:sdtContent>
    </w:sdt>
    <w:sdt>
      <w:sdtPr>
        <w:id w:val="-247484488"/>
        <w:tag w:val="goog_rdk_2468"/>
      </w:sdtPr>
      <w:sdtContent>
        <w:p w:rsidR="00000000" w:rsidDel="00000000" w:rsidP="00000000" w:rsidRDefault="00000000" w:rsidRPr="00000000" w14:paraId="00000200">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618001653"/>
              <w:tag w:val="goog_rdk_2465"/>
            </w:sdtPr>
            <w:sdtContent>
              <w:ins w:author="Abinaya Saravanan" w:id="122" w:date="2026-09-23T05:20:57Z">
                <w:sdt>
                  <w:sdtPr>
                    <w:id w:val="-780536834"/>
                    <w:tag w:val="goog_rdk_2466"/>
                  </w:sdtPr>
                  <w:sdtContent>
                    <w:del w:author="Nivesh" w:id="19" w:date="2026-09-25T10:03:37Z"/>
                  </w:sdtContent>
                </w:sdt>
              </w:ins>
              <w:sdt>
                <w:sdtPr>
                  <w:id w:val="81350994"/>
                  <w:tag w:val="goog_rdk_2467"/>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2" w:date="2026-09-23T05:20:57Z">
                <w:del w:author="Nivesh" w:id="19" w:date="2026-09-25T10:03:37Z"/>
              </w:ins>
            </w:sdtContent>
          </w:sdt>
        </w:p>
      </w:sdtContent>
    </w:sdt>
    <w:sdt>
      <w:sdtPr>
        <w:id w:val="-868330721"/>
        <w:tag w:val="goog_rdk_2472"/>
      </w:sdtPr>
      <w:sdtContent>
        <w:p w:rsidR="00000000" w:rsidDel="00000000" w:rsidP="00000000" w:rsidRDefault="00000000" w:rsidRPr="00000000" w14:paraId="00000201">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582609456"/>
              <w:tag w:val="goog_rdk_2469"/>
            </w:sdtPr>
            <w:sdtContent>
              <w:ins w:author="Abinaya Saravanan" w:id="122" w:date="2026-09-23T05:20:57Z">
                <w:sdt>
                  <w:sdtPr>
                    <w:id w:val="1843911260"/>
                    <w:tag w:val="goog_rdk_2470"/>
                  </w:sdtPr>
                  <w:sdtContent>
                    <w:del w:author="Nivesh" w:id="19" w:date="2026-09-25T10:03:37Z"/>
                  </w:sdtContent>
                </w:sdt>
              </w:ins>
              <w:sdt>
                <w:sdtPr>
                  <w:id w:val="-1931103336"/>
                  <w:tag w:val="goog_rdk_2471"/>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2" w:date="2026-09-23T05:20:57Z">
                <w:del w:author="Nivesh" w:id="19" w:date="2026-09-25T10:03:37Z"/>
              </w:ins>
            </w:sdtContent>
          </w:sdt>
        </w:p>
      </w:sdtContent>
    </w:sdt>
    <w:sdt>
      <w:sdtPr>
        <w:id w:val="1408765335"/>
        <w:tag w:val="goog_rdk_2476"/>
      </w:sdtPr>
      <w:sdtContent>
        <w:p w:rsidR="00000000" w:rsidDel="00000000" w:rsidP="00000000" w:rsidRDefault="00000000" w:rsidRPr="00000000" w14:paraId="00000202">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1866667856"/>
              <w:tag w:val="goog_rdk_2473"/>
            </w:sdtPr>
            <w:sdtContent>
              <w:ins w:author="Abinaya Saravanan" w:id="122" w:date="2026-09-23T05:20:57Z">
                <w:sdt>
                  <w:sdtPr>
                    <w:id w:val="-371729485"/>
                    <w:tag w:val="goog_rdk_2474"/>
                  </w:sdtPr>
                  <w:sdtContent>
                    <w:del w:author="Nivesh" w:id="19" w:date="2026-09-25T10:03:37Z"/>
                  </w:sdtContent>
                </w:sdt>
              </w:ins>
              <w:sdt>
                <w:sdtPr>
                  <w:id w:val="2113450936"/>
                  <w:tag w:val="goog_rdk_2475"/>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22" w:date="2026-09-23T05:20:57Z">
                <w:del w:author="Nivesh" w:id="19" w:date="2026-09-25T10:03:37Z"/>
              </w:ins>
            </w:sdtContent>
          </w:sdt>
        </w:p>
      </w:sdtContent>
    </w:sdt>
    <w:sdt>
      <w:sdtPr>
        <w:id w:val="1878696783"/>
        <w:tag w:val="goog_rdk_2480"/>
      </w:sdtPr>
      <w:sdtContent>
        <w:p w:rsidR="00000000" w:rsidDel="00000000" w:rsidP="00000000" w:rsidRDefault="00000000" w:rsidRPr="00000000" w14:paraId="00000203">
          <w:pPr>
            <w:numPr>
              <w:ilvl w:val="1"/>
              <w:numId w:val="2"/>
            </w:numPr>
            <w:ind w:left="502" w:hanging="360"/>
            <w:rPr>
              <w:ins w:author="Abinaya Saravanan" w:id="122" w:date="2026-09-23T05:20:57Z"/>
              <w:del w:author="Nivesh" w:id="19" w:date="2026-09-25T10:03:37Z"/>
            </w:rPr>
            <w:pPrChange w:author="FATHIMA RAIHANA A S" w:id="0" w:date="2026-09-25T17:38:39Z">
              <w:pPr>
                <w:numPr>
                  <w:ilvl w:val="1"/>
                  <w:numId w:val="9"/>
                </w:numPr>
                <w:ind w:left="502" w:hanging="360"/>
              </w:pPr>
            </w:pPrChange>
          </w:pPr>
          <w:sdt>
            <w:sdtPr>
              <w:id w:val="749581553"/>
              <w:tag w:val="goog_rdk_2477"/>
            </w:sdtPr>
            <w:sdtContent>
              <w:ins w:author="Abinaya Saravanan" w:id="122" w:date="2026-09-23T05:20:57Z">
                <w:sdt>
                  <w:sdtPr>
                    <w:id w:val="-413022263"/>
                    <w:tag w:val="goog_rdk_2478"/>
                  </w:sdtPr>
                  <w:sdtContent>
                    <w:del w:author="Nivesh" w:id="19" w:date="2026-09-25T10:03:37Z"/>
                  </w:sdtContent>
                </w:sdt>
              </w:ins>
              <w:sdt>
                <w:sdtPr>
                  <w:id w:val="-520190480"/>
                  <w:tag w:val="goog_rdk_2479"/>
                </w:sdtPr>
                <w:sdtContent>
                  <w:ins w:author="Abinaya Saravanan" w:id="122" w:date="2026-09-23T05:20:5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2" w:date="2026-09-23T05:20:57Z">
                <w:del w:author="Nivesh" w:id="19" w:date="2026-09-25T10:03:37Z"/>
              </w:ins>
            </w:sdtContent>
          </w:sdt>
        </w:p>
      </w:sdtContent>
    </w:sdt>
    <w:sdt>
      <w:sdtPr>
        <w:id w:val="1943662981"/>
        <w:tag w:val="goog_rdk_2486"/>
      </w:sdtPr>
      <w:sdtContent>
        <w:p w:rsidR="00000000" w:rsidDel="00000000" w:rsidP="00000000" w:rsidRDefault="00000000" w:rsidRPr="00000000" w14:paraId="0000020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36019659"/>
              <w:tag w:val="goog_rdk_2483"/>
            </w:sdtPr>
            <w:sdtContent>
              <w:ins w:author="Rossi Rossi" w:id="102" w:date="2026-09-22T06:56:59Z">
                <w:sdt>
                  <w:sdtPr>
                    <w:id w:val="1741905861"/>
                    <w:tag w:val="goog_rdk_2484"/>
                  </w:sdtPr>
                  <w:sdtContent>
                    <w:del w:author="Nivesh" w:id="19" w:date="2026-09-25T10:03:37Z"/>
                  </w:sdtContent>
                </w:sdt>
              </w:ins>
              <w:sdt>
                <w:sdtPr>
                  <w:id w:val="987185169"/>
                  <w:tag w:val="goog_rdk_24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20862739"/>
        <w:tag w:val="goog_rdk_2490"/>
      </w:sdtPr>
      <w:sdtContent>
        <w:p w:rsidR="00000000" w:rsidDel="00000000" w:rsidP="00000000" w:rsidRDefault="00000000" w:rsidRPr="00000000" w14:paraId="0000020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23068232"/>
              <w:tag w:val="goog_rdk_2487"/>
            </w:sdtPr>
            <w:sdtContent>
              <w:ins w:author="Rossi Rossi" w:id="102" w:date="2026-09-22T06:56:59Z">
                <w:sdt>
                  <w:sdtPr>
                    <w:id w:val="1715863063"/>
                    <w:tag w:val="goog_rdk_2488"/>
                  </w:sdtPr>
                  <w:sdtContent>
                    <w:del w:author="Nivesh" w:id="19" w:date="2026-09-25T10:03:37Z"/>
                  </w:sdtContent>
                </w:sdt>
              </w:ins>
              <w:sdt>
                <w:sdtPr>
                  <w:id w:val="-1796123826"/>
                  <w:tag w:val="goog_rdk_24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1119092019"/>
        <w:tag w:val="goog_rdk_2494"/>
      </w:sdtPr>
      <w:sdtContent>
        <w:p w:rsidR="00000000" w:rsidDel="00000000" w:rsidP="00000000" w:rsidRDefault="00000000" w:rsidRPr="00000000" w14:paraId="0000020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69810107"/>
              <w:tag w:val="goog_rdk_2491"/>
            </w:sdtPr>
            <w:sdtContent>
              <w:ins w:author="Rossi Rossi" w:id="102" w:date="2026-09-22T06:56:59Z">
                <w:sdt>
                  <w:sdtPr>
                    <w:id w:val="1198786978"/>
                    <w:tag w:val="goog_rdk_2492"/>
                  </w:sdtPr>
                  <w:sdtContent>
                    <w:del w:author="Nivesh" w:id="19" w:date="2026-09-25T10:03:37Z"/>
                  </w:sdtContent>
                </w:sdt>
              </w:ins>
              <w:sdt>
                <w:sdtPr>
                  <w:id w:val="322363595"/>
                  <w:tag w:val="goog_rdk_24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To restrict an API key, you must have the `apikeys.keys.update` permission on the associated Google Cloud project. This permission is included in roles like **API Keys Admin** or **Editor**.</w:delText>
                      </w:r>
                    </w:del>
                  </w:ins>
                </w:sdtContent>
              </w:sdt>
              <w:ins w:author="Rossi Rossi" w:id="102" w:date="2026-09-22T06:56:59Z">
                <w:del w:author="Nivesh" w:id="19" w:date="2026-09-25T10:03:37Z"/>
              </w:ins>
            </w:sdtContent>
          </w:sdt>
        </w:p>
      </w:sdtContent>
    </w:sdt>
    <w:sdt>
      <w:sdtPr>
        <w:id w:val="238685422"/>
        <w:tag w:val="goog_rdk_2498"/>
      </w:sdtPr>
      <w:sdtContent>
        <w:p w:rsidR="00000000" w:rsidDel="00000000" w:rsidP="00000000" w:rsidRDefault="00000000" w:rsidRPr="00000000" w14:paraId="0000020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91426701"/>
              <w:tag w:val="goog_rdk_2495"/>
            </w:sdtPr>
            <w:sdtContent>
              <w:ins w:author="Rossi Rossi" w:id="102" w:date="2026-09-22T06:56:59Z">
                <w:sdt>
                  <w:sdtPr>
                    <w:id w:val="-1014882402"/>
                    <w:tag w:val="goog_rdk_2496"/>
                  </w:sdtPr>
                  <w:sdtContent>
                    <w:del w:author="Nivesh" w:id="19" w:date="2026-09-25T10:03:37Z"/>
                  </w:sdtContent>
                </w:sdt>
              </w:ins>
              <w:sdt>
                <w:sdtPr>
                  <w:id w:val="631158521"/>
                  <w:tag w:val="goog_rdk_24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22792784"/>
        <w:tag w:val="goog_rdk_2502"/>
      </w:sdtPr>
      <w:sdtContent>
        <w:p w:rsidR="00000000" w:rsidDel="00000000" w:rsidP="00000000" w:rsidRDefault="00000000" w:rsidRPr="00000000" w14:paraId="0000020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513509"/>
              <w:tag w:val="goog_rdk_2499"/>
            </w:sdtPr>
            <w:sdtContent>
              <w:ins w:author="Rossi Rossi" w:id="102" w:date="2026-09-22T06:56:59Z">
                <w:sdt>
                  <w:sdtPr>
                    <w:id w:val="311403225"/>
                    <w:tag w:val="goog_rdk_2500"/>
                  </w:sdtPr>
                  <w:sdtContent>
                    <w:del w:author="Nivesh" w:id="19" w:date="2026-09-25T10:03:37Z"/>
                  </w:sdtContent>
                </w:sdt>
              </w:ins>
              <w:sdt>
                <w:sdtPr>
                  <w:id w:val="1416250175"/>
                  <w:tag w:val="goog_rdk_25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Method B: Restrict the key for other services (Google Cloud Console)</w:delText>
                      </w:r>
                    </w:del>
                  </w:ins>
                </w:sdtContent>
              </w:sdt>
              <w:ins w:author="Rossi Rossi" w:id="102" w:date="2026-09-22T06:56:59Z">
                <w:del w:author="Nivesh" w:id="19" w:date="2026-09-25T10:03:37Z"/>
              </w:ins>
            </w:sdtContent>
          </w:sdt>
        </w:p>
      </w:sdtContent>
    </w:sdt>
    <w:sdt>
      <w:sdtPr>
        <w:id w:val="-2069834099"/>
        <w:tag w:val="goog_rdk_2506"/>
      </w:sdtPr>
      <w:sdtContent>
        <w:p w:rsidR="00000000" w:rsidDel="00000000" w:rsidP="00000000" w:rsidRDefault="00000000" w:rsidRPr="00000000" w14:paraId="0000020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68904058"/>
              <w:tag w:val="goog_rdk_2503"/>
            </w:sdtPr>
            <w:sdtContent>
              <w:ins w:author="Rossi Rossi" w:id="102" w:date="2026-09-22T06:56:59Z">
                <w:sdt>
                  <w:sdtPr>
                    <w:id w:val="966142621"/>
                    <w:tag w:val="goog_rdk_2504"/>
                  </w:sdtPr>
                  <w:sdtContent>
                    <w:del w:author="Nivesh" w:id="19" w:date="2026-09-25T10:03:37Z"/>
                  </w:sdtContent>
                </w:sdt>
              </w:ins>
              <w:sdt>
                <w:sdtPr>
                  <w:id w:val="-996235952"/>
                  <w:tag w:val="goog_rdk_25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32725342"/>
        <w:tag w:val="goog_rdk_2510"/>
      </w:sdtPr>
      <w:sdtContent>
        <w:p w:rsidR="00000000" w:rsidDel="00000000" w:rsidP="00000000" w:rsidRDefault="00000000" w:rsidRPr="00000000" w14:paraId="0000020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80003605"/>
              <w:tag w:val="goog_rdk_2507"/>
            </w:sdtPr>
            <w:sdtContent>
              <w:ins w:author="Rossi Rossi" w:id="102" w:date="2026-09-22T06:56:59Z">
                <w:sdt>
                  <w:sdtPr>
                    <w:id w:val="-1419740669"/>
                    <w:tag w:val="goog_rdk_2508"/>
                  </w:sdtPr>
                  <w:sdtContent>
                    <w:del w:author="Nivesh" w:id="19" w:date="2026-09-25T10:03:37Z"/>
                  </w:sdtContent>
                </w:sdt>
              </w:ins>
              <w:sdt>
                <w:sdtPr>
                  <w:id w:val="-1652455438"/>
                  <w:tag w:val="goog_rdk_25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02" w:date="2026-09-22T06:56:59Z">
                <w:del w:author="Nivesh" w:id="19" w:date="2026-09-25T10:03:37Z"/>
              </w:ins>
            </w:sdtContent>
          </w:sdt>
        </w:p>
      </w:sdtContent>
    </w:sdt>
    <w:sdt>
      <w:sdtPr>
        <w:id w:val="230473390"/>
        <w:tag w:val="goog_rdk_2514"/>
      </w:sdtPr>
      <w:sdtContent>
        <w:p w:rsidR="00000000" w:rsidDel="00000000" w:rsidP="00000000" w:rsidRDefault="00000000" w:rsidRPr="00000000" w14:paraId="0000020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39362948"/>
              <w:tag w:val="goog_rdk_2511"/>
            </w:sdtPr>
            <w:sdtContent>
              <w:ins w:author="Rossi Rossi" w:id="102" w:date="2026-09-22T06:56:59Z">
                <w:sdt>
                  <w:sdtPr>
                    <w:id w:val="663142252"/>
                    <w:tag w:val="goog_rdk_2512"/>
                  </w:sdtPr>
                  <w:sdtContent>
                    <w:del w:author="Nivesh" w:id="19" w:date="2026-09-25T10:03:37Z"/>
                  </w:sdtContent>
                </w:sdt>
              </w:ins>
              <w:sdt>
                <w:sdtPr>
                  <w:id w:val="183755853"/>
                  <w:tag w:val="goog_rdk_25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02" w:date="2026-09-22T06:56:59Z">
                <w:del w:author="Nivesh" w:id="19" w:date="2026-09-25T10:03:37Z"/>
              </w:ins>
            </w:sdtContent>
          </w:sdt>
        </w:p>
      </w:sdtContent>
    </w:sdt>
    <w:sdt>
      <w:sdtPr>
        <w:id w:val="-537787322"/>
        <w:tag w:val="goog_rdk_2519"/>
      </w:sdtPr>
      <w:sdtContent>
        <w:p w:rsidR="00000000" w:rsidDel="00000000" w:rsidP="00000000" w:rsidRDefault="00000000" w:rsidRPr="00000000" w14:paraId="0000020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2055446"/>
              <w:tag w:val="goog_rdk_2515"/>
            </w:sdtPr>
            <w:sdtContent>
              <w:ins w:author="Rossi Rossi" w:id="102" w:date="2026-09-22T06:56:59Z">
                <w:sdt>
                  <w:sdtPr>
                    <w:id w:val="-424603534"/>
                    <w:tag w:val="goog_rdk_2516"/>
                  </w:sdtPr>
                  <w:sdtContent>
                    <w:del w:author="Nivesh" w:id="19" w:date="2026-09-25T10:03:37Z"/>
                  </w:sdtContent>
                </w:sdt>
              </w:ins>
              <w:sdt>
                <w:sdtPr>
                  <w:id w:val="673843393"/>
                  <w:tag w:val="goog_rdk_25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these</w:delText>
                      </w:r>
                    </w:del>
                  </w:ins>
                </w:sdtContent>
              </w:sdt>
              <w:ins w:author="Rossi Rossi" w:id="102" w:date="2026-09-22T06:56:59Z">
                <w:del w:author="Nivesh" w:id="19" w:date="2026-09-25T10:03:37Z">
                  <w:sdt>
                    <w:sdtPr>
                      <w:id w:val="1877899336"/>
                      <w:tag w:val="goog_rdk_2518"/>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restrictions are applied.**</w:delText>
                      </w:r>
                    </w:sdtContent>
                  </w:sdt>
                </w:del>
              </w:ins>
            </w:sdtContent>
          </w:sdt>
        </w:p>
      </w:sdtContent>
    </w:sdt>
    <w:sdt>
      <w:sdtPr>
        <w:id w:val="470984070"/>
        <w:tag w:val="goog_rdk_2525"/>
      </w:sdtPr>
      <w:sdtContent>
        <w:p w:rsidR="00000000" w:rsidDel="00000000" w:rsidP="00000000" w:rsidRDefault="00000000" w:rsidRPr="00000000" w14:paraId="0000020D">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70184446"/>
              <w:tag w:val="goog_rdk_2522"/>
            </w:sdtPr>
            <w:sdtContent>
              <w:ins w:author="Abinaya Saravanan" w:id="123" w:date="2026-09-23T05:21:37Z">
                <w:sdt>
                  <w:sdtPr>
                    <w:id w:val="1281335508"/>
                    <w:tag w:val="goog_rdk_2523"/>
                  </w:sdtPr>
                  <w:sdtContent>
                    <w:del w:author="Nivesh" w:id="19" w:date="2026-09-25T10:03:37Z"/>
                  </w:sdtContent>
                </w:sdt>
              </w:ins>
              <w:sdt>
                <w:sdtPr>
                  <w:id w:val="-2006726678"/>
                  <w:tag w:val="goog_rdk_252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3" w:date="2026-09-23T05:21:37Z">
                <w:del w:author="Nivesh" w:id="19" w:date="2026-09-25T10:03:37Z"/>
              </w:ins>
            </w:sdtContent>
          </w:sdt>
        </w:p>
      </w:sdtContent>
    </w:sdt>
    <w:sdt>
      <w:sdtPr>
        <w:id w:val="1970615598"/>
        <w:tag w:val="goog_rdk_2529"/>
      </w:sdtPr>
      <w:sdtContent>
        <w:p w:rsidR="00000000" w:rsidDel="00000000" w:rsidP="00000000" w:rsidRDefault="00000000" w:rsidRPr="00000000" w14:paraId="0000020E">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584757199"/>
              <w:tag w:val="goog_rdk_2526"/>
            </w:sdtPr>
            <w:sdtContent>
              <w:ins w:author="Abinaya Saravanan" w:id="123" w:date="2026-09-23T05:21:37Z">
                <w:sdt>
                  <w:sdtPr>
                    <w:id w:val="-1957529325"/>
                    <w:tag w:val="goog_rdk_2527"/>
                  </w:sdtPr>
                  <w:sdtContent>
                    <w:del w:author="Nivesh" w:id="19" w:date="2026-09-25T10:03:37Z"/>
                  </w:sdtContent>
                </w:sdt>
              </w:ins>
              <w:sdt>
                <w:sdtPr>
                  <w:id w:val="1881210691"/>
                  <w:tag w:val="goog_rdk_2528"/>
                </w:sdtPr>
                <w:sdtContent>
                  <w:ins w:author="Abinaya Saravanan" w:id="123" w:date="2026-09-23T05:21:37Z">
                    <w:del w:author="Nivesh" w:id="19" w:date="2026-09-25T10:03:37Z">
                      <w:r w:rsidDel="00000000" w:rsidR="00000000" w:rsidRPr="00000000">
                        <w:rPr>
                          <w:rtl w:val="0"/>
                        </w:rPr>
                      </w:r>
                    </w:del>
                  </w:ins>
                </w:sdtContent>
              </w:sdt>
              <w:ins w:author="Abinaya Saravanan" w:id="123" w:date="2026-09-23T05:21:37Z">
                <w:del w:author="Nivesh" w:id="19" w:date="2026-09-25T10:03:37Z"/>
              </w:ins>
            </w:sdtContent>
          </w:sdt>
        </w:p>
      </w:sdtContent>
    </w:sdt>
    <w:sdt>
      <w:sdtPr>
        <w:id w:val="-1304175067"/>
        <w:tag w:val="goog_rdk_2533"/>
      </w:sdtPr>
      <w:sdtContent>
        <w:p w:rsidR="00000000" w:rsidDel="00000000" w:rsidP="00000000" w:rsidRDefault="00000000" w:rsidRPr="00000000" w14:paraId="0000020F">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568728039"/>
              <w:tag w:val="goog_rdk_2530"/>
            </w:sdtPr>
            <w:sdtContent>
              <w:ins w:author="Abinaya Saravanan" w:id="123" w:date="2026-09-23T05:21:37Z">
                <w:sdt>
                  <w:sdtPr>
                    <w:id w:val="323505991"/>
                    <w:tag w:val="goog_rdk_2531"/>
                  </w:sdtPr>
                  <w:sdtContent>
                    <w:del w:author="Nivesh" w:id="19" w:date="2026-09-25T10:03:37Z"/>
                  </w:sdtContent>
                </w:sdt>
              </w:ins>
              <w:sdt>
                <w:sdtPr>
                  <w:id w:val="765462223"/>
                  <w:tag w:val="goog_rdk_253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3" w:date="2026-09-23T05:21:37Z">
                <w:del w:author="Nivesh" w:id="19" w:date="2026-09-25T10:03:37Z"/>
              </w:ins>
            </w:sdtContent>
          </w:sdt>
        </w:p>
      </w:sdtContent>
    </w:sdt>
    <w:sdt>
      <w:sdtPr>
        <w:id w:val="-1665349213"/>
        <w:tag w:val="goog_rdk_2537"/>
      </w:sdtPr>
      <w:sdtContent>
        <w:p w:rsidR="00000000" w:rsidDel="00000000" w:rsidP="00000000" w:rsidRDefault="00000000" w:rsidRPr="00000000" w14:paraId="00000210">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478281150"/>
              <w:tag w:val="goog_rdk_2534"/>
            </w:sdtPr>
            <w:sdtContent>
              <w:ins w:author="Abinaya Saravanan" w:id="123" w:date="2026-09-23T05:21:37Z">
                <w:sdt>
                  <w:sdtPr>
                    <w:id w:val="988095552"/>
                    <w:tag w:val="goog_rdk_2535"/>
                  </w:sdtPr>
                  <w:sdtContent>
                    <w:del w:author="Nivesh" w:id="19" w:date="2026-09-25T10:03:37Z"/>
                  </w:sdtContent>
                </w:sdt>
              </w:ins>
              <w:sdt>
                <w:sdtPr>
                  <w:id w:val="625255464"/>
                  <w:tag w:val="goog_rdk_253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23" w:date="2026-09-23T05:21:37Z">
                <w:del w:author="Nivesh" w:id="19" w:date="2026-09-25T10:03:37Z"/>
              </w:ins>
            </w:sdtContent>
          </w:sdt>
        </w:p>
      </w:sdtContent>
    </w:sdt>
    <w:sdt>
      <w:sdtPr>
        <w:id w:val="1210695128"/>
        <w:tag w:val="goog_rdk_2541"/>
      </w:sdtPr>
      <w:sdtContent>
        <w:p w:rsidR="00000000" w:rsidDel="00000000" w:rsidP="00000000" w:rsidRDefault="00000000" w:rsidRPr="00000000" w14:paraId="00000211">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389051134"/>
              <w:tag w:val="goog_rdk_2538"/>
            </w:sdtPr>
            <w:sdtContent>
              <w:ins w:author="Abinaya Saravanan" w:id="123" w:date="2026-09-23T05:21:37Z">
                <w:sdt>
                  <w:sdtPr>
                    <w:id w:val="-1810202117"/>
                    <w:tag w:val="goog_rdk_2539"/>
                  </w:sdtPr>
                  <w:sdtContent>
                    <w:del w:author="Nivesh" w:id="19" w:date="2026-09-25T10:03:37Z"/>
                  </w:sdtContent>
                </w:sdt>
              </w:ins>
              <w:sdt>
                <w:sdtPr>
                  <w:id w:val="-1324954918"/>
                  <w:tag w:val="goog_rdk_254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3" w:date="2026-09-23T05:21:37Z">
                <w:del w:author="Nivesh" w:id="19" w:date="2026-09-25T10:03:37Z"/>
              </w:ins>
            </w:sdtContent>
          </w:sdt>
        </w:p>
      </w:sdtContent>
    </w:sdt>
    <w:sdt>
      <w:sdtPr>
        <w:id w:val="134482521"/>
        <w:tag w:val="goog_rdk_2545"/>
      </w:sdtPr>
      <w:sdtContent>
        <w:p w:rsidR="00000000" w:rsidDel="00000000" w:rsidP="00000000" w:rsidRDefault="00000000" w:rsidRPr="00000000" w14:paraId="00000212">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352611152"/>
              <w:tag w:val="goog_rdk_2542"/>
            </w:sdtPr>
            <w:sdtContent>
              <w:ins w:author="Abinaya Saravanan" w:id="123" w:date="2026-09-23T05:21:37Z">
                <w:sdt>
                  <w:sdtPr>
                    <w:id w:val="-1947534833"/>
                    <w:tag w:val="goog_rdk_2543"/>
                  </w:sdtPr>
                  <w:sdtContent>
                    <w:del w:author="Nivesh" w:id="19" w:date="2026-09-25T10:03:37Z"/>
                  </w:sdtContent>
                </w:sdt>
              </w:ins>
              <w:sdt>
                <w:sdtPr>
                  <w:id w:val="-248580392"/>
                  <w:tag w:val="goog_rdk_254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3" w:date="2026-09-23T05:21:37Z">
                <w:del w:author="Nivesh" w:id="19" w:date="2026-09-25T10:03:37Z"/>
              </w:ins>
            </w:sdtContent>
          </w:sdt>
        </w:p>
      </w:sdtContent>
    </w:sdt>
    <w:sdt>
      <w:sdtPr>
        <w:id w:val="-682780500"/>
        <w:tag w:val="goog_rdk_2549"/>
      </w:sdtPr>
      <w:sdtContent>
        <w:p w:rsidR="00000000" w:rsidDel="00000000" w:rsidP="00000000" w:rsidRDefault="00000000" w:rsidRPr="00000000" w14:paraId="00000213">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347236589"/>
              <w:tag w:val="goog_rdk_2546"/>
            </w:sdtPr>
            <w:sdtContent>
              <w:ins w:author="Abinaya Saravanan" w:id="123" w:date="2026-09-23T05:21:37Z">
                <w:sdt>
                  <w:sdtPr>
                    <w:id w:val="1022797062"/>
                    <w:tag w:val="goog_rdk_2547"/>
                  </w:sdtPr>
                  <w:sdtContent>
                    <w:del w:author="Nivesh" w:id="19" w:date="2026-09-25T10:03:37Z"/>
                  </w:sdtContent>
                </w:sdt>
              </w:ins>
              <w:sdt>
                <w:sdtPr>
                  <w:id w:val="-2091773060"/>
                  <w:tag w:val="goog_rdk_2548"/>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3" w:date="2026-09-23T05:21:37Z">
                <w:del w:author="Nivesh" w:id="19" w:date="2026-09-25T10:03:37Z"/>
              </w:ins>
            </w:sdtContent>
          </w:sdt>
        </w:p>
      </w:sdtContent>
    </w:sdt>
    <w:sdt>
      <w:sdtPr>
        <w:id w:val="481933916"/>
        <w:tag w:val="goog_rdk_2553"/>
      </w:sdtPr>
      <w:sdtContent>
        <w:p w:rsidR="00000000" w:rsidDel="00000000" w:rsidP="00000000" w:rsidRDefault="00000000" w:rsidRPr="00000000" w14:paraId="00000214">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802976022"/>
              <w:tag w:val="goog_rdk_2550"/>
            </w:sdtPr>
            <w:sdtContent>
              <w:ins w:author="Abinaya Saravanan" w:id="123" w:date="2026-09-23T05:21:37Z">
                <w:sdt>
                  <w:sdtPr>
                    <w:id w:val="1017361433"/>
                    <w:tag w:val="goog_rdk_2551"/>
                  </w:sdtPr>
                  <w:sdtContent>
                    <w:del w:author="Nivesh" w:id="19" w:date="2026-09-25T10:03:37Z"/>
                  </w:sdtContent>
                </w:sdt>
              </w:ins>
              <w:sdt>
                <w:sdtPr>
                  <w:id w:val="-734303700"/>
                  <w:tag w:val="goog_rdk_255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3" w:date="2026-09-23T05:21:37Z">
                <w:del w:author="Nivesh" w:id="19" w:date="2026-09-25T10:03:37Z"/>
              </w:ins>
            </w:sdtContent>
          </w:sdt>
        </w:p>
      </w:sdtContent>
    </w:sdt>
    <w:sdt>
      <w:sdtPr>
        <w:id w:val="-738355932"/>
        <w:tag w:val="goog_rdk_2557"/>
      </w:sdtPr>
      <w:sdtContent>
        <w:p w:rsidR="00000000" w:rsidDel="00000000" w:rsidP="00000000" w:rsidRDefault="00000000" w:rsidRPr="00000000" w14:paraId="00000215">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16736199"/>
              <w:tag w:val="goog_rdk_2554"/>
            </w:sdtPr>
            <w:sdtContent>
              <w:ins w:author="Abinaya Saravanan" w:id="123" w:date="2026-09-23T05:21:37Z">
                <w:sdt>
                  <w:sdtPr>
                    <w:id w:val="1225488745"/>
                    <w:tag w:val="goog_rdk_2555"/>
                  </w:sdtPr>
                  <w:sdtContent>
                    <w:del w:author="Nivesh" w:id="19" w:date="2026-09-25T10:03:37Z"/>
                  </w:sdtContent>
                </w:sdt>
              </w:ins>
              <w:sdt>
                <w:sdtPr>
                  <w:id w:val="-2031462130"/>
                  <w:tag w:val="goog_rdk_255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23" w:date="2026-09-23T05:21:37Z">
                <w:del w:author="Nivesh" w:id="19" w:date="2026-09-25T10:03:37Z"/>
              </w:ins>
            </w:sdtContent>
          </w:sdt>
        </w:p>
      </w:sdtContent>
    </w:sdt>
    <w:sdt>
      <w:sdtPr>
        <w:id w:val="936985294"/>
        <w:tag w:val="goog_rdk_2561"/>
      </w:sdtPr>
      <w:sdtContent>
        <w:p w:rsidR="00000000" w:rsidDel="00000000" w:rsidP="00000000" w:rsidRDefault="00000000" w:rsidRPr="00000000" w14:paraId="00000216">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825301225"/>
              <w:tag w:val="goog_rdk_2558"/>
            </w:sdtPr>
            <w:sdtContent>
              <w:ins w:author="Abinaya Saravanan" w:id="123" w:date="2026-09-23T05:21:37Z">
                <w:sdt>
                  <w:sdtPr>
                    <w:id w:val="-802849542"/>
                    <w:tag w:val="goog_rdk_2559"/>
                  </w:sdtPr>
                  <w:sdtContent>
                    <w:del w:author="Nivesh" w:id="19" w:date="2026-09-25T10:03:37Z"/>
                  </w:sdtContent>
                </w:sdt>
              </w:ins>
              <w:sdt>
                <w:sdtPr>
                  <w:id w:val="446483056"/>
                  <w:tag w:val="goog_rdk_256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3" w:date="2026-09-23T05:21:37Z">
                <w:del w:author="Nivesh" w:id="19" w:date="2026-09-25T10:03:37Z"/>
              </w:ins>
            </w:sdtContent>
          </w:sdt>
        </w:p>
      </w:sdtContent>
    </w:sdt>
    <w:sdt>
      <w:sdtPr>
        <w:id w:val="979372128"/>
        <w:tag w:val="goog_rdk_2565"/>
      </w:sdtPr>
      <w:sdtContent>
        <w:p w:rsidR="00000000" w:rsidDel="00000000" w:rsidP="00000000" w:rsidRDefault="00000000" w:rsidRPr="00000000" w14:paraId="00000217">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878435942"/>
              <w:tag w:val="goog_rdk_2562"/>
            </w:sdtPr>
            <w:sdtContent>
              <w:ins w:author="Abinaya Saravanan" w:id="123" w:date="2026-09-23T05:21:37Z">
                <w:sdt>
                  <w:sdtPr>
                    <w:id w:val="-835223622"/>
                    <w:tag w:val="goog_rdk_2563"/>
                  </w:sdtPr>
                  <w:sdtContent>
                    <w:del w:author="Nivesh" w:id="19" w:date="2026-09-25T10:03:37Z"/>
                  </w:sdtContent>
                </w:sdt>
              </w:ins>
              <w:sdt>
                <w:sdtPr>
                  <w:id w:val="1162781951"/>
                  <w:tag w:val="goog_rdk_256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3" w:date="2026-09-23T05:21:37Z">
                <w:del w:author="Nivesh" w:id="19" w:date="2026-09-25T10:03:37Z"/>
              </w:ins>
            </w:sdtContent>
          </w:sdt>
        </w:p>
      </w:sdtContent>
    </w:sdt>
    <w:sdt>
      <w:sdtPr>
        <w:id w:val="-319342654"/>
        <w:tag w:val="goog_rdk_2569"/>
      </w:sdtPr>
      <w:sdtContent>
        <w:p w:rsidR="00000000" w:rsidDel="00000000" w:rsidP="00000000" w:rsidRDefault="00000000" w:rsidRPr="00000000" w14:paraId="00000218">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784805516"/>
              <w:tag w:val="goog_rdk_2566"/>
            </w:sdtPr>
            <w:sdtContent>
              <w:ins w:author="Abinaya Saravanan" w:id="123" w:date="2026-09-23T05:21:37Z">
                <w:sdt>
                  <w:sdtPr>
                    <w:id w:val="-711294301"/>
                    <w:tag w:val="goog_rdk_2567"/>
                  </w:sdtPr>
                  <w:sdtContent>
                    <w:del w:author="Nivesh" w:id="19" w:date="2026-09-25T10:03:37Z"/>
                  </w:sdtContent>
                </w:sdt>
              </w:ins>
              <w:sdt>
                <w:sdtPr>
                  <w:id w:val="1281474133"/>
                  <w:tag w:val="goog_rdk_2568"/>
                </w:sdtPr>
                <w:sdtContent>
                  <w:ins w:author="Abinaya Saravanan" w:id="123" w:date="2026-09-23T05:21:37Z">
                    <w:del w:author="Nivesh" w:id="19" w:date="2026-09-25T10:03:37Z">
                      <w:r w:rsidDel="00000000" w:rsidR="00000000" w:rsidRPr="00000000">
                        <w:rPr>
                          <w:rtl w:val="0"/>
                        </w:rPr>
                      </w:r>
                    </w:del>
                  </w:ins>
                </w:sdtContent>
              </w:sdt>
              <w:ins w:author="Abinaya Saravanan" w:id="123" w:date="2026-09-23T05:21:37Z">
                <w:del w:author="Nivesh" w:id="19" w:date="2026-09-25T10:03:37Z"/>
              </w:ins>
            </w:sdtContent>
          </w:sdt>
        </w:p>
      </w:sdtContent>
    </w:sdt>
    <w:sdt>
      <w:sdtPr>
        <w:id w:val="-1901026908"/>
        <w:tag w:val="goog_rdk_2573"/>
      </w:sdtPr>
      <w:sdtContent>
        <w:p w:rsidR="00000000" w:rsidDel="00000000" w:rsidP="00000000" w:rsidRDefault="00000000" w:rsidRPr="00000000" w14:paraId="00000219">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601398764"/>
              <w:tag w:val="goog_rdk_2570"/>
            </w:sdtPr>
            <w:sdtContent>
              <w:ins w:author="Abinaya Saravanan" w:id="123" w:date="2026-09-23T05:21:37Z">
                <w:sdt>
                  <w:sdtPr>
                    <w:id w:val="-1414908870"/>
                    <w:tag w:val="goog_rdk_2571"/>
                  </w:sdtPr>
                  <w:sdtContent>
                    <w:del w:author="Nivesh" w:id="19" w:date="2026-09-25T10:03:37Z"/>
                  </w:sdtContent>
                </w:sdt>
              </w:ins>
              <w:sdt>
                <w:sdtPr>
                  <w:id w:val="1804138467"/>
                  <w:tag w:val="goog_rdk_257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3" w:date="2026-09-23T05:21:37Z">
                <w:del w:author="Nivesh" w:id="19" w:date="2026-09-25T10:03:37Z"/>
              </w:ins>
            </w:sdtContent>
          </w:sdt>
        </w:p>
      </w:sdtContent>
    </w:sdt>
    <w:sdt>
      <w:sdtPr>
        <w:id w:val="1229892242"/>
        <w:tag w:val="goog_rdk_2577"/>
      </w:sdtPr>
      <w:sdtContent>
        <w:p w:rsidR="00000000" w:rsidDel="00000000" w:rsidP="00000000" w:rsidRDefault="00000000" w:rsidRPr="00000000" w14:paraId="0000021A">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46755382"/>
              <w:tag w:val="goog_rdk_2574"/>
            </w:sdtPr>
            <w:sdtContent>
              <w:ins w:author="Abinaya Saravanan" w:id="123" w:date="2026-09-23T05:21:37Z">
                <w:sdt>
                  <w:sdtPr>
                    <w:id w:val="-1720362309"/>
                    <w:tag w:val="goog_rdk_2575"/>
                  </w:sdtPr>
                  <w:sdtContent>
                    <w:del w:author="Nivesh" w:id="19" w:date="2026-09-25T10:03:37Z"/>
                  </w:sdtContent>
                </w:sdt>
              </w:ins>
              <w:sdt>
                <w:sdtPr>
                  <w:id w:val="936679002"/>
                  <w:tag w:val="goog_rdk_257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23" w:date="2026-09-23T05:21:37Z">
                <w:del w:author="Nivesh" w:id="19" w:date="2026-09-25T10:03:37Z"/>
              </w:ins>
            </w:sdtContent>
          </w:sdt>
        </w:p>
      </w:sdtContent>
    </w:sdt>
    <w:sdt>
      <w:sdtPr>
        <w:id w:val="-895130124"/>
        <w:tag w:val="goog_rdk_2581"/>
      </w:sdtPr>
      <w:sdtContent>
        <w:p w:rsidR="00000000" w:rsidDel="00000000" w:rsidP="00000000" w:rsidRDefault="00000000" w:rsidRPr="00000000" w14:paraId="0000021B">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537810102"/>
              <w:tag w:val="goog_rdk_2578"/>
            </w:sdtPr>
            <w:sdtContent>
              <w:ins w:author="Abinaya Saravanan" w:id="123" w:date="2026-09-23T05:21:37Z">
                <w:sdt>
                  <w:sdtPr>
                    <w:id w:val="-909960530"/>
                    <w:tag w:val="goog_rdk_2579"/>
                  </w:sdtPr>
                  <w:sdtContent>
                    <w:del w:author="Nivesh" w:id="19" w:date="2026-09-25T10:03:37Z"/>
                  </w:sdtContent>
                </w:sdt>
              </w:ins>
              <w:sdt>
                <w:sdtPr>
                  <w:id w:val="52232474"/>
                  <w:tag w:val="goog_rdk_258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3" w:date="2026-09-23T05:21:37Z">
                <w:del w:author="Nivesh" w:id="19" w:date="2026-09-25T10:03:37Z"/>
              </w:ins>
            </w:sdtContent>
          </w:sdt>
        </w:p>
      </w:sdtContent>
    </w:sdt>
    <w:sdt>
      <w:sdtPr>
        <w:id w:val="1416449658"/>
        <w:tag w:val="goog_rdk_2585"/>
      </w:sdtPr>
      <w:sdtContent>
        <w:p w:rsidR="00000000" w:rsidDel="00000000" w:rsidP="00000000" w:rsidRDefault="00000000" w:rsidRPr="00000000" w14:paraId="0000021C">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926469610"/>
              <w:tag w:val="goog_rdk_2582"/>
            </w:sdtPr>
            <w:sdtContent>
              <w:ins w:author="Abinaya Saravanan" w:id="123" w:date="2026-09-23T05:21:37Z">
                <w:sdt>
                  <w:sdtPr>
                    <w:id w:val="477771089"/>
                    <w:tag w:val="goog_rdk_2583"/>
                  </w:sdtPr>
                  <w:sdtContent>
                    <w:del w:author="Nivesh" w:id="19" w:date="2026-09-25T10:03:37Z"/>
                  </w:sdtContent>
                </w:sdt>
              </w:ins>
              <w:sdt>
                <w:sdtPr>
                  <w:id w:val="-263951452"/>
                  <w:tag w:val="goog_rdk_258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3" w:date="2026-09-23T05:21:37Z">
                <w:del w:author="Nivesh" w:id="19" w:date="2026-09-25T10:03:37Z"/>
              </w:ins>
            </w:sdtContent>
          </w:sdt>
        </w:p>
      </w:sdtContent>
    </w:sdt>
    <w:sdt>
      <w:sdtPr>
        <w:id w:val="-1623622884"/>
        <w:tag w:val="goog_rdk_2589"/>
      </w:sdtPr>
      <w:sdtContent>
        <w:p w:rsidR="00000000" w:rsidDel="00000000" w:rsidP="00000000" w:rsidRDefault="00000000" w:rsidRPr="00000000" w14:paraId="0000021D">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997792679"/>
              <w:tag w:val="goog_rdk_2586"/>
            </w:sdtPr>
            <w:sdtContent>
              <w:ins w:author="Abinaya Saravanan" w:id="123" w:date="2026-09-23T05:21:37Z">
                <w:sdt>
                  <w:sdtPr>
                    <w:id w:val="548182243"/>
                    <w:tag w:val="goog_rdk_2587"/>
                  </w:sdtPr>
                  <w:sdtContent>
                    <w:del w:author="Nivesh" w:id="19" w:date="2026-09-25T10:03:37Z"/>
                  </w:sdtContent>
                </w:sdt>
              </w:ins>
              <w:sdt>
                <w:sdtPr>
                  <w:id w:val="-2078333202"/>
                  <w:tag w:val="goog_rdk_2588"/>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3" w:date="2026-09-23T05:21:37Z">
                <w:del w:author="Nivesh" w:id="19" w:date="2026-09-25T10:03:37Z"/>
              </w:ins>
            </w:sdtContent>
          </w:sdt>
        </w:p>
      </w:sdtContent>
    </w:sdt>
    <w:sdt>
      <w:sdtPr>
        <w:id w:val="-245601644"/>
        <w:tag w:val="goog_rdk_2593"/>
      </w:sdtPr>
      <w:sdtContent>
        <w:p w:rsidR="00000000" w:rsidDel="00000000" w:rsidP="00000000" w:rsidRDefault="00000000" w:rsidRPr="00000000" w14:paraId="0000021E">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871566259"/>
              <w:tag w:val="goog_rdk_2590"/>
            </w:sdtPr>
            <w:sdtContent>
              <w:ins w:author="Abinaya Saravanan" w:id="123" w:date="2026-09-23T05:21:37Z">
                <w:sdt>
                  <w:sdtPr>
                    <w:id w:val="767222095"/>
                    <w:tag w:val="goog_rdk_2591"/>
                  </w:sdtPr>
                  <w:sdtContent>
                    <w:del w:author="Nivesh" w:id="19" w:date="2026-09-25T10:03:37Z"/>
                  </w:sdtContent>
                </w:sdt>
              </w:ins>
              <w:sdt>
                <w:sdtPr>
                  <w:id w:val="-1635414027"/>
                  <w:tag w:val="goog_rdk_259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3" w:date="2026-09-23T05:21:37Z">
                <w:del w:author="Nivesh" w:id="19" w:date="2026-09-25T10:03:37Z"/>
              </w:ins>
            </w:sdtContent>
          </w:sdt>
        </w:p>
      </w:sdtContent>
    </w:sdt>
    <w:sdt>
      <w:sdtPr>
        <w:id w:val="391889729"/>
        <w:tag w:val="goog_rdk_2597"/>
      </w:sdtPr>
      <w:sdtContent>
        <w:p w:rsidR="00000000" w:rsidDel="00000000" w:rsidP="00000000" w:rsidRDefault="00000000" w:rsidRPr="00000000" w14:paraId="0000021F">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163935602"/>
              <w:tag w:val="goog_rdk_2594"/>
            </w:sdtPr>
            <w:sdtContent>
              <w:ins w:author="Abinaya Saravanan" w:id="123" w:date="2026-09-23T05:21:37Z">
                <w:sdt>
                  <w:sdtPr>
                    <w:id w:val="946905927"/>
                    <w:tag w:val="goog_rdk_2595"/>
                  </w:sdtPr>
                  <w:sdtContent>
                    <w:del w:author="Nivesh" w:id="19" w:date="2026-09-25T10:03:37Z"/>
                  </w:sdtContent>
                </w:sdt>
              </w:ins>
              <w:sdt>
                <w:sdtPr>
                  <w:id w:val="2086788722"/>
                  <w:tag w:val="goog_rdk_259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23" w:date="2026-09-23T05:21:37Z">
                <w:del w:author="Nivesh" w:id="19" w:date="2026-09-25T10:03:37Z"/>
              </w:ins>
            </w:sdtContent>
          </w:sdt>
        </w:p>
      </w:sdtContent>
    </w:sdt>
    <w:sdt>
      <w:sdtPr>
        <w:id w:val="-463167492"/>
        <w:tag w:val="goog_rdk_2601"/>
      </w:sdtPr>
      <w:sdtContent>
        <w:p w:rsidR="00000000" w:rsidDel="00000000" w:rsidP="00000000" w:rsidRDefault="00000000" w:rsidRPr="00000000" w14:paraId="00000220">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689114827"/>
              <w:tag w:val="goog_rdk_2598"/>
            </w:sdtPr>
            <w:sdtContent>
              <w:ins w:author="Abinaya Saravanan" w:id="123" w:date="2026-09-23T05:21:37Z">
                <w:sdt>
                  <w:sdtPr>
                    <w:id w:val="1038327668"/>
                    <w:tag w:val="goog_rdk_2599"/>
                  </w:sdtPr>
                  <w:sdtContent>
                    <w:del w:author="Nivesh" w:id="19" w:date="2026-09-25T10:03:37Z"/>
                  </w:sdtContent>
                </w:sdt>
              </w:ins>
              <w:sdt>
                <w:sdtPr>
                  <w:id w:val="2075610221"/>
                  <w:tag w:val="goog_rdk_260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3" w:date="2026-09-23T05:21:37Z">
                <w:del w:author="Nivesh" w:id="19" w:date="2026-09-25T10:03:37Z"/>
              </w:ins>
            </w:sdtContent>
          </w:sdt>
        </w:p>
      </w:sdtContent>
    </w:sdt>
    <w:sdt>
      <w:sdtPr>
        <w:id w:val="-2059449979"/>
        <w:tag w:val="goog_rdk_2605"/>
      </w:sdtPr>
      <w:sdtContent>
        <w:p w:rsidR="00000000" w:rsidDel="00000000" w:rsidP="00000000" w:rsidRDefault="00000000" w:rsidRPr="00000000" w14:paraId="00000221">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720120693"/>
              <w:tag w:val="goog_rdk_2602"/>
            </w:sdtPr>
            <w:sdtContent>
              <w:ins w:author="Abinaya Saravanan" w:id="123" w:date="2026-09-23T05:21:37Z">
                <w:sdt>
                  <w:sdtPr>
                    <w:id w:val="1250244471"/>
                    <w:tag w:val="goog_rdk_2603"/>
                  </w:sdtPr>
                  <w:sdtContent>
                    <w:del w:author="Nivesh" w:id="19" w:date="2026-09-25T10:03:37Z"/>
                  </w:sdtContent>
                </w:sdt>
              </w:ins>
              <w:sdt>
                <w:sdtPr>
                  <w:id w:val="518476213"/>
                  <w:tag w:val="goog_rdk_260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3" w:date="2026-09-23T05:21:37Z">
                <w:del w:author="Nivesh" w:id="19" w:date="2026-09-25T10:03:37Z"/>
              </w:ins>
            </w:sdtContent>
          </w:sdt>
        </w:p>
      </w:sdtContent>
    </w:sdt>
    <w:sdt>
      <w:sdtPr>
        <w:id w:val="449477013"/>
        <w:tag w:val="goog_rdk_2609"/>
      </w:sdtPr>
      <w:sdtContent>
        <w:p w:rsidR="00000000" w:rsidDel="00000000" w:rsidP="00000000" w:rsidRDefault="00000000" w:rsidRPr="00000000" w14:paraId="00000222">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653537505"/>
              <w:tag w:val="goog_rdk_2606"/>
            </w:sdtPr>
            <w:sdtContent>
              <w:ins w:author="Abinaya Saravanan" w:id="123" w:date="2026-09-23T05:21:37Z">
                <w:sdt>
                  <w:sdtPr>
                    <w:id w:val="-210320145"/>
                    <w:tag w:val="goog_rdk_2607"/>
                  </w:sdtPr>
                  <w:sdtContent>
                    <w:del w:author="Nivesh" w:id="19" w:date="2026-09-25T10:03:37Z"/>
                  </w:sdtContent>
                </w:sdt>
              </w:ins>
              <w:sdt>
                <w:sdtPr>
                  <w:id w:val="1109193253"/>
                  <w:tag w:val="goog_rdk_2608"/>
                </w:sdtPr>
                <w:sdtContent>
                  <w:ins w:author="Abinaya Saravanan" w:id="123" w:date="2026-09-23T05:21:37Z">
                    <w:del w:author="Nivesh" w:id="19" w:date="2026-09-25T10:03:37Z">
                      <w:r w:rsidDel="00000000" w:rsidR="00000000" w:rsidRPr="00000000">
                        <w:rPr>
                          <w:rtl w:val="0"/>
                        </w:rPr>
                      </w:r>
                    </w:del>
                  </w:ins>
                </w:sdtContent>
              </w:sdt>
              <w:ins w:author="Abinaya Saravanan" w:id="123" w:date="2026-09-23T05:21:37Z">
                <w:del w:author="Nivesh" w:id="19" w:date="2026-09-25T10:03:37Z"/>
              </w:ins>
            </w:sdtContent>
          </w:sdt>
        </w:p>
      </w:sdtContent>
    </w:sdt>
    <w:sdt>
      <w:sdtPr>
        <w:id w:val="-1186235393"/>
        <w:tag w:val="goog_rdk_2613"/>
      </w:sdtPr>
      <w:sdtContent>
        <w:p w:rsidR="00000000" w:rsidDel="00000000" w:rsidP="00000000" w:rsidRDefault="00000000" w:rsidRPr="00000000" w14:paraId="00000223">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680367185"/>
              <w:tag w:val="goog_rdk_2610"/>
            </w:sdtPr>
            <w:sdtContent>
              <w:ins w:author="Abinaya Saravanan" w:id="123" w:date="2026-09-23T05:21:37Z">
                <w:sdt>
                  <w:sdtPr>
                    <w:id w:val="-636573694"/>
                    <w:tag w:val="goog_rdk_2611"/>
                  </w:sdtPr>
                  <w:sdtContent>
                    <w:del w:author="Nivesh" w:id="19" w:date="2026-09-25T10:03:37Z"/>
                  </w:sdtContent>
                </w:sdt>
              </w:ins>
              <w:sdt>
                <w:sdtPr>
                  <w:id w:val="-1643816855"/>
                  <w:tag w:val="goog_rdk_261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3" w:date="2026-09-23T05:21:37Z">
                <w:del w:author="Nivesh" w:id="19" w:date="2026-09-25T10:03:37Z"/>
              </w:ins>
            </w:sdtContent>
          </w:sdt>
        </w:p>
      </w:sdtContent>
    </w:sdt>
    <w:sdt>
      <w:sdtPr>
        <w:id w:val="1663161163"/>
        <w:tag w:val="goog_rdk_2617"/>
      </w:sdtPr>
      <w:sdtContent>
        <w:p w:rsidR="00000000" w:rsidDel="00000000" w:rsidP="00000000" w:rsidRDefault="00000000" w:rsidRPr="00000000" w14:paraId="00000224">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480200183"/>
              <w:tag w:val="goog_rdk_2614"/>
            </w:sdtPr>
            <w:sdtContent>
              <w:ins w:author="Abinaya Saravanan" w:id="123" w:date="2026-09-23T05:21:37Z">
                <w:sdt>
                  <w:sdtPr>
                    <w:id w:val="-1328205656"/>
                    <w:tag w:val="goog_rdk_2615"/>
                  </w:sdtPr>
                  <w:sdtContent>
                    <w:del w:author="Nivesh" w:id="19" w:date="2026-09-25T10:03:37Z"/>
                  </w:sdtContent>
                </w:sdt>
              </w:ins>
              <w:sdt>
                <w:sdtPr>
                  <w:id w:val="-887604874"/>
                  <w:tag w:val="goog_rdk_261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try:</w:delText>
                      </w:r>
                    </w:del>
                  </w:ins>
                </w:sdtContent>
              </w:sdt>
              <w:ins w:author="Abinaya Saravanan" w:id="123" w:date="2026-09-23T05:21:37Z">
                <w:del w:author="Nivesh" w:id="19" w:date="2026-09-25T10:03:37Z"/>
              </w:ins>
            </w:sdtContent>
          </w:sdt>
        </w:p>
      </w:sdtContent>
    </w:sdt>
    <w:sdt>
      <w:sdtPr>
        <w:id w:val="-823511229"/>
        <w:tag w:val="goog_rdk_2621"/>
      </w:sdtPr>
      <w:sdtContent>
        <w:p w:rsidR="00000000" w:rsidDel="00000000" w:rsidP="00000000" w:rsidRDefault="00000000" w:rsidRPr="00000000" w14:paraId="00000225">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118361625"/>
              <w:tag w:val="goog_rdk_2618"/>
            </w:sdtPr>
            <w:sdtContent>
              <w:ins w:author="Abinaya Saravanan" w:id="123" w:date="2026-09-23T05:21:37Z">
                <w:sdt>
                  <w:sdtPr>
                    <w:id w:val="2102769844"/>
                    <w:tag w:val="goog_rdk_2619"/>
                  </w:sdtPr>
                  <w:sdtContent>
                    <w:del w:author="Nivesh" w:id="19" w:date="2026-09-25T10:03:37Z"/>
                  </w:sdtContent>
                </w:sdt>
              </w:ins>
              <w:sdt>
                <w:sdtPr>
                  <w:id w:val="-1175863675"/>
                  <w:tag w:val="goog_rdk_262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3" w:date="2026-09-23T05:21:37Z">
                <w:del w:author="Nivesh" w:id="19" w:date="2026-09-25T10:03:37Z"/>
              </w:ins>
            </w:sdtContent>
          </w:sdt>
        </w:p>
      </w:sdtContent>
    </w:sdt>
    <w:sdt>
      <w:sdtPr>
        <w:id w:val="-1911158039"/>
        <w:tag w:val="goog_rdk_2625"/>
      </w:sdtPr>
      <w:sdtContent>
        <w:p w:rsidR="00000000" w:rsidDel="00000000" w:rsidP="00000000" w:rsidRDefault="00000000" w:rsidRPr="00000000" w14:paraId="00000226">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638280731"/>
              <w:tag w:val="goog_rdk_2622"/>
            </w:sdtPr>
            <w:sdtContent>
              <w:ins w:author="Abinaya Saravanan" w:id="123" w:date="2026-09-23T05:21:37Z">
                <w:sdt>
                  <w:sdtPr>
                    <w:id w:val="506564003"/>
                    <w:tag w:val="goog_rdk_2623"/>
                  </w:sdtPr>
                  <w:sdtContent>
                    <w:del w:author="Nivesh" w:id="19" w:date="2026-09-25T10:03:37Z"/>
                  </w:sdtContent>
                </w:sdt>
              </w:ins>
              <w:sdt>
                <w:sdtPr>
                  <w:id w:val="1955786869"/>
                  <w:tag w:val="goog_rdk_2624"/>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3" w:date="2026-09-23T05:21:37Z">
                <w:del w:author="Nivesh" w:id="19" w:date="2026-09-25T10:03:37Z"/>
              </w:ins>
            </w:sdtContent>
          </w:sdt>
        </w:p>
      </w:sdtContent>
    </w:sdt>
    <w:sdt>
      <w:sdtPr>
        <w:id w:val="1622254630"/>
        <w:tag w:val="goog_rdk_2629"/>
      </w:sdtPr>
      <w:sdtContent>
        <w:p w:rsidR="00000000" w:rsidDel="00000000" w:rsidP="00000000" w:rsidRDefault="00000000" w:rsidRPr="00000000" w14:paraId="00000227">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770687883"/>
              <w:tag w:val="goog_rdk_2626"/>
            </w:sdtPr>
            <w:sdtContent>
              <w:ins w:author="Abinaya Saravanan" w:id="123" w:date="2026-09-23T05:21:37Z">
                <w:sdt>
                  <w:sdtPr>
                    <w:id w:val="-1339062168"/>
                    <w:tag w:val="goog_rdk_2627"/>
                  </w:sdtPr>
                  <w:sdtContent>
                    <w:del w:author="Nivesh" w:id="19" w:date="2026-09-25T10:03:37Z"/>
                  </w:sdtContent>
                </w:sdt>
              </w:ins>
              <w:sdt>
                <w:sdtPr>
                  <w:id w:val="1819073803"/>
                  <w:tag w:val="goog_rdk_2628"/>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3" w:date="2026-09-23T05:21:37Z">
                <w:del w:author="Nivesh" w:id="19" w:date="2026-09-25T10:03:37Z"/>
              </w:ins>
            </w:sdtContent>
          </w:sdt>
        </w:p>
      </w:sdtContent>
    </w:sdt>
    <w:sdt>
      <w:sdtPr>
        <w:id w:val="1891960017"/>
        <w:tag w:val="goog_rdk_2633"/>
      </w:sdtPr>
      <w:sdtContent>
        <w:p w:rsidR="00000000" w:rsidDel="00000000" w:rsidP="00000000" w:rsidRDefault="00000000" w:rsidRPr="00000000" w14:paraId="00000228">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1784878257"/>
              <w:tag w:val="goog_rdk_2630"/>
            </w:sdtPr>
            <w:sdtContent>
              <w:ins w:author="Abinaya Saravanan" w:id="123" w:date="2026-09-23T05:21:37Z">
                <w:sdt>
                  <w:sdtPr>
                    <w:id w:val="1657562841"/>
                    <w:tag w:val="goog_rdk_2631"/>
                  </w:sdtPr>
                  <w:sdtContent>
                    <w:del w:author="Nivesh" w:id="19" w:date="2026-09-25T10:03:37Z"/>
                  </w:sdtContent>
                </w:sdt>
              </w:ins>
              <w:sdt>
                <w:sdtPr>
                  <w:id w:val="1130756975"/>
                  <w:tag w:val="goog_rdk_2632"/>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3" w:date="2026-09-23T05:21:37Z">
                <w:del w:author="Nivesh" w:id="19" w:date="2026-09-25T10:03:37Z"/>
              </w:ins>
            </w:sdtContent>
          </w:sdt>
        </w:p>
      </w:sdtContent>
    </w:sdt>
    <w:sdt>
      <w:sdtPr>
        <w:id w:val="-1297621061"/>
        <w:tag w:val="goog_rdk_2637"/>
      </w:sdtPr>
      <w:sdtContent>
        <w:p w:rsidR="00000000" w:rsidDel="00000000" w:rsidP="00000000" w:rsidRDefault="00000000" w:rsidRPr="00000000" w14:paraId="00000229">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90902642"/>
              <w:tag w:val="goog_rdk_2634"/>
            </w:sdtPr>
            <w:sdtContent>
              <w:ins w:author="Abinaya Saravanan" w:id="123" w:date="2026-09-23T05:21:37Z">
                <w:sdt>
                  <w:sdtPr>
                    <w:id w:val="-598389057"/>
                    <w:tag w:val="goog_rdk_2635"/>
                  </w:sdtPr>
                  <w:sdtContent>
                    <w:del w:author="Nivesh" w:id="19" w:date="2026-09-25T10:03:37Z"/>
                  </w:sdtContent>
                </w:sdt>
              </w:ins>
              <w:sdt>
                <w:sdtPr>
                  <w:id w:val="308314049"/>
                  <w:tag w:val="goog_rdk_2636"/>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except Exception as e:</w:delText>
                      </w:r>
                    </w:del>
                  </w:ins>
                </w:sdtContent>
              </w:sdt>
              <w:ins w:author="Abinaya Saravanan" w:id="123" w:date="2026-09-23T05:21:37Z">
                <w:del w:author="Nivesh" w:id="19" w:date="2026-09-25T10:03:37Z"/>
              </w:ins>
            </w:sdtContent>
          </w:sdt>
        </w:p>
      </w:sdtContent>
    </w:sdt>
    <w:sdt>
      <w:sdtPr>
        <w:id w:val="2064318356"/>
        <w:tag w:val="goog_rdk_2641"/>
      </w:sdtPr>
      <w:sdtContent>
        <w:p w:rsidR="00000000" w:rsidDel="00000000" w:rsidP="00000000" w:rsidRDefault="00000000" w:rsidRPr="00000000" w14:paraId="0000022A">
          <w:pPr>
            <w:numPr>
              <w:ilvl w:val="1"/>
              <w:numId w:val="2"/>
            </w:numPr>
            <w:ind w:left="502" w:hanging="360"/>
            <w:rPr>
              <w:ins w:author="Abinaya Saravanan" w:id="123" w:date="2026-09-23T05:21:37Z"/>
              <w:del w:author="Nivesh" w:id="19" w:date="2026-09-25T10:03:37Z"/>
            </w:rPr>
            <w:pPrChange w:author="FATHIMA RAIHANA A S" w:id="0" w:date="2026-09-25T17:38:39Z">
              <w:pPr>
                <w:numPr>
                  <w:ilvl w:val="1"/>
                  <w:numId w:val="9"/>
                </w:numPr>
                <w:ind w:left="502" w:hanging="360"/>
              </w:pPr>
            </w:pPrChange>
          </w:pPr>
          <w:sdt>
            <w:sdtPr>
              <w:id w:val="542874126"/>
              <w:tag w:val="goog_rdk_2638"/>
            </w:sdtPr>
            <w:sdtContent>
              <w:ins w:author="Abinaya Saravanan" w:id="123" w:date="2026-09-23T05:21:37Z">
                <w:sdt>
                  <w:sdtPr>
                    <w:id w:val="169282069"/>
                    <w:tag w:val="goog_rdk_2639"/>
                  </w:sdtPr>
                  <w:sdtContent>
                    <w:del w:author="Nivesh" w:id="19" w:date="2026-09-25T10:03:37Z"/>
                  </w:sdtContent>
                </w:sdt>
              </w:ins>
              <w:sdt>
                <w:sdtPr>
                  <w:id w:val="-1953782691"/>
                  <w:tag w:val="goog_rdk_2640"/>
                </w:sdtPr>
                <w:sdtContent>
                  <w:ins w:author="Abinaya Saravanan" w:id="123" w:date="2026-09-23T05:21:37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3" w:date="2026-09-23T05:21:37Z">
                <w:del w:author="Nivesh" w:id="19" w:date="2026-09-25T10:03:37Z"/>
              </w:ins>
            </w:sdtContent>
          </w:sdt>
        </w:p>
      </w:sdtContent>
    </w:sdt>
    <w:sdt>
      <w:sdtPr>
        <w:id w:val="-1701102408"/>
        <w:tag w:val="goog_rdk_2647"/>
      </w:sdtPr>
      <w:sdtContent>
        <w:p w:rsidR="00000000" w:rsidDel="00000000" w:rsidP="00000000" w:rsidRDefault="00000000" w:rsidRPr="00000000" w14:paraId="0000022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06913244"/>
              <w:tag w:val="goog_rdk_2644"/>
            </w:sdtPr>
            <w:sdtContent>
              <w:ins w:author="Rossi Rossi" w:id="102" w:date="2026-09-22T06:56:59Z">
                <w:sdt>
                  <w:sdtPr>
                    <w:id w:val="241028539"/>
                    <w:tag w:val="goog_rdk_2645"/>
                  </w:sdtPr>
                  <w:sdtContent>
                    <w:del w:author="Nivesh" w:id="19" w:date="2026-09-25T10:03:37Z"/>
                  </w:sdtContent>
                </w:sdt>
              </w:ins>
              <w:sdt>
                <w:sdtPr>
                  <w:id w:val="-1510909078"/>
                  <w:tag w:val="goog_rdk_264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47738339"/>
        <w:tag w:val="goog_rdk_2651"/>
      </w:sdtPr>
      <w:sdtContent>
        <w:p w:rsidR="00000000" w:rsidDel="00000000" w:rsidP="00000000" w:rsidRDefault="00000000" w:rsidRPr="00000000" w14:paraId="0000022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41693714"/>
              <w:tag w:val="goog_rdk_2648"/>
            </w:sdtPr>
            <w:sdtContent>
              <w:ins w:author="Rossi Rossi" w:id="102" w:date="2026-09-22T06:56:59Z">
                <w:sdt>
                  <w:sdtPr>
                    <w:id w:val="-1956496216"/>
                    <w:tag w:val="goog_rdk_2649"/>
                  </w:sdtPr>
                  <w:sdtContent>
                    <w:del w:author="Nivesh" w:id="19" w:date="2026-09-25T10:03:37Z"/>
                  </w:sdtContent>
                </w:sdt>
              </w:ins>
              <w:sdt>
                <w:sdtPr>
                  <w:id w:val="-466193315"/>
                  <w:tag w:val="goog_rdk_265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1513767511"/>
        <w:tag w:val="goog_rdk_2655"/>
      </w:sdtPr>
      <w:sdtContent>
        <w:p w:rsidR="00000000" w:rsidDel="00000000" w:rsidP="00000000" w:rsidRDefault="00000000" w:rsidRPr="00000000" w14:paraId="0000022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75045364"/>
              <w:tag w:val="goog_rdk_2652"/>
            </w:sdtPr>
            <w:sdtContent>
              <w:ins w:author="Rossi Rossi" w:id="102" w:date="2026-09-22T06:56:59Z">
                <w:sdt>
                  <w:sdtPr>
                    <w:id w:val="-1619045292"/>
                    <w:tag w:val="goog_rdk_2653"/>
                  </w:sdtPr>
                  <w:sdtContent>
                    <w:del w:author="Nivesh" w:id="19" w:date="2026-09-25T10:03:37Z"/>
                  </w:sdtContent>
                </w:sdt>
              </w:ins>
              <w:sdt>
                <w:sdtPr>
                  <w:id w:val="-298401148"/>
                  <w:tag w:val="goog_rdk_265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02" w:date="2026-09-22T06:56:59Z">
                <w:del w:author="Nivesh" w:id="19" w:date="2026-09-25T10:03:37Z"/>
              </w:ins>
            </w:sdtContent>
          </w:sdt>
        </w:p>
      </w:sdtContent>
    </w:sdt>
    <w:sdt>
      <w:sdtPr>
        <w:id w:val="931991741"/>
        <w:tag w:val="goog_rdk_2659"/>
      </w:sdtPr>
      <w:sdtContent>
        <w:p w:rsidR="00000000" w:rsidDel="00000000" w:rsidP="00000000" w:rsidRDefault="00000000" w:rsidRPr="00000000" w14:paraId="0000022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23982072"/>
              <w:tag w:val="goog_rdk_2656"/>
            </w:sdtPr>
            <w:sdtContent>
              <w:ins w:author="Rossi Rossi" w:id="102" w:date="2026-09-22T06:56:59Z">
                <w:sdt>
                  <w:sdtPr>
                    <w:id w:val="1460760418"/>
                    <w:tag w:val="goog_rdk_2657"/>
                  </w:sdtPr>
                  <w:sdtContent>
                    <w:del w:author="Nivesh" w:id="19" w:date="2026-09-25T10:03:37Z"/>
                  </w:sdtContent>
                </w:sdt>
              </w:ins>
              <w:sdt>
                <w:sdtPr>
                  <w:id w:val="1604521525"/>
                  <w:tag w:val="goog_rdk_265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02" w:date="2026-09-22T06:56:59Z">
                <w:del w:author="Nivesh" w:id="19" w:date="2026-09-25T10:03:37Z"/>
              </w:ins>
            </w:sdtContent>
          </w:sdt>
        </w:p>
      </w:sdtContent>
    </w:sdt>
    <w:sdt>
      <w:sdtPr>
        <w:id w:val="894859003"/>
        <w:tag w:val="goog_rdk_2665"/>
      </w:sdtPr>
      <w:sdtContent>
        <w:p w:rsidR="00000000" w:rsidDel="00000000" w:rsidP="00000000" w:rsidRDefault="00000000" w:rsidRPr="00000000" w14:paraId="0000022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5304871"/>
              <w:tag w:val="goog_rdk_2660"/>
            </w:sdtPr>
            <w:sdtContent>
              <w:ins w:author="Rossi Rossi" w:id="102" w:date="2026-09-22T06:56:59Z">
                <w:sdt>
                  <w:sdtPr>
                    <w:id w:val="981154976"/>
                    <w:tag w:val="goog_rdk_2661"/>
                  </w:sdtPr>
                  <w:sdtContent>
                    <w:del w:author="Nivesh" w:id="19" w:date="2026-09-25T10:03:37Z"/>
                  </w:sdtContent>
                </w:sdt>
              </w:ins>
              <w:sdt>
                <w:sdtPr>
                  <w:id w:val="672105849"/>
                  <w:tag w:val="goog_rdk_266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Language API*</w:delText>
                      </w:r>
                    </w:del>
                  </w:ins>
                </w:sdtContent>
              </w:sdt>
              <w:ins w:author="Rossi Rossi" w:id="102" w:date="2026-09-22T06:56:59Z">
                <w:del w:author="Nivesh" w:id="19" w:date="2026-09-25T10:03:37Z">
                  <w:sdt>
                    <w:sdtPr>
                      <w:id w:val="-2134387892"/>
                      <w:tag w:val="goog_rdk_2663"/>
                    </w:sdtPr>
                    <w:sdtContent>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sdtContent>
                  </w:sdt>
                  <w:sdt>
                    <w:sdtPr>
                      <w:id w:val="2082994532"/>
                      <w:tag w:val="goog_rdk_2664"/>
                    </w:sdtPr>
                    <w:sdtContent>
                      <w:r w:rsidDel="00000000" w:rsidR="00000000" w:rsidRPr="00000000">
                        <w:rPr>
                          <w:rtl w:val="0"/>
                        </w:rPr>
                      </w:r>
                    </w:sdtContent>
                  </w:sdt>
                </w:del>
              </w:ins>
            </w:sdtContent>
          </w:sdt>
        </w:p>
      </w:sdtContent>
    </w:sdt>
    <w:sdt>
      <w:sdtPr>
        <w:id w:val="1982566954"/>
        <w:tag w:val="goog_rdk_2669"/>
      </w:sdtPr>
      <w:sdtContent>
        <w:p w:rsidR="00000000" w:rsidDel="00000000" w:rsidP="00000000" w:rsidRDefault="00000000" w:rsidRPr="00000000" w14:paraId="0000023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77139179"/>
              <w:tag w:val="goog_rdk_2666"/>
            </w:sdtPr>
            <w:sdtContent>
              <w:ins w:author="Rossi Rossi" w:id="102" w:date="2026-09-22T06:56:59Z">
                <w:sdt>
                  <w:sdtPr>
                    <w:id w:val="657440462"/>
                    <w:tag w:val="goog_rdk_2667"/>
                  </w:sdtPr>
                  <w:sdtContent>
                    <w:del w:author="Nivesh" w:id="19" w:date="2026-09-25T10:03:37Z"/>
                  </w:sdtContent>
                </w:sdt>
              </w:ins>
              <w:sdt>
                <w:sdtPr>
                  <w:id w:val="-2077631220"/>
                  <w:tag w:val="goog_rdk_266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Click **Save**. Create a separate, restricted key in AI Studio to continue using the Gemini API.</w:delText>
                      </w:r>
                    </w:del>
                  </w:ins>
                </w:sdtContent>
              </w:sdt>
              <w:ins w:author="Rossi Rossi" w:id="102" w:date="2026-09-22T06:56:59Z">
                <w:del w:author="Nivesh" w:id="19" w:date="2026-09-25T10:03:37Z"/>
              </w:ins>
            </w:sdtContent>
          </w:sdt>
        </w:p>
      </w:sdtContent>
    </w:sdt>
    <w:sdt>
      <w:sdtPr>
        <w:id w:val="-1629307759"/>
        <w:tag w:val="goog_rdk_2673"/>
      </w:sdtPr>
      <w:sdtContent>
        <w:p w:rsidR="00000000" w:rsidDel="00000000" w:rsidP="00000000" w:rsidRDefault="00000000" w:rsidRPr="00000000" w14:paraId="0000023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2426092"/>
              <w:tag w:val="goog_rdk_2670"/>
            </w:sdtPr>
            <w:sdtContent>
              <w:ins w:author="Rossi Rossi" w:id="102" w:date="2026-09-22T06:56:59Z">
                <w:sdt>
                  <w:sdtPr>
                    <w:id w:val="-105668247"/>
                    <w:tag w:val="goog_rdk_2671"/>
                  </w:sdtPr>
                  <w:sdtContent>
                    <w:del w:author="Nivesh" w:id="19" w:date="2026-09-25T10:03:37Z"/>
                  </w:sdtContent>
                </w:sdt>
              </w:ins>
              <w:sdt>
                <w:sdtPr>
                  <w:id w:val="1828045944"/>
                  <w:tag w:val="goog_rdk_267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44222238"/>
        <w:tag w:val="goog_rdk_2677"/>
      </w:sdtPr>
      <w:sdtContent>
        <w:p w:rsidR="00000000" w:rsidDel="00000000" w:rsidP="00000000" w:rsidRDefault="00000000" w:rsidRPr="00000000" w14:paraId="0000023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98854265"/>
              <w:tag w:val="goog_rdk_2674"/>
            </w:sdtPr>
            <w:sdtContent>
              <w:ins w:author="Rossi Rossi" w:id="102" w:date="2026-09-22T06:56:59Z">
                <w:sdt>
                  <w:sdtPr>
                    <w:id w:val="590256492"/>
                    <w:tag w:val="goog_rdk_2675"/>
                  </w:sdtPr>
                  <w:sdtContent>
                    <w:del w:author="Nivesh" w:id="19" w:date="2026-09-25T10:03:37Z"/>
                  </w:sdtContent>
                </w:sdt>
              </w:ins>
              <w:sdt>
                <w:sdtPr>
                  <w:id w:val="-823525970"/>
                  <w:tag w:val="goog_rdk_267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Blocked dormant keys</w:delText>
                      </w:r>
                    </w:del>
                  </w:ins>
                </w:sdtContent>
              </w:sdt>
              <w:ins w:author="Rossi Rossi" w:id="102" w:date="2026-09-22T06:56:59Z">
                <w:del w:author="Nivesh" w:id="19" w:date="2026-09-25T10:03:37Z"/>
              </w:ins>
            </w:sdtContent>
          </w:sdt>
        </w:p>
      </w:sdtContent>
    </w:sdt>
    <w:sdt>
      <w:sdtPr>
        <w:id w:val="-1934096326"/>
        <w:tag w:val="goog_rdk_2681"/>
      </w:sdtPr>
      <w:sdtContent>
        <w:p w:rsidR="00000000" w:rsidDel="00000000" w:rsidP="00000000" w:rsidRDefault="00000000" w:rsidRPr="00000000" w14:paraId="0000023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7277053"/>
              <w:tag w:val="goog_rdk_2678"/>
            </w:sdtPr>
            <w:sdtContent>
              <w:ins w:author="Rossi Rossi" w:id="102" w:date="2026-09-22T06:56:59Z">
                <w:sdt>
                  <w:sdtPr>
                    <w:id w:val="919572910"/>
                    <w:tag w:val="goog_rdk_2679"/>
                  </w:sdtPr>
                  <w:sdtContent>
                    <w:del w:author="Nivesh" w:id="19" w:date="2026-09-25T10:03:37Z"/>
                  </w:sdtContent>
                </w:sdt>
              </w:ins>
              <w:sdt>
                <w:sdtPr>
                  <w:id w:val="1514053714"/>
                  <w:tag w:val="goog_rdk_268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18107002"/>
        <w:tag w:val="goog_rdk_2685"/>
      </w:sdtPr>
      <w:sdtContent>
        <w:p w:rsidR="00000000" w:rsidDel="00000000" w:rsidP="00000000" w:rsidRDefault="00000000" w:rsidRPr="00000000" w14:paraId="0000023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29709331"/>
              <w:tag w:val="goog_rdk_2682"/>
            </w:sdtPr>
            <w:sdtContent>
              <w:ins w:author="Rossi Rossi" w:id="102" w:date="2026-09-22T06:56:59Z">
                <w:sdt>
                  <w:sdtPr>
                    <w:id w:val="2016655769"/>
                    <w:tag w:val="goog_rdk_2683"/>
                  </w:sdtPr>
                  <w:sdtContent>
                    <w:del w:author="Nivesh" w:id="19" w:date="2026-09-25T10:03:37Z"/>
                  </w:sdtContent>
                </w:sdt>
              </w:ins>
              <w:sdt>
                <w:sdtPr>
                  <w:id w:val="1493748680"/>
                  <w:tag w:val="goog_rdk_268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Starting May 7, 2026, the Gemini API blocks unrestricted API keys that have</w:delText>
                      </w:r>
                    </w:del>
                  </w:ins>
                </w:sdtContent>
              </w:sdt>
              <w:ins w:author="Rossi Rossi" w:id="102" w:date="2026-09-22T06:56:59Z">
                <w:del w:author="Nivesh" w:id="19" w:date="2026-09-25T10:03:37Z"/>
              </w:ins>
            </w:sdtContent>
          </w:sdt>
        </w:p>
      </w:sdtContent>
    </w:sdt>
    <w:sdt>
      <w:sdtPr>
        <w:id w:val="1834154726"/>
        <w:tag w:val="goog_rdk_2689"/>
      </w:sdtPr>
      <w:sdtContent>
        <w:p w:rsidR="00000000" w:rsidDel="00000000" w:rsidP="00000000" w:rsidRDefault="00000000" w:rsidRPr="00000000" w14:paraId="0000023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89070785"/>
              <w:tag w:val="goog_rdk_2686"/>
            </w:sdtPr>
            <w:sdtContent>
              <w:ins w:author="Rossi Rossi" w:id="102" w:date="2026-09-22T06:56:59Z">
                <w:sdt>
                  <w:sdtPr>
                    <w:id w:val="1584928702"/>
                    <w:tag w:val="goog_rdk_2687"/>
                  </w:sdtPr>
                  <w:sdtContent>
                    <w:del w:author="Nivesh" w:id="19" w:date="2026-09-25T10:03:37Z"/>
                  </w:sdtContent>
                </w:sdt>
              </w:ins>
              <w:sdt>
                <w:sdtPr>
                  <w:id w:val="1068012675"/>
                  <w:tag w:val="goog_rdk_268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been dormant for an extended period. These keys show a **Blocked** tag in AI</w:delText>
                      </w:r>
                    </w:del>
                  </w:ins>
                </w:sdtContent>
              </w:sdt>
              <w:ins w:author="Rossi Rossi" w:id="102" w:date="2026-09-22T06:56:59Z">
                <w:del w:author="Nivesh" w:id="19" w:date="2026-09-25T10:03:37Z"/>
              </w:ins>
            </w:sdtContent>
          </w:sdt>
        </w:p>
      </w:sdtContent>
    </w:sdt>
    <w:sdt>
      <w:sdtPr>
        <w:id w:val="830133396"/>
        <w:tag w:val="goog_rdk_2693"/>
      </w:sdtPr>
      <w:sdtContent>
        <w:p w:rsidR="00000000" w:rsidDel="00000000" w:rsidP="00000000" w:rsidRDefault="00000000" w:rsidRPr="00000000" w14:paraId="0000023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48776713"/>
              <w:tag w:val="goog_rdk_2690"/>
            </w:sdtPr>
            <w:sdtContent>
              <w:ins w:author="Rossi Rossi" w:id="102" w:date="2026-09-22T06:56:59Z">
                <w:sdt>
                  <w:sdtPr>
                    <w:id w:val="482038335"/>
                    <w:tag w:val="goog_rdk_2691"/>
                  </w:sdtPr>
                  <w:sdtContent>
                    <w:del w:author="Nivesh" w:id="19" w:date="2026-09-25T10:03:37Z"/>
                  </w:sdtContent>
                </w:sdt>
              </w:ins>
              <w:sdt>
                <w:sdtPr>
                  <w:id w:val="-1838802392"/>
                  <w:tag w:val="goog_rdk_269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Studio. You must generate a new key or use an existing restricted key to</w:delText>
                      </w:r>
                    </w:del>
                  </w:ins>
                </w:sdtContent>
              </w:sdt>
              <w:ins w:author="Rossi Rossi" w:id="102" w:date="2026-09-22T06:56:59Z">
                <w:del w:author="Nivesh" w:id="19" w:date="2026-09-25T10:03:37Z"/>
              </w:ins>
            </w:sdtContent>
          </w:sdt>
        </w:p>
      </w:sdtContent>
    </w:sdt>
    <w:sdt>
      <w:sdtPr>
        <w:id w:val="969628355"/>
        <w:tag w:val="goog_rdk_2697"/>
      </w:sdtPr>
      <w:sdtContent>
        <w:p w:rsidR="00000000" w:rsidDel="00000000" w:rsidP="00000000" w:rsidRDefault="00000000" w:rsidRPr="00000000" w14:paraId="0000023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568833"/>
              <w:tag w:val="goog_rdk_2694"/>
            </w:sdtPr>
            <w:sdtContent>
              <w:ins w:author="Rossi Rossi" w:id="102" w:date="2026-09-22T06:56:59Z">
                <w:sdt>
                  <w:sdtPr>
                    <w:id w:val="2013138442"/>
                    <w:tag w:val="goog_rdk_2695"/>
                  </w:sdtPr>
                  <w:sdtContent>
                    <w:del w:author="Nivesh" w:id="19" w:date="2026-09-25T10:03:37Z"/>
                  </w:sdtContent>
                </w:sdt>
              </w:ins>
              <w:sdt>
                <w:sdtPr>
                  <w:id w:val="1889108665"/>
                  <w:tag w:val="goog_rdk_269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continue.</w:delText>
                      </w:r>
                    </w:del>
                  </w:ins>
                </w:sdtContent>
              </w:sdt>
              <w:ins w:author="Rossi Rossi" w:id="102" w:date="2026-09-22T06:56:59Z">
                <w:del w:author="Nivesh" w:id="19" w:date="2026-09-25T10:03:37Z"/>
              </w:ins>
            </w:sdtContent>
          </w:sdt>
        </w:p>
      </w:sdtContent>
    </w:sdt>
    <w:sdt>
      <w:sdtPr>
        <w:id w:val="1911502961"/>
        <w:tag w:val="goog_rdk_2701"/>
      </w:sdtPr>
      <w:sdtContent>
        <w:p w:rsidR="00000000" w:rsidDel="00000000" w:rsidP="00000000" w:rsidRDefault="00000000" w:rsidRPr="00000000" w14:paraId="0000023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67332994"/>
              <w:tag w:val="goog_rdk_2698"/>
            </w:sdtPr>
            <w:sdtContent>
              <w:ins w:author="Rossi Rossi" w:id="102" w:date="2026-09-22T06:56:59Z">
                <w:sdt>
                  <w:sdtPr>
                    <w:id w:val="2042722446"/>
                    <w:tag w:val="goog_rdk_2699"/>
                  </w:sdtPr>
                  <w:sdtContent>
                    <w:del w:author="Nivesh" w:id="19" w:date="2026-09-25T10:03:37Z"/>
                  </w:sdtContent>
                </w:sdt>
              </w:ins>
              <w:sdt>
                <w:sdtPr>
                  <w:id w:val="-810756226"/>
                  <w:tag w:val="goog_rdk_270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93367076"/>
        <w:tag w:val="goog_rdk_2705"/>
      </w:sdtPr>
      <w:sdtContent>
        <w:p w:rsidR="00000000" w:rsidDel="00000000" w:rsidP="00000000" w:rsidRDefault="00000000" w:rsidRPr="00000000" w14:paraId="0000023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00263265"/>
              <w:tag w:val="goog_rdk_2702"/>
            </w:sdtPr>
            <w:sdtContent>
              <w:ins w:author="Rossi Rossi" w:id="102" w:date="2026-09-22T06:56:59Z">
                <w:sdt>
                  <w:sdtPr>
                    <w:id w:val="1064362319"/>
                    <w:tag w:val="goog_rdk_2703"/>
                  </w:sdtPr>
                  <w:sdtContent>
                    <w:del w:author="Nivesh" w:id="19" w:date="2026-09-25T10:03:37Z"/>
                  </w:sdtContent>
                </w:sdt>
              </w:ins>
              <w:sdt>
                <w:sdtPr>
                  <w:id w:val="-1412038992"/>
                  <w:tag w:val="goog_rdk_270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Migrate to an auth key</w:delText>
                      </w:r>
                    </w:del>
                  </w:ins>
                </w:sdtContent>
              </w:sdt>
              <w:ins w:author="Rossi Rossi" w:id="102" w:date="2026-09-22T06:56:59Z">
                <w:del w:author="Nivesh" w:id="19" w:date="2026-09-25T10:03:37Z"/>
              </w:ins>
            </w:sdtContent>
          </w:sdt>
        </w:p>
      </w:sdtContent>
    </w:sdt>
    <w:sdt>
      <w:sdtPr>
        <w:id w:val="1744073167"/>
        <w:tag w:val="goog_rdk_2709"/>
      </w:sdtPr>
      <w:sdtContent>
        <w:p w:rsidR="00000000" w:rsidDel="00000000" w:rsidP="00000000" w:rsidRDefault="00000000" w:rsidRPr="00000000" w14:paraId="0000023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59901437"/>
              <w:tag w:val="goog_rdk_2706"/>
            </w:sdtPr>
            <w:sdtContent>
              <w:ins w:author="Rossi Rossi" w:id="102" w:date="2026-09-22T06:56:59Z">
                <w:sdt>
                  <w:sdtPr>
                    <w:id w:val="-1144228045"/>
                    <w:tag w:val="goog_rdk_2707"/>
                  </w:sdtPr>
                  <w:sdtContent>
                    <w:del w:author="Nivesh" w:id="19" w:date="2026-09-25T10:03:37Z"/>
                  </w:sdtContent>
                </w:sdt>
              </w:ins>
              <w:sdt>
                <w:sdtPr>
                  <w:id w:val="1053970097"/>
                  <w:tag w:val="goog_rdk_270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63627329"/>
        <w:tag w:val="goog_rdk_2713"/>
      </w:sdtPr>
      <w:sdtContent>
        <w:p w:rsidR="00000000" w:rsidDel="00000000" w:rsidP="00000000" w:rsidRDefault="00000000" w:rsidRPr="00000000" w14:paraId="0000023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91267447"/>
              <w:tag w:val="goog_rdk_2710"/>
            </w:sdtPr>
            <w:sdtContent>
              <w:ins w:author="Rossi Rossi" w:id="102" w:date="2026-09-22T06:56:59Z">
                <w:sdt>
                  <w:sdtPr>
                    <w:id w:val="1349552966"/>
                    <w:tag w:val="goog_rdk_2711"/>
                  </w:sdtPr>
                  <w:sdtContent>
                    <w:del w:author="Nivesh" w:id="19" w:date="2026-09-25T10:03:37Z"/>
                  </w:sdtContent>
                </w:sdt>
              </w:ins>
              <w:sdt>
                <w:sdtPr>
                  <w:id w:val="796161599"/>
                  <w:tag w:val="goog_rdk_271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Follow these steps to create a new auth API key and update your applications:</w:delText>
                      </w:r>
                    </w:del>
                  </w:ins>
                </w:sdtContent>
              </w:sdt>
              <w:ins w:author="Rossi Rossi" w:id="102" w:date="2026-09-22T06:56:59Z">
                <w:del w:author="Nivesh" w:id="19" w:date="2026-09-25T10:03:37Z"/>
              </w:ins>
            </w:sdtContent>
          </w:sdt>
        </w:p>
      </w:sdtContent>
    </w:sdt>
    <w:sdt>
      <w:sdtPr>
        <w:id w:val="224249529"/>
        <w:tag w:val="goog_rdk_2717"/>
      </w:sdtPr>
      <w:sdtContent>
        <w:p w:rsidR="00000000" w:rsidDel="00000000" w:rsidP="00000000" w:rsidRDefault="00000000" w:rsidRPr="00000000" w14:paraId="0000023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84069982"/>
              <w:tag w:val="goog_rdk_2714"/>
            </w:sdtPr>
            <w:sdtContent>
              <w:ins w:author="Rossi Rossi" w:id="102" w:date="2026-09-22T06:56:59Z">
                <w:sdt>
                  <w:sdtPr>
                    <w:id w:val="-1518996940"/>
                    <w:tag w:val="goog_rdk_2715"/>
                  </w:sdtPr>
                  <w:sdtContent>
                    <w:del w:author="Nivesh" w:id="19" w:date="2026-09-25T10:03:37Z"/>
                  </w:sdtContent>
                </w:sdt>
              </w:ins>
              <w:sdt>
                <w:sdtPr>
                  <w:id w:val="-323439039"/>
                  <w:tag w:val="goog_rdk_271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13321826"/>
        <w:tag w:val="goog_rdk_2721"/>
      </w:sdtPr>
      <w:sdtContent>
        <w:p w:rsidR="00000000" w:rsidDel="00000000" w:rsidP="00000000" w:rsidRDefault="00000000" w:rsidRPr="00000000" w14:paraId="0000023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9025614"/>
              <w:tag w:val="goog_rdk_2718"/>
            </w:sdtPr>
            <w:sdtContent>
              <w:ins w:author="Rossi Rossi" w:id="102" w:date="2026-09-22T06:56:59Z">
                <w:sdt>
                  <w:sdtPr>
                    <w:id w:val="-1555734604"/>
                    <w:tag w:val="goog_rdk_2719"/>
                  </w:sdtPr>
                  <w:sdtContent>
                    <w:del w:author="Nivesh" w:id="19" w:date="2026-09-25T10:03:37Z"/>
                  </w:sdtContent>
                </w:sdt>
              </w:ins>
              <w:sdt>
                <w:sdtPr>
                  <w:id w:val="1167239279"/>
                  <w:tag w:val="goog_rdk_272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the [AI Studio API Keys page](https://aistudio.google.com/api-keys).</w:delText>
                      </w:r>
                    </w:del>
                  </w:ins>
                </w:sdtContent>
              </w:sdt>
              <w:ins w:author="Rossi Rossi" w:id="102" w:date="2026-09-22T06:56:59Z">
                <w:del w:author="Nivesh" w:id="19" w:date="2026-09-25T10:03:37Z"/>
              </w:ins>
            </w:sdtContent>
          </w:sdt>
        </w:p>
      </w:sdtContent>
    </w:sdt>
    <w:sdt>
      <w:sdtPr>
        <w:id w:val="2038239476"/>
        <w:tag w:val="goog_rdk_2725"/>
      </w:sdtPr>
      <w:sdtContent>
        <w:p w:rsidR="00000000" w:rsidDel="00000000" w:rsidP="00000000" w:rsidRDefault="00000000" w:rsidRPr="00000000" w14:paraId="0000023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99420165"/>
              <w:tag w:val="goog_rdk_2722"/>
            </w:sdtPr>
            <w:sdtContent>
              <w:ins w:author="Rossi Rossi" w:id="102" w:date="2026-09-22T06:56:59Z">
                <w:sdt>
                  <w:sdtPr>
                    <w:id w:val="1515248279"/>
                    <w:tag w:val="goog_rdk_2723"/>
                  </w:sdtPr>
                  <w:sdtContent>
                    <w:del w:author="Nivesh" w:id="19" w:date="2026-09-25T10:03:37Z"/>
                  </w:sdtContent>
                </w:sdt>
              </w:ins>
              <w:sdt>
                <w:sdtPr>
                  <w:id w:val="1224937381"/>
                  <w:tag w:val="goog_rdk_272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Check the **Key Type** column to identify any keys listed as **Standard**.</w:delText>
                      </w:r>
                    </w:del>
                  </w:ins>
                </w:sdtContent>
              </w:sdt>
              <w:ins w:author="Rossi Rossi" w:id="102" w:date="2026-09-22T06:56:59Z">
                <w:del w:author="Nivesh" w:id="19" w:date="2026-09-25T10:03:37Z"/>
              </w:ins>
            </w:sdtContent>
          </w:sdt>
        </w:p>
      </w:sdtContent>
    </w:sdt>
    <w:sdt>
      <w:sdtPr>
        <w:id w:val="644707308"/>
        <w:tag w:val="goog_rdk_2729"/>
      </w:sdtPr>
      <w:sdtContent>
        <w:p w:rsidR="00000000" w:rsidDel="00000000" w:rsidP="00000000" w:rsidRDefault="00000000" w:rsidRPr="00000000" w14:paraId="0000023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82828689"/>
              <w:tag w:val="goog_rdk_2726"/>
            </w:sdtPr>
            <w:sdtContent>
              <w:ins w:author="Rossi Rossi" w:id="102" w:date="2026-09-22T06:56:59Z">
                <w:sdt>
                  <w:sdtPr>
                    <w:id w:val="2092672338"/>
                    <w:tag w:val="goog_rdk_2727"/>
                  </w:sdtPr>
                  <w:sdtContent>
                    <w:del w:author="Nivesh" w:id="19" w:date="2026-09-25T10:03:37Z"/>
                  </w:sdtContent>
                </w:sdt>
              </w:ins>
              <w:sdt>
                <w:sdtPr>
                  <w:id w:val="-1988399933"/>
                  <w:tag w:val="goog_rdk_272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Click **Create API key** to generate a new key. All new keys created in AI Studio are automatically created as auth keys.</w:delText>
                      </w:r>
                    </w:del>
                  </w:ins>
                </w:sdtContent>
              </w:sdt>
              <w:ins w:author="Rossi Rossi" w:id="102" w:date="2026-09-22T06:56:59Z">
                <w:del w:author="Nivesh" w:id="19" w:date="2026-09-25T10:03:37Z"/>
              </w:ins>
            </w:sdtContent>
          </w:sdt>
        </w:p>
      </w:sdtContent>
    </w:sdt>
    <w:sdt>
      <w:sdtPr>
        <w:id w:val="-2088210234"/>
        <w:tag w:val="goog_rdk_2733"/>
      </w:sdtPr>
      <w:sdtContent>
        <w:p w:rsidR="00000000" w:rsidDel="00000000" w:rsidP="00000000" w:rsidRDefault="00000000" w:rsidRPr="00000000" w14:paraId="0000024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09784222"/>
              <w:tag w:val="goog_rdk_2730"/>
            </w:sdtPr>
            <w:sdtContent>
              <w:ins w:author="Rossi Rossi" w:id="102" w:date="2026-09-22T06:56:59Z">
                <w:sdt>
                  <w:sdtPr>
                    <w:id w:val="-1169542618"/>
                    <w:tag w:val="goog_rdk_2731"/>
                  </w:sdtPr>
                  <w:sdtContent>
                    <w:del w:author="Nivesh" w:id="19" w:date="2026-09-25T10:03:37Z"/>
                  </w:sdtContent>
                </w:sdt>
              </w:ins>
              <w:sdt>
                <w:sdtPr>
                  <w:id w:val="-1201121648"/>
                  <w:tag w:val="goog_rdk_273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Copy the new auth API key.</w:delText>
                      </w:r>
                    </w:del>
                  </w:ins>
                </w:sdtContent>
              </w:sdt>
              <w:ins w:author="Rossi Rossi" w:id="102" w:date="2026-09-22T06:56:59Z">
                <w:del w:author="Nivesh" w:id="19" w:date="2026-09-25T10:03:37Z"/>
              </w:ins>
            </w:sdtContent>
          </w:sdt>
        </w:p>
      </w:sdtContent>
    </w:sdt>
    <w:sdt>
      <w:sdtPr>
        <w:id w:val="352365508"/>
        <w:tag w:val="goog_rdk_2737"/>
      </w:sdtPr>
      <w:sdtContent>
        <w:p w:rsidR="00000000" w:rsidDel="00000000" w:rsidP="00000000" w:rsidRDefault="00000000" w:rsidRPr="00000000" w14:paraId="0000024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77184282"/>
              <w:tag w:val="goog_rdk_2734"/>
            </w:sdtPr>
            <w:sdtContent>
              <w:ins w:author="Rossi Rossi" w:id="102" w:date="2026-09-22T06:56:59Z">
                <w:sdt>
                  <w:sdtPr>
                    <w:id w:val="1317078279"/>
                    <w:tag w:val="goog_rdk_2735"/>
                  </w:sdtPr>
                  <w:sdtContent>
                    <w:del w:author="Nivesh" w:id="19" w:date="2026-09-25T10:03:37Z"/>
                  </w:sdtContent>
                </w:sdt>
              </w:ins>
              <w:sdt>
                <w:sdtPr>
                  <w:id w:val="-466957461"/>
                  <w:tag w:val="goog_rdk_273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Update your application code, environment variables, and any deployment configurations to use the new auth API key.</w:delText>
                      </w:r>
                    </w:del>
                  </w:ins>
                </w:sdtContent>
              </w:sdt>
              <w:ins w:author="Rossi Rossi" w:id="102" w:date="2026-09-22T06:56:59Z">
                <w:del w:author="Nivesh" w:id="19" w:date="2026-09-25T10:03:37Z"/>
              </w:ins>
            </w:sdtContent>
          </w:sdt>
        </w:p>
      </w:sdtContent>
    </w:sdt>
    <w:sdt>
      <w:sdtPr>
        <w:id w:val="1529008412"/>
        <w:tag w:val="goog_rdk_2741"/>
      </w:sdtPr>
      <w:sdtContent>
        <w:p w:rsidR="00000000" w:rsidDel="00000000" w:rsidP="00000000" w:rsidRDefault="00000000" w:rsidRPr="00000000" w14:paraId="0000024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83579824"/>
              <w:tag w:val="goog_rdk_2738"/>
            </w:sdtPr>
            <w:sdtContent>
              <w:ins w:author="Rossi Rossi" w:id="102" w:date="2026-09-22T06:56:59Z">
                <w:sdt>
                  <w:sdtPr>
                    <w:id w:val="-1092444739"/>
                    <w:tag w:val="goog_rdk_2739"/>
                  </w:sdtPr>
                  <w:sdtContent>
                    <w:del w:author="Nivesh" w:id="19" w:date="2026-09-25T10:03:37Z"/>
                  </w:sdtContent>
                </w:sdt>
              </w:ins>
              <w:sdt>
                <w:sdtPr>
                  <w:id w:val="1628700844"/>
                  <w:tag w:val="goog_rdk_274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6. Test your application to confirm it works correctly with the new key.</w:delText>
                      </w:r>
                    </w:del>
                  </w:ins>
                </w:sdtContent>
              </w:sdt>
              <w:ins w:author="Rossi Rossi" w:id="102" w:date="2026-09-22T06:56:59Z">
                <w:del w:author="Nivesh" w:id="19" w:date="2026-09-25T10:03:37Z"/>
              </w:ins>
            </w:sdtContent>
          </w:sdt>
        </w:p>
      </w:sdtContent>
    </w:sdt>
    <w:sdt>
      <w:sdtPr>
        <w:id w:val="1900995914"/>
        <w:tag w:val="goog_rdk_2745"/>
      </w:sdtPr>
      <w:sdtContent>
        <w:p w:rsidR="00000000" w:rsidDel="00000000" w:rsidP="00000000" w:rsidRDefault="00000000" w:rsidRPr="00000000" w14:paraId="0000024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8200693"/>
              <w:tag w:val="goog_rdk_2742"/>
            </w:sdtPr>
            <w:sdtContent>
              <w:ins w:author="Rossi Rossi" w:id="102" w:date="2026-09-22T06:56:59Z">
                <w:sdt>
                  <w:sdtPr>
                    <w:id w:val="-1694383683"/>
                    <w:tag w:val="goog_rdk_2743"/>
                  </w:sdtPr>
                  <w:sdtContent>
                    <w:del w:author="Nivesh" w:id="19" w:date="2026-09-25T10:03:37Z"/>
                  </w:sdtContent>
                </w:sdt>
              </w:ins>
              <w:sdt>
                <w:sdtPr>
                  <w:id w:val="-161586328"/>
                  <w:tag w:val="goog_rdk_274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7. Once verified, delete or revoke your old traffic key to prevent misuse.</w:delText>
                      </w:r>
                    </w:del>
                  </w:ins>
                </w:sdtContent>
              </w:sdt>
              <w:ins w:author="Rossi Rossi" w:id="102" w:date="2026-09-22T06:56:59Z">
                <w:del w:author="Nivesh" w:id="19" w:date="2026-09-25T10:03:37Z"/>
              </w:ins>
            </w:sdtContent>
          </w:sdt>
        </w:p>
      </w:sdtContent>
    </w:sdt>
    <w:sdt>
      <w:sdtPr>
        <w:id w:val="-1889191241"/>
        <w:tag w:val="goog_rdk_2749"/>
      </w:sdtPr>
      <w:sdtContent>
        <w:p w:rsidR="00000000" w:rsidDel="00000000" w:rsidP="00000000" w:rsidRDefault="00000000" w:rsidRPr="00000000" w14:paraId="0000024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9744724"/>
              <w:tag w:val="goog_rdk_2746"/>
            </w:sdtPr>
            <w:sdtContent>
              <w:ins w:author="Rossi Rossi" w:id="102" w:date="2026-09-22T06:56:59Z">
                <w:sdt>
                  <w:sdtPr>
                    <w:id w:val="-589379189"/>
                    <w:tag w:val="goog_rdk_2747"/>
                  </w:sdtPr>
                  <w:sdtContent>
                    <w:del w:author="Nivesh" w:id="19" w:date="2026-09-25T10:03:37Z"/>
                  </w:sdtContent>
                </w:sdt>
              </w:ins>
              <w:sdt>
                <w:sdtPr>
                  <w:id w:val="1877069072"/>
                  <w:tag w:val="goog_rdk_274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99654207"/>
        <w:tag w:val="goog_rdk_2753"/>
      </w:sdtPr>
      <w:sdtContent>
        <w:p w:rsidR="00000000" w:rsidDel="00000000" w:rsidP="00000000" w:rsidRDefault="00000000" w:rsidRPr="00000000" w14:paraId="0000024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4069037"/>
              <w:tag w:val="goog_rdk_2750"/>
            </w:sdtPr>
            <w:sdtContent>
              <w:ins w:author="Rossi Rossi" w:id="102" w:date="2026-09-22T06:56:59Z">
                <w:sdt>
                  <w:sdtPr>
                    <w:id w:val="-1123826277"/>
                    <w:tag w:val="goog_rdk_2751"/>
                  </w:sdtPr>
                  <w:sdtContent>
                    <w:del w:author="Nivesh" w:id="19" w:date="2026-09-25T10:03:37Z"/>
                  </w:sdtContent>
                </w:sdt>
              </w:ins>
              <w:sdt>
                <w:sdtPr>
                  <w:id w:val="1436558317"/>
                  <w:tag w:val="goog_rdk_275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772208404"/>
        <w:tag w:val="goog_rdk_2757"/>
      </w:sdtPr>
      <w:sdtContent>
        <w:p w:rsidR="00000000" w:rsidDel="00000000" w:rsidP="00000000" w:rsidRDefault="00000000" w:rsidRPr="00000000" w14:paraId="0000024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32351268"/>
              <w:tag w:val="goog_rdk_2754"/>
            </w:sdtPr>
            <w:sdtContent>
              <w:ins w:author="Rossi Rossi" w:id="102" w:date="2026-09-22T06:56:59Z">
                <w:sdt>
                  <w:sdtPr>
                    <w:id w:val="-1236492986"/>
                    <w:tag w:val="goog_rdk_2755"/>
                  </w:sdtPr>
                  <w:sdtContent>
                    <w:del w:author="Nivesh" w:id="19" w:date="2026-09-25T10:03:37Z"/>
                  </w:sdtContent>
                </w:sdt>
              </w:ins>
              <w:sdt>
                <w:sdtPr>
                  <w:id w:val="-1602034618"/>
                  <w:tag w:val="goog_rdk_275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If you don't see your keys, you may need to import your Cloud projects into AI Studio. Refer to the [import projects](https://ai.google.dev/gemini-api/docs/api-key#import-projects) section for instructions.</w:delText>
                      </w:r>
                    </w:del>
                  </w:ins>
                </w:sdtContent>
              </w:sdt>
              <w:ins w:author="Rossi Rossi" w:id="102" w:date="2026-09-22T06:56:59Z">
                <w:del w:author="Nivesh" w:id="19" w:date="2026-09-25T10:03:37Z"/>
              </w:ins>
            </w:sdtContent>
          </w:sdt>
        </w:p>
      </w:sdtContent>
    </w:sdt>
    <w:sdt>
      <w:sdtPr>
        <w:id w:val="-966504897"/>
        <w:tag w:val="goog_rdk_2761"/>
      </w:sdtPr>
      <w:sdtContent>
        <w:p w:rsidR="00000000" w:rsidDel="00000000" w:rsidP="00000000" w:rsidRDefault="00000000" w:rsidRPr="00000000" w14:paraId="0000024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22236398"/>
              <w:tag w:val="goog_rdk_2758"/>
            </w:sdtPr>
            <w:sdtContent>
              <w:ins w:author="Rossi Rossi" w:id="102" w:date="2026-09-22T06:56:59Z">
                <w:sdt>
                  <w:sdtPr>
                    <w:id w:val="2021490260"/>
                    <w:tag w:val="goog_rdk_2759"/>
                  </w:sdtPr>
                  <w:sdtContent>
                    <w:del w:author="Nivesh" w:id="19" w:date="2026-09-25T10:03:37Z"/>
                  </w:sdtContent>
                </w:sdt>
              </w:ins>
              <w:sdt>
                <w:sdtPr>
                  <w:id w:val="-1460055507"/>
                  <w:tag w:val="goog_rdk_276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20825927"/>
        <w:tag w:val="goog_rdk_2765"/>
      </w:sdtPr>
      <w:sdtContent>
        <w:p w:rsidR="00000000" w:rsidDel="00000000" w:rsidP="00000000" w:rsidRDefault="00000000" w:rsidRPr="00000000" w14:paraId="0000024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99094533"/>
              <w:tag w:val="goog_rdk_2762"/>
            </w:sdtPr>
            <w:sdtContent>
              <w:ins w:author="Rossi Rossi" w:id="102" w:date="2026-09-22T06:56:59Z">
                <w:sdt>
                  <w:sdtPr>
                    <w:id w:val="1778073255"/>
                    <w:tag w:val="goog_rdk_2763"/>
                  </w:sdtPr>
                  <w:sdtContent>
                    <w:del w:author="Nivesh" w:id="19" w:date="2026-09-25T10:03:37Z"/>
                  </w:sdtContent>
                </w:sdt>
              </w:ins>
              <w:sdt>
                <w:sdtPr>
                  <w:id w:val="-707115265"/>
                  <w:tag w:val="goog_rdk_276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Limitations</w:delText>
                      </w:r>
                    </w:del>
                  </w:ins>
                </w:sdtContent>
              </w:sdt>
              <w:ins w:author="Rossi Rossi" w:id="102" w:date="2026-09-22T06:56:59Z">
                <w:del w:author="Nivesh" w:id="19" w:date="2026-09-25T10:03:37Z"/>
              </w:ins>
            </w:sdtContent>
          </w:sdt>
        </w:p>
      </w:sdtContent>
    </w:sdt>
    <w:sdt>
      <w:sdtPr>
        <w:id w:val="-1726549062"/>
        <w:tag w:val="goog_rdk_2769"/>
      </w:sdtPr>
      <w:sdtContent>
        <w:p w:rsidR="00000000" w:rsidDel="00000000" w:rsidP="00000000" w:rsidRDefault="00000000" w:rsidRPr="00000000" w14:paraId="0000024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14241965"/>
              <w:tag w:val="goog_rdk_2766"/>
            </w:sdtPr>
            <w:sdtContent>
              <w:ins w:author="Rossi Rossi" w:id="102" w:date="2026-09-22T06:56:59Z">
                <w:sdt>
                  <w:sdtPr>
                    <w:id w:val="2003207824"/>
                    <w:tag w:val="goog_rdk_2767"/>
                  </w:sdtPr>
                  <w:sdtContent>
                    <w:del w:author="Nivesh" w:id="19" w:date="2026-09-25T10:03:37Z"/>
                  </w:sdtContent>
                </w:sdt>
              </w:ins>
              <w:sdt>
                <w:sdtPr>
                  <w:id w:val="1362878870"/>
                  <w:tag w:val="goog_rdk_276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2177796"/>
        <w:tag w:val="goog_rdk_2773"/>
      </w:sdtPr>
      <w:sdtContent>
        <w:p w:rsidR="00000000" w:rsidDel="00000000" w:rsidP="00000000" w:rsidRDefault="00000000" w:rsidRPr="00000000" w14:paraId="0000024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08856116"/>
              <w:tag w:val="goog_rdk_2770"/>
            </w:sdtPr>
            <w:sdtContent>
              <w:ins w:author="Rossi Rossi" w:id="102" w:date="2026-09-22T06:56:59Z">
                <w:sdt>
                  <w:sdtPr>
                    <w:id w:val="-2033982228"/>
                    <w:tag w:val="goog_rdk_2771"/>
                  </w:sdtPr>
                  <w:sdtContent>
                    <w:del w:author="Nivesh" w:id="19" w:date="2026-09-25T10:03:37Z"/>
                  </w:sdtContent>
                </w:sdt>
              </w:ins>
              <w:sdt>
                <w:sdtPr>
                  <w:id w:val="186551542"/>
                  <w:tag w:val="goog_rdk_277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Google AI Studio imposes the following project and key management limitations:</w:delText>
                      </w:r>
                    </w:del>
                  </w:ins>
                </w:sdtContent>
              </w:sdt>
              <w:ins w:author="Rossi Rossi" w:id="102" w:date="2026-09-22T06:56:59Z">
                <w:del w:author="Nivesh" w:id="19" w:date="2026-09-25T10:03:37Z"/>
              </w:ins>
            </w:sdtContent>
          </w:sdt>
        </w:p>
      </w:sdtContent>
    </w:sdt>
    <w:sdt>
      <w:sdtPr>
        <w:id w:val="-2142073164"/>
        <w:tag w:val="goog_rdk_2777"/>
      </w:sdtPr>
      <w:sdtContent>
        <w:p w:rsidR="00000000" w:rsidDel="00000000" w:rsidP="00000000" w:rsidRDefault="00000000" w:rsidRPr="00000000" w14:paraId="0000024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17987084"/>
              <w:tag w:val="goog_rdk_2774"/>
            </w:sdtPr>
            <w:sdtContent>
              <w:ins w:author="Rossi Rossi" w:id="102" w:date="2026-09-22T06:56:59Z">
                <w:sdt>
                  <w:sdtPr>
                    <w:id w:val="1249911676"/>
                    <w:tag w:val="goog_rdk_2775"/>
                  </w:sdtPr>
                  <w:sdtContent>
                    <w:del w:author="Nivesh" w:id="19" w:date="2026-09-25T10:03:37Z"/>
                  </w:sdtContent>
                </w:sdt>
              </w:ins>
              <w:sdt>
                <w:sdtPr>
                  <w:id w:val="-535815231"/>
                  <w:tag w:val="goog_rdk_277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95868191"/>
        <w:tag w:val="goog_rdk_2781"/>
      </w:sdtPr>
      <w:sdtContent>
        <w:p w:rsidR="00000000" w:rsidDel="00000000" w:rsidP="00000000" w:rsidRDefault="00000000" w:rsidRPr="00000000" w14:paraId="0000024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43166257"/>
              <w:tag w:val="goog_rdk_2778"/>
            </w:sdtPr>
            <w:sdtContent>
              <w:ins w:author="Rossi Rossi" w:id="102" w:date="2026-09-22T06:56:59Z">
                <w:sdt>
                  <w:sdtPr>
                    <w:id w:val="440499469"/>
                    <w:tag w:val="goog_rdk_2779"/>
                  </w:sdtPr>
                  <w:sdtContent>
                    <w:del w:author="Nivesh" w:id="19" w:date="2026-09-25T10:03:37Z"/>
                  </w:sdtContent>
                </w:sdt>
              </w:ins>
              <w:sdt>
                <w:sdtPr>
                  <w:id w:val="-644942099"/>
                  <w:tag w:val="goog_rdk_278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You can create a maximum of 10 projects at a time from the Google AI Studio **Projects** page.</w:delText>
                      </w:r>
                    </w:del>
                  </w:ins>
                </w:sdtContent>
              </w:sdt>
              <w:ins w:author="Rossi Rossi" w:id="102" w:date="2026-09-22T06:56:59Z">
                <w:del w:author="Nivesh" w:id="19" w:date="2026-09-25T10:03:37Z"/>
              </w:ins>
            </w:sdtContent>
          </w:sdt>
        </w:p>
      </w:sdtContent>
    </w:sdt>
    <w:sdt>
      <w:sdtPr>
        <w:id w:val="-436644786"/>
        <w:tag w:val="goog_rdk_2785"/>
      </w:sdtPr>
      <w:sdtContent>
        <w:p w:rsidR="00000000" w:rsidDel="00000000" w:rsidP="00000000" w:rsidRDefault="00000000" w:rsidRPr="00000000" w14:paraId="0000024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36781863"/>
              <w:tag w:val="goog_rdk_2782"/>
            </w:sdtPr>
            <w:sdtContent>
              <w:ins w:author="Rossi Rossi" w:id="102" w:date="2026-09-22T06:56:59Z">
                <w:sdt>
                  <w:sdtPr>
                    <w:id w:val="861113937"/>
                    <w:tag w:val="goog_rdk_2783"/>
                  </w:sdtPr>
                  <w:sdtContent>
                    <w:del w:author="Nivesh" w:id="19" w:date="2026-09-25T10:03:37Z"/>
                  </w:sdtContent>
                </w:sdt>
              </w:ins>
              <w:sdt>
                <w:sdtPr>
                  <w:id w:val="808752979"/>
                  <w:tag w:val="goog_rdk_278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The **API keys** and **Projects** pages display a maximum of 100 keys and 50 projects.</w:delText>
                      </w:r>
                    </w:del>
                  </w:ins>
                </w:sdtContent>
              </w:sdt>
              <w:ins w:author="Rossi Rossi" w:id="102" w:date="2026-09-22T06:56:59Z">
                <w:del w:author="Nivesh" w:id="19" w:date="2026-09-25T10:03:37Z"/>
              </w:ins>
            </w:sdtContent>
          </w:sdt>
        </w:p>
      </w:sdtContent>
    </w:sdt>
    <w:sdt>
      <w:sdtPr>
        <w:id w:val="1299177673"/>
        <w:tag w:val="goog_rdk_2789"/>
      </w:sdtPr>
      <w:sdtContent>
        <w:p w:rsidR="00000000" w:rsidDel="00000000" w:rsidP="00000000" w:rsidRDefault="00000000" w:rsidRPr="00000000" w14:paraId="0000024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44388139"/>
              <w:tag w:val="goog_rdk_2786"/>
            </w:sdtPr>
            <w:sdtContent>
              <w:ins w:author="Rossi Rossi" w:id="102" w:date="2026-09-22T06:56:59Z">
                <w:sdt>
                  <w:sdtPr>
                    <w:id w:val="2077564035"/>
                    <w:tag w:val="goog_rdk_2787"/>
                  </w:sdtPr>
                  <w:sdtContent>
                    <w:del w:author="Nivesh" w:id="19" w:date="2026-09-25T10:03:37Z"/>
                  </w:sdtContent>
                </w:sdt>
              </w:ins>
              <w:sdt>
                <w:sdtPr>
                  <w:id w:val="969526169"/>
                  <w:tag w:val="goog_rdk_278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Only API keys that are unrestricted or restricted specifically to the Generative Language API (Gemini API) are displayed.</w:delText>
                      </w:r>
                    </w:del>
                  </w:ins>
                </w:sdtContent>
              </w:sdt>
              <w:ins w:author="Rossi Rossi" w:id="102" w:date="2026-09-22T06:56:59Z">
                <w:del w:author="Nivesh" w:id="19" w:date="2026-09-25T10:03:37Z"/>
              </w:ins>
            </w:sdtContent>
          </w:sdt>
        </w:p>
      </w:sdtContent>
    </w:sdt>
    <w:sdt>
      <w:sdtPr>
        <w:id w:val="-1173684837"/>
        <w:tag w:val="goog_rdk_2798"/>
      </w:sdtPr>
      <w:sdtContent>
        <w:p w:rsidR="00000000" w:rsidDel="00000000" w:rsidP="00000000" w:rsidRDefault="00000000" w:rsidRPr="00000000" w14:paraId="0000024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23653276"/>
              <w:tag w:val="goog_rdk_2792"/>
            </w:sdtPr>
            <w:sdtContent>
              <w:ins w:author="Jagadeshwaran V" w:id="124" w:date="2026-09-24T04:38:23Z">
                <w:sdt>
                  <w:sdtPr>
                    <w:id w:val="-1526817146"/>
                    <w:tag w:val="goog_rdk_2793"/>
                  </w:sdtPr>
                  <w:sdtContent>
                    <w:del w:author="Nivesh" w:id="19" w:date="2026-09-25T10:03:37Z"/>
                  </w:sdtContent>
                </w:sdt>
              </w:ins>
              <w:sdt>
                <w:sdtPr>
                  <w:id w:val="-907625155"/>
                  <w:tag w:val="goog_rdk_2794"/>
                </w:sdtPr>
                <w:sdtContent>
                  <w:ins w:author="Jagadeshwaran V" w:id="124" w:date="2026-09-24T04:38:23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w:delText>
                      </w:r>
                    </w:del>
                  </w:ins>
                </w:sdtContent>
              </w:sdt>
              <w:ins w:author="Jagadeshwaran V" w:id="124" w:date="2026-09-24T04:38:23Z">
                <w:del w:author="Nivesh" w:id="19" w:date="2026-09-25T10:03:37Z"/>
              </w:ins>
            </w:sdtContent>
          </w:sdt>
          <w:sdt>
            <w:sdtPr>
              <w:id w:val="-1822848727"/>
              <w:tag w:val="goog_rdk_2795"/>
            </w:sdtPr>
            <w:sdtContent>
              <w:ins w:author="Rossi Rossi" w:id="102" w:date="2026-09-22T06:56:59Z">
                <w:sdt>
                  <w:sdtPr>
                    <w:id w:val="-1632460343"/>
                    <w:tag w:val="goog_rdk_2796"/>
                  </w:sdtPr>
                  <w:sdtContent>
                    <w:del w:author="Nivesh" w:id="19" w:date="2026-09-25T10:03:37Z"/>
                  </w:sdtContent>
                </w:sdt>
              </w:ins>
              <w:sdt>
                <w:sdtPr>
                  <w:id w:val="1444234640"/>
                  <w:tag w:val="goog_rdk_27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23739504"/>
        <w:tag w:val="goog_rdk_2802"/>
      </w:sdtPr>
      <w:sdtContent>
        <w:p w:rsidR="00000000" w:rsidDel="00000000" w:rsidP="00000000" w:rsidRDefault="00000000" w:rsidRPr="00000000" w14:paraId="0000025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76531607"/>
              <w:tag w:val="goog_rdk_2799"/>
            </w:sdtPr>
            <w:sdtContent>
              <w:ins w:author="Rossi Rossi" w:id="102" w:date="2026-09-22T06:56:59Z">
                <w:sdt>
                  <w:sdtPr>
                    <w:id w:val="-1205233459"/>
                    <w:tag w:val="goog_rdk_2800"/>
                  </w:sdtPr>
                  <w:sdtContent>
                    <w:del w:author="Nivesh" w:id="19" w:date="2026-09-25T10:03:37Z"/>
                  </w:sdtContent>
                </w:sdt>
              </w:ins>
              <w:sdt>
                <w:sdtPr>
                  <w:id w:val="1842541607"/>
                  <w:tag w:val="goog_rdk_28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For advanced project management or to modify keys with other restrictions, use</w:delText>
                      </w:r>
                    </w:del>
                  </w:ins>
                </w:sdtContent>
              </w:sdt>
              <w:ins w:author="Rossi Rossi" w:id="102" w:date="2026-09-22T06:56:59Z">
                <w:del w:author="Nivesh" w:id="19" w:date="2026-09-25T10:03:37Z"/>
              </w:ins>
            </w:sdtContent>
          </w:sdt>
        </w:p>
      </w:sdtContent>
    </w:sdt>
    <w:sdt>
      <w:sdtPr>
        <w:id w:val="-1895280595"/>
        <w:tag w:val="goog_rdk_2806"/>
      </w:sdtPr>
      <w:sdtContent>
        <w:p w:rsidR="00000000" w:rsidDel="00000000" w:rsidP="00000000" w:rsidRDefault="00000000" w:rsidRPr="00000000" w14:paraId="0000025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83514989"/>
              <w:tag w:val="goog_rdk_2803"/>
            </w:sdtPr>
            <w:sdtContent>
              <w:ins w:author="Rossi Rossi" w:id="102" w:date="2026-09-22T06:56:59Z">
                <w:sdt>
                  <w:sdtPr>
                    <w:id w:val="1209141381"/>
                    <w:tag w:val="goog_rdk_2804"/>
                  </w:sdtPr>
                  <w:sdtContent>
                    <w:del w:author="Nivesh" w:id="19" w:date="2026-09-25T10:03:37Z"/>
                  </w:sdtContent>
                </w:sdt>
              </w:ins>
              <w:sdt>
                <w:sdtPr>
                  <w:id w:val="168163808"/>
                  <w:tag w:val="goog_rdk_28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1033301459"/>
        <w:tag w:val="goog_rdk_2810"/>
      </w:sdtPr>
      <w:sdtContent>
        <w:p w:rsidR="00000000" w:rsidDel="00000000" w:rsidP="00000000" w:rsidRDefault="00000000" w:rsidRPr="00000000" w14:paraId="0000025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50595360"/>
              <w:tag w:val="goog_rdk_2807"/>
            </w:sdtPr>
            <w:sdtContent>
              <w:ins w:author="Rossi Rossi" w:id="102" w:date="2026-09-22T06:56:59Z">
                <w:sdt>
                  <w:sdtPr>
                    <w:id w:val="-1933819223"/>
                    <w:tag w:val="goog_rdk_2808"/>
                  </w:sdtPr>
                  <w:sdtContent>
                    <w:del w:author="Nivesh" w:id="19" w:date="2026-09-25T10:03:37Z"/>
                  </w:sdtContent>
                </w:sdt>
              </w:ins>
              <w:sdt>
                <w:sdtPr>
                  <w:id w:val="670249874"/>
                  <w:tag w:val="goog_rdk_28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To use the Gemini API, you must authenticate your requests. You can</w:delText>
                      </w:r>
                    </w:del>
                  </w:ins>
                </w:sdtContent>
              </w:sdt>
              <w:ins w:author="Rossi Rossi" w:id="102" w:date="2026-09-22T06:56:59Z">
                <w:del w:author="Nivesh" w:id="19" w:date="2026-09-25T10:03:37Z"/>
              </w:ins>
            </w:sdtContent>
          </w:sdt>
        </w:p>
      </w:sdtContent>
    </w:sdt>
    <w:sdt>
      <w:sdtPr>
        <w:id w:val="1593603870"/>
        <w:tag w:val="goog_rdk_2814"/>
      </w:sdtPr>
      <w:sdtContent>
        <w:p w:rsidR="00000000" w:rsidDel="00000000" w:rsidP="00000000" w:rsidRDefault="00000000" w:rsidRPr="00000000" w14:paraId="0000025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7773673"/>
              <w:tag w:val="goog_rdk_2811"/>
            </w:sdtPr>
            <w:sdtContent>
              <w:ins w:author="Rossi Rossi" w:id="102" w:date="2026-09-22T06:56:59Z">
                <w:sdt>
                  <w:sdtPr>
                    <w:id w:val="-207898903"/>
                    <w:tag w:val="goog_rdk_2812"/>
                  </w:sdtPr>
                  <w:sdtContent>
                    <w:del w:author="Nivesh" w:id="19" w:date="2026-09-25T10:03:37Z"/>
                  </w:sdtContent>
                </w:sdt>
              </w:ins>
              <w:sdt>
                <w:sdtPr>
                  <w:id w:val="-659055007"/>
                  <w:tag w:val="goog_rdk_28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authenticate using a standard or authorization API key.</w:delText>
                      </w:r>
                    </w:del>
                  </w:ins>
                </w:sdtContent>
              </w:sdt>
              <w:ins w:author="Rossi Rossi" w:id="102" w:date="2026-09-22T06:56:59Z">
                <w:del w:author="Nivesh" w:id="19" w:date="2026-09-25T10:03:37Z"/>
              </w:ins>
            </w:sdtContent>
          </w:sdt>
        </w:p>
      </w:sdtContent>
    </w:sdt>
    <w:sdt>
      <w:sdtPr>
        <w:id w:val="-1351742565"/>
        <w:tag w:val="goog_rdk_2818"/>
      </w:sdtPr>
      <w:sdtContent>
        <w:p w:rsidR="00000000" w:rsidDel="00000000" w:rsidP="00000000" w:rsidRDefault="00000000" w:rsidRPr="00000000" w14:paraId="0000025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82303838"/>
              <w:tag w:val="goog_rdk_2815"/>
            </w:sdtPr>
            <w:sdtContent>
              <w:ins w:author="Rossi Rossi" w:id="102" w:date="2026-09-22T06:56:59Z">
                <w:sdt>
                  <w:sdtPr>
                    <w:id w:val="1144190192"/>
                    <w:tag w:val="goog_rdk_2816"/>
                  </w:sdtPr>
                  <w:sdtContent>
                    <w:del w:author="Nivesh" w:id="19" w:date="2026-09-25T10:03:37Z"/>
                  </w:sdtContent>
                </w:sdt>
              </w:ins>
              <w:sdt>
                <w:sdtPr>
                  <w:id w:val="1854607651"/>
                  <w:tag w:val="goog_rdk_28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78034896"/>
        <w:tag w:val="goog_rdk_2822"/>
      </w:sdtPr>
      <w:sdtContent>
        <w:p w:rsidR="00000000" w:rsidDel="00000000" w:rsidP="00000000" w:rsidRDefault="00000000" w:rsidRPr="00000000" w14:paraId="0000025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3788231"/>
              <w:tag w:val="goog_rdk_2819"/>
            </w:sdtPr>
            <w:sdtContent>
              <w:ins w:author="Rossi Rossi" w:id="102" w:date="2026-09-22T06:56:59Z">
                <w:sdt>
                  <w:sdtPr>
                    <w:id w:val="-2069480061"/>
                    <w:tag w:val="goog_rdk_2820"/>
                  </w:sdtPr>
                  <w:sdtContent>
                    <w:del w:author="Nivesh" w:id="19" w:date="2026-09-25T10:03:37Z"/>
                  </w:sdtContent>
                </w:sdt>
              </w:ins>
              <w:sdt>
                <w:sdtPr>
                  <w:id w:val="1227534097"/>
                  <w:tag w:val="goog_rdk_28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[Create or view a Gemini API Key](https://aistudio.google.com/apikey)</w:delText>
                      </w:r>
                    </w:del>
                  </w:ins>
                </w:sdtContent>
              </w:sdt>
              <w:ins w:author="Rossi Rossi" w:id="102" w:date="2026-09-22T06:56:59Z">
                <w:del w:author="Nivesh" w:id="19" w:date="2026-09-25T10:03:37Z"/>
              </w:ins>
            </w:sdtContent>
          </w:sdt>
        </w:p>
      </w:sdtContent>
    </w:sdt>
    <w:sdt>
      <w:sdtPr>
        <w:id w:val="1003735003"/>
        <w:tag w:val="goog_rdk_2826"/>
      </w:sdtPr>
      <w:sdtContent>
        <w:p w:rsidR="00000000" w:rsidDel="00000000" w:rsidP="00000000" w:rsidRDefault="00000000" w:rsidRPr="00000000" w14:paraId="0000025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0870421"/>
              <w:tag w:val="goog_rdk_2823"/>
            </w:sdtPr>
            <w:sdtContent>
              <w:ins w:author="Rossi Rossi" w:id="102" w:date="2026-09-22T06:56:59Z">
                <w:sdt>
                  <w:sdtPr>
                    <w:id w:val="1718922075"/>
                    <w:tag w:val="goog_rdk_2824"/>
                  </w:sdtPr>
                  <w:sdtContent>
                    <w:del w:author="Nivesh" w:id="19" w:date="2026-09-25T10:03:37Z"/>
                  </w:sdtContent>
                </w:sdt>
              </w:ins>
              <w:sdt>
                <w:sdtPr>
                  <w:id w:val="1942056070"/>
                  <w:tag w:val="goog_rdk_28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59766236"/>
        <w:tag w:val="goog_rdk_2830"/>
      </w:sdtPr>
      <w:sdtContent>
        <w:p w:rsidR="00000000" w:rsidDel="00000000" w:rsidP="00000000" w:rsidRDefault="00000000" w:rsidRPr="00000000" w14:paraId="0000025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43131"/>
              <w:tag w:val="goog_rdk_2827"/>
            </w:sdtPr>
            <w:sdtContent>
              <w:ins w:author="Rossi Rossi" w:id="102" w:date="2026-09-22T06:56:59Z">
                <w:sdt>
                  <w:sdtPr>
                    <w:id w:val="-560520437"/>
                    <w:tag w:val="goog_rdk_2828"/>
                  </w:sdtPr>
                  <w:sdtContent>
                    <w:del w:author="Nivesh" w:id="19" w:date="2026-09-25T10:03:37Z"/>
                  </w:sdtContent>
                </w:sdt>
              </w:ins>
              <w:sdt>
                <w:sdtPr>
                  <w:id w:val="26624662"/>
                  <w:tag w:val="goog_rdk_28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API key types: standard versus authorization</w:delText>
                      </w:r>
                    </w:del>
                  </w:ins>
                </w:sdtContent>
              </w:sdt>
              <w:ins w:author="Rossi Rossi" w:id="102" w:date="2026-09-22T06:56:59Z">
                <w:del w:author="Nivesh" w:id="19" w:date="2026-09-25T10:03:37Z"/>
              </w:ins>
            </w:sdtContent>
          </w:sdt>
        </w:p>
      </w:sdtContent>
    </w:sdt>
    <w:sdt>
      <w:sdtPr>
        <w:id w:val="114540038"/>
        <w:tag w:val="goog_rdk_2834"/>
      </w:sdtPr>
      <w:sdtContent>
        <w:p w:rsidR="00000000" w:rsidDel="00000000" w:rsidP="00000000" w:rsidRDefault="00000000" w:rsidRPr="00000000" w14:paraId="0000025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35262040"/>
              <w:tag w:val="goog_rdk_2831"/>
            </w:sdtPr>
            <w:sdtContent>
              <w:ins w:author="Rossi Rossi" w:id="102" w:date="2026-09-22T06:56:59Z">
                <w:sdt>
                  <w:sdtPr>
                    <w:id w:val="-1461743308"/>
                    <w:tag w:val="goog_rdk_2832"/>
                  </w:sdtPr>
                  <w:sdtContent>
                    <w:del w:author="Nivesh" w:id="19" w:date="2026-09-25T10:03:37Z"/>
                  </w:sdtContent>
                </w:sdt>
              </w:ins>
              <w:sdt>
                <w:sdtPr>
                  <w:id w:val="-487264388"/>
                  <w:tag w:val="goog_rdk_28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7172909"/>
        <w:tag w:val="goog_rdk_2838"/>
      </w:sdtPr>
      <w:sdtContent>
        <w:p w:rsidR="00000000" w:rsidDel="00000000" w:rsidP="00000000" w:rsidRDefault="00000000" w:rsidRPr="00000000" w14:paraId="0000025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29251505"/>
              <w:tag w:val="goog_rdk_2835"/>
            </w:sdtPr>
            <w:sdtContent>
              <w:ins w:author="Rossi Rossi" w:id="102" w:date="2026-09-22T06:56:59Z">
                <w:sdt>
                  <w:sdtPr>
                    <w:id w:val="338307750"/>
                    <w:tag w:val="goog_rdk_2836"/>
                  </w:sdtPr>
                  <w:sdtContent>
                    <w:del w:author="Nivesh" w:id="19" w:date="2026-09-25T10:03:37Z"/>
                  </w:sdtContent>
                </w:sdt>
              </w:ins>
              <w:sdt>
                <w:sdtPr>
                  <w:id w:val="-999334721"/>
                  <w:tag w:val="goog_rdk_28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API keys provide access to the Gemini API, but their security characteristics</w:delText>
                      </w:r>
                    </w:del>
                  </w:ins>
                </w:sdtContent>
              </w:sdt>
              <w:ins w:author="Rossi Rossi" w:id="102" w:date="2026-09-22T06:56:59Z">
                <w:del w:author="Nivesh" w:id="19" w:date="2026-09-25T10:03:37Z"/>
              </w:ins>
            </w:sdtContent>
          </w:sdt>
        </w:p>
      </w:sdtContent>
    </w:sdt>
    <w:sdt>
      <w:sdtPr>
        <w:id w:val="-398123670"/>
        <w:tag w:val="goog_rdk_2842"/>
      </w:sdtPr>
      <w:sdtContent>
        <w:p w:rsidR="00000000" w:rsidDel="00000000" w:rsidP="00000000" w:rsidRDefault="00000000" w:rsidRPr="00000000" w14:paraId="0000025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49141410"/>
              <w:tag w:val="goog_rdk_2839"/>
            </w:sdtPr>
            <w:sdtContent>
              <w:ins w:author="Rossi Rossi" w:id="102" w:date="2026-09-22T06:56:59Z">
                <w:sdt>
                  <w:sdtPr>
                    <w:id w:val="-1996116187"/>
                    <w:tag w:val="goog_rdk_2840"/>
                  </w:sdtPr>
                  <w:sdtContent>
                    <w:del w:author="Nivesh" w:id="19" w:date="2026-09-25T10:03:37Z"/>
                  </w:sdtContent>
                </w:sdt>
              </w:ins>
              <w:sdt>
                <w:sdtPr>
                  <w:id w:val="-2030368407"/>
                  <w:tag w:val="goog_rdk_28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differ. The Gemini API is transitioning from standard API keys to authorization</w:delText>
                      </w:r>
                    </w:del>
                  </w:ins>
                </w:sdtContent>
              </w:sdt>
              <w:ins w:author="Rossi Rossi" w:id="102" w:date="2026-09-22T06:56:59Z">
                <w:del w:author="Nivesh" w:id="19" w:date="2026-09-25T10:03:37Z"/>
              </w:ins>
            </w:sdtContent>
          </w:sdt>
        </w:p>
      </w:sdtContent>
    </w:sdt>
    <w:sdt>
      <w:sdtPr>
        <w:id w:val="1559635153"/>
        <w:tag w:val="goog_rdk_2846"/>
      </w:sdtPr>
      <w:sdtContent>
        <w:p w:rsidR="00000000" w:rsidDel="00000000" w:rsidP="00000000" w:rsidRDefault="00000000" w:rsidRPr="00000000" w14:paraId="0000025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75618548"/>
              <w:tag w:val="goog_rdk_2843"/>
            </w:sdtPr>
            <w:sdtContent>
              <w:ins w:author="Rossi Rossi" w:id="102" w:date="2026-09-22T06:56:59Z">
                <w:sdt>
                  <w:sdtPr>
                    <w:id w:val="-1205409037"/>
                    <w:tag w:val="goog_rdk_2844"/>
                  </w:sdtPr>
                  <w:sdtContent>
                    <w:del w:author="Nivesh" w:id="19" w:date="2026-09-25T10:03:37Z"/>
                  </w:sdtContent>
                </w:sdt>
              </w:ins>
              <w:sdt>
                <w:sdtPr>
                  <w:id w:val="1926173419"/>
                  <w:tag w:val="goog_rdk_28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keys to improve security:</w:delText>
                      </w:r>
                    </w:del>
                  </w:ins>
                </w:sdtContent>
              </w:sdt>
              <w:ins w:author="Rossi Rossi" w:id="102" w:date="2026-09-22T06:56:59Z">
                <w:del w:author="Nivesh" w:id="19" w:date="2026-09-25T10:03:37Z"/>
              </w:ins>
            </w:sdtContent>
          </w:sdt>
        </w:p>
      </w:sdtContent>
    </w:sdt>
    <w:sdt>
      <w:sdtPr>
        <w:id w:val="552025629"/>
        <w:tag w:val="goog_rdk_2850"/>
      </w:sdtPr>
      <w:sdtContent>
        <w:p w:rsidR="00000000" w:rsidDel="00000000" w:rsidP="00000000" w:rsidRDefault="00000000" w:rsidRPr="00000000" w14:paraId="0000025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01614259"/>
              <w:tag w:val="goog_rdk_2847"/>
            </w:sdtPr>
            <w:sdtContent>
              <w:ins w:author="Rossi Rossi" w:id="102" w:date="2026-09-22T06:56:59Z">
                <w:sdt>
                  <w:sdtPr>
                    <w:id w:val="1854336172"/>
                    <w:tag w:val="goog_rdk_2848"/>
                  </w:sdtPr>
                  <w:sdtContent>
                    <w:del w:author="Nivesh" w:id="19" w:date="2026-09-25T10:03:37Z"/>
                  </w:sdtContent>
                </w:sdt>
              </w:ins>
              <w:sdt>
                <w:sdtPr>
                  <w:id w:val="-2138785170"/>
                  <w:tag w:val="goog_rdk_284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39973746"/>
        <w:tag w:val="goog_rdk_2854"/>
      </w:sdtPr>
      <w:sdtContent>
        <w:p w:rsidR="00000000" w:rsidDel="00000000" w:rsidP="00000000" w:rsidRDefault="00000000" w:rsidRPr="00000000" w14:paraId="0000025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98849813"/>
              <w:tag w:val="goog_rdk_2851"/>
            </w:sdtPr>
            <w:sdtContent>
              <w:ins w:author="Rossi Rossi" w:id="102" w:date="2026-09-22T06:56:59Z">
                <w:sdt>
                  <w:sdtPr>
                    <w:id w:val="1538438898"/>
                    <w:tag w:val="goog_rdk_2852"/>
                  </w:sdtPr>
                  <w:sdtContent>
                    <w:del w:author="Nivesh" w:id="19" w:date="2026-09-25T10:03:37Z"/>
                  </w:sdtContent>
                </w:sdt>
              </w:ins>
              <w:sdt>
                <w:sdtPr>
                  <w:id w:val="-552239240"/>
                  <w:tag w:val="goog_rdk_28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**Standard API keys**: Associate requests with a Google Cloud project for billing and quota purposes. Standard keys don't identify a caller, which limits the granularity of permissions and access control they can support.</w:delText>
                      </w:r>
                    </w:del>
                  </w:ins>
                </w:sdtContent>
              </w:sdt>
              <w:ins w:author="Rossi Rossi" w:id="102" w:date="2026-09-22T06:56:59Z">
                <w:del w:author="Nivesh" w:id="19" w:date="2026-09-25T10:03:37Z"/>
              </w:ins>
            </w:sdtContent>
          </w:sdt>
        </w:p>
      </w:sdtContent>
    </w:sdt>
    <w:sdt>
      <w:sdtPr>
        <w:id w:val="-89038751"/>
        <w:tag w:val="goog_rdk_2858"/>
      </w:sdtPr>
      <w:sdtContent>
        <w:p w:rsidR="00000000" w:rsidDel="00000000" w:rsidP="00000000" w:rsidRDefault="00000000" w:rsidRPr="00000000" w14:paraId="0000025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31797089"/>
              <w:tag w:val="goog_rdk_2855"/>
            </w:sdtPr>
            <w:sdtContent>
              <w:ins w:author="Rossi Rossi" w:id="102" w:date="2026-09-22T06:56:59Z">
                <w:sdt>
                  <w:sdtPr>
                    <w:id w:val="148266497"/>
                    <w:tag w:val="goog_rdk_2856"/>
                  </w:sdtPr>
                  <w:sdtContent>
                    <w:del w:author="Nivesh" w:id="19" w:date="2026-09-25T10:03:37Z"/>
                  </w:sdtContent>
                </w:sdt>
              </w:ins>
              <w:sdt>
                <w:sdtPr>
                  <w:id w:val="1093087204"/>
                  <w:tag w:val="goog_rdk_28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delText>
                      </w:r>
                    </w:del>
                  </w:ins>
                </w:sdtContent>
              </w:sdt>
              <w:ins w:author="Rossi Rossi" w:id="102" w:date="2026-09-22T06:56:59Z">
                <w:del w:author="Nivesh" w:id="19" w:date="2026-09-25T10:03:37Z"/>
              </w:ins>
            </w:sdtContent>
          </w:sdt>
        </w:p>
      </w:sdtContent>
    </w:sdt>
    <w:sdt>
      <w:sdtPr>
        <w:id w:val="2114104533"/>
        <w:tag w:val="goog_rdk_2862"/>
      </w:sdtPr>
      <w:sdtContent>
        <w:p w:rsidR="00000000" w:rsidDel="00000000" w:rsidP="00000000" w:rsidRDefault="00000000" w:rsidRPr="00000000" w14:paraId="0000025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52506538"/>
              <w:tag w:val="goog_rdk_2859"/>
            </w:sdtPr>
            <w:sdtContent>
              <w:ins w:author="Rossi Rossi" w:id="102" w:date="2026-09-22T06:56:59Z">
                <w:sdt>
                  <w:sdtPr>
                    <w:id w:val="900519209"/>
                    <w:tag w:val="goog_rdk_2860"/>
                  </w:sdtPr>
                  <w:sdtContent>
                    <w:del w:author="Nivesh" w:id="19" w:date="2026-09-25T10:03:37Z"/>
                  </w:sdtContent>
                </w:sdt>
              </w:ins>
              <w:sdt>
                <w:sdtPr>
                  <w:id w:val="-605584110"/>
                  <w:tag w:val="goog_rdk_28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7430919"/>
        <w:tag w:val="goog_rdk_2866"/>
      </w:sdtPr>
      <w:sdtContent>
        <w:p w:rsidR="00000000" w:rsidDel="00000000" w:rsidP="00000000" w:rsidRDefault="00000000" w:rsidRPr="00000000" w14:paraId="0000026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03553446"/>
              <w:tag w:val="goog_rdk_2863"/>
            </w:sdtPr>
            <w:sdtContent>
              <w:ins w:author="Rossi Rossi" w:id="102" w:date="2026-09-22T06:56:59Z">
                <w:sdt>
                  <w:sdtPr>
                    <w:id w:val="1761141978"/>
                    <w:tag w:val="goog_rdk_2864"/>
                  </w:sdtPr>
                  <w:sdtContent>
                    <w:del w:author="Nivesh" w:id="19" w:date="2026-09-25T10:03:37Z"/>
                  </w:sdtContent>
                </w:sdt>
              </w:ins>
              <w:sdt>
                <w:sdtPr>
                  <w:id w:val="1556491928"/>
                  <w:tag w:val="goog_rdk_28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To ensure secure usage, Gemini API will move from standard keys to auth keys:</w:delText>
                      </w:r>
                    </w:del>
                  </w:ins>
                </w:sdtContent>
              </w:sdt>
              <w:ins w:author="Rossi Rossi" w:id="102" w:date="2026-09-22T06:56:59Z">
                <w:del w:author="Nivesh" w:id="19" w:date="2026-09-25T10:03:37Z"/>
              </w:ins>
            </w:sdtContent>
          </w:sdt>
        </w:p>
      </w:sdtContent>
    </w:sdt>
    <w:sdt>
      <w:sdtPr>
        <w:id w:val="395824694"/>
        <w:tag w:val="goog_rdk_2870"/>
      </w:sdtPr>
      <w:sdtContent>
        <w:p w:rsidR="00000000" w:rsidDel="00000000" w:rsidP="00000000" w:rsidRDefault="00000000" w:rsidRPr="00000000" w14:paraId="0000026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85923161"/>
              <w:tag w:val="goog_rdk_2867"/>
            </w:sdtPr>
            <w:sdtContent>
              <w:ins w:author="Rossi Rossi" w:id="102" w:date="2026-09-22T06:56:59Z">
                <w:sdt>
                  <w:sdtPr>
                    <w:id w:val="-708639175"/>
                    <w:tag w:val="goog_rdk_2868"/>
                  </w:sdtPr>
                  <w:sdtContent>
                    <w:del w:author="Nivesh" w:id="19" w:date="2026-09-25T10:03:37Z"/>
                  </w:sdtContent>
                </w:sdt>
              </w:ins>
              <w:sdt>
                <w:sdtPr>
                  <w:id w:val="1290101266"/>
                  <w:tag w:val="goog_rdk_28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16734113"/>
        <w:tag w:val="goog_rdk_2874"/>
      </w:sdtPr>
      <w:sdtContent>
        <w:p w:rsidR="00000000" w:rsidDel="00000000" w:rsidP="00000000" w:rsidRDefault="00000000" w:rsidRPr="00000000" w14:paraId="0000026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75997296"/>
              <w:tag w:val="goog_rdk_2871"/>
            </w:sdtPr>
            <w:sdtContent>
              <w:ins w:author="Rossi Rossi" w:id="102" w:date="2026-09-22T06:56:59Z">
                <w:sdt>
                  <w:sdtPr>
                    <w:id w:val="-1702158586"/>
                    <w:tag w:val="goog_rdk_2872"/>
                  </w:sdtPr>
                  <w:sdtContent>
                    <w:del w:author="Nivesh" w:id="19" w:date="2026-09-25T10:03:37Z"/>
                  </w:sdtContent>
                </w:sdt>
              </w:ins>
              <w:sdt>
                <w:sdtPr>
                  <w:id w:val="1482575721"/>
                  <w:tag w:val="goog_rdk_28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**Auth keys default**: Starting May 28, 2026, all new API keys created in Google AI Studio are automatically created as auth keys.</w:delText>
                      </w:r>
                    </w:del>
                  </w:ins>
                </w:sdtContent>
              </w:sdt>
              <w:ins w:author="Rossi Rossi" w:id="102" w:date="2026-09-22T06:56:59Z">
                <w:del w:author="Nivesh" w:id="19" w:date="2026-09-25T10:03:37Z"/>
              </w:ins>
            </w:sdtContent>
          </w:sdt>
        </w:p>
      </w:sdtContent>
    </w:sdt>
    <w:sdt>
      <w:sdtPr>
        <w:id w:val="-255370680"/>
        <w:tag w:val="goog_rdk_2878"/>
      </w:sdtPr>
      <w:sdtContent>
        <w:p w:rsidR="00000000" w:rsidDel="00000000" w:rsidP="00000000" w:rsidRDefault="00000000" w:rsidRPr="00000000" w14:paraId="0000026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691018"/>
              <w:tag w:val="goog_rdk_2875"/>
            </w:sdtPr>
            <w:sdtContent>
              <w:ins w:author="Rossi Rossi" w:id="102" w:date="2026-09-22T06:56:59Z">
                <w:sdt>
                  <w:sdtPr>
                    <w:id w:val="-1523819204"/>
                    <w:tag w:val="goog_rdk_2876"/>
                  </w:sdtPr>
                  <w:sdtContent>
                    <w:del w:author="Nivesh" w:id="19" w:date="2026-09-25T10:03:37Z"/>
                  </w:sdtContent>
                </w:sdt>
              </w:ins>
              <w:sdt>
                <w:sdtPr>
                  <w:id w:val="263722036"/>
                  <w:tag w:val="goog_rdk_28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delText>
                      </w:r>
                    </w:del>
                  </w:ins>
                </w:sdtContent>
              </w:sdt>
              <w:ins w:author="Rossi Rossi" w:id="102" w:date="2026-09-22T06:56:59Z">
                <w:del w:author="Nivesh" w:id="19" w:date="2026-09-25T10:03:37Z"/>
              </w:ins>
            </w:sdtContent>
          </w:sdt>
        </w:p>
      </w:sdtContent>
    </w:sdt>
    <w:sdt>
      <w:sdtPr>
        <w:id w:val="-1438229103"/>
        <w:tag w:val="goog_rdk_2882"/>
      </w:sdtPr>
      <w:sdtContent>
        <w:p w:rsidR="00000000" w:rsidDel="00000000" w:rsidP="00000000" w:rsidRDefault="00000000" w:rsidRPr="00000000" w14:paraId="0000026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77308677"/>
              <w:tag w:val="goog_rdk_2879"/>
            </w:sdtPr>
            <w:sdtContent>
              <w:ins w:author="Rossi Rossi" w:id="102" w:date="2026-09-22T06:56:59Z">
                <w:sdt>
                  <w:sdtPr>
                    <w:id w:val="983344855"/>
                    <w:tag w:val="goog_rdk_2880"/>
                  </w:sdtPr>
                  <w:sdtContent>
                    <w:del w:author="Nivesh" w:id="19" w:date="2026-09-25T10:03:37Z"/>
                  </w:sdtContent>
                </w:sdt>
              </w:ins>
              <w:sdt>
                <w:sdtPr>
                  <w:id w:val="-361952786"/>
                  <w:tag w:val="goog_rdk_28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**On September 2026** : the Gemini API will reject requests from **standard</w:delText>
                      </w:r>
                    </w:del>
                  </w:ins>
                </w:sdtContent>
              </w:sdt>
              <w:ins w:author="Rossi Rossi" w:id="102" w:date="2026-09-22T06:56:59Z">
                <w:del w:author="Nivesh" w:id="19" w:date="2026-09-25T10:03:37Z"/>
              </w:ins>
            </w:sdtContent>
          </w:sdt>
        </w:p>
      </w:sdtContent>
    </w:sdt>
    <w:sdt>
      <w:sdtPr>
        <w:id w:val="269592708"/>
        <w:tag w:val="goog_rdk_2886"/>
      </w:sdtPr>
      <w:sdtContent>
        <w:p w:rsidR="00000000" w:rsidDel="00000000" w:rsidP="00000000" w:rsidRDefault="00000000" w:rsidRPr="00000000" w14:paraId="0000026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55626302"/>
              <w:tag w:val="goog_rdk_2883"/>
            </w:sdtPr>
            <w:sdtContent>
              <w:ins w:author="Rossi Rossi" w:id="102" w:date="2026-09-22T06:56:59Z">
                <w:sdt>
                  <w:sdtPr>
                    <w:id w:val="-835164564"/>
                    <w:tag w:val="goog_rdk_2884"/>
                  </w:sdtPr>
                  <w:sdtContent>
                    <w:del w:author="Nivesh" w:id="19" w:date="2026-09-25T10:03:37Z"/>
                  </w:sdtContent>
                </w:sdt>
              </w:ins>
              <w:sdt>
                <w:sdtPr>
                  <w:id w:val="1565756394"/>
                  <w:tag w:val="goog_rdk_28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keys** . You must [migrate to auth keys](https://ai.google.dev/gemini-api/docs/api-key#migrate-to-auth-key) before this date to avoid service interruption. Make sure to migrate to auth keys before September 2026.</w:delText>
                      </w:r>
                    </w:del>
                  </w:ins>
                </w:sdtContent>
              </w:sdt>
              <w:ins w:author="Rossi Rossi" w:id="102" w:date="2026-09-22T06:56:59Z">
                <w:del w:author="Nivesh" w:id="19" w:date="2026-09-25T10:03:37Z"/>
              </w:ins>
            </w:sdtContent>
          </w:sdt>
        </w:p>
      </w:sdtContent>
    </w:sdt>
    <w:sdt>
      <w:sdtPr>
        <w:id w:val="1566561242"/>
        <w:tag w:val="goog_rdk_2890"/>
      </w:sdtPr>
      <w:sdtContent>
        <w:p w:rsidR="00000000" w:rsidDel="00000000" w:rsidP="00000000" w:rsidRDefault="00000000" w:rsidRPr="00000000" w14:paraId="0000026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69028798"/>
              <w:tag w:val="goog_rdk_2887"/>
            </w:sdtPr>
            <w:sdtContent>
              <w:ins w:author="Rossi Rossi" w:id="102" w:date="2026-09-22T06:56:59Z">
                <w:sdt>
                  <w:sdtPr>
                    <w:id w:val="-1104240276"/>
                    <w:tag w:val="goog_rdk_2888"/>
                  </w:sdtPr>
                  <w:sdtContent>
                    <w:del w:author="Nivesh" w:id="19" w:date="2026-09-25T10:03:37Z"/>
                  </w:sdtContent>
                </w:sdt>
              </w:ins>
              <w:sdt>
                <w:sdtPr>
                  <w:id w:val="-1502310293"/>
                  <w:tag w:val="goog_rdk_288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18776730"/>
        <w:tag w:val="goog_rdk_2894"/>
      </w:sdtPr>
      <w:sdtContent>
        <w:p w:rsidR="00000000" w:rsidDel="00000000" w:rsidP="00000000" w:rsidRDefault="00000000" w:rsidRPr="00000000" w14:paraId="0000026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73482665"/>
              <w:tag w:val="goog_rdk_2891"/>
            </w:sdtPr>
            <w:sdtContent>
              <w:ins w:author="Rossi Rossi" w:id="102" w:date="2026-09-22T06:56:59Z">
                <w:sdt>
                  <w:sdtPr>
                    <w:id w:val="-215965584"/>
                    <w:tag w:val="goog_rdk_2892"/>
                  </w:sdtPr>
                  <w:sdtContent>
                    <w:del w:author="Nivesh" w:id="19" w:date="2026-09-25T10:03:37Z"/>
                  </w:sdtContent>
                </w:sdt>
              </w:ins>
              <w:sdt>
                <w:sdtPr>
                  <w:id w:val="-997478314"/>
                  <w:tag w:val="goog_rdk_28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897896027"/>
        <w:tag w:val="goog_rdk_2898"/>
      </w:sdtPr>
      <w:sdtContent>
        <w:p w:rsidR="00000000" w:rsidDel="00000000" w:rsidP="00000000" w:rsidRDefault="00000000" w:rsidRPr="00000000" w14:paraId="0000026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66941057"/>
              <w:tag w:val="goog_rdk_2895"/>
            </w:sdtPr>
            <w:sdtContent>
              <w:ins w:author="Rossi Rossi" w:id="102" w:date="2026-09-22T06:56:59Z">
                <w:sdt>
                  <w:sdtPr>
                    <w:id w:val="-983326972"/>
                    <w:tag w:val="goog_rdk_2896"/>
                  </w:sdtPr>
                  <w:sdtContent>
                    <w:del w:author="Nivesh" w:id="19" w:date="2026-09-25T10:03:37Z"/>
                  </w:sdtContent>
                </w:sdt>
              </w:ins>
              <w:sdt>
                <w:sdtPr>
                  <w:id w:val="-900105348"/>
                  <w:tag w:val="goog_rdk_28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Requests authenticated by authorization keys are not recorded in Google Cloud service account usage metrics.</w:delText>
                      </w:r>
                    </w:del>
                  </w:ins>
                </w:sdtContent>
              </w:sdt>
              <w:ins w:author="Rossi Rossi" w:id="102" w:date="2026-09-22T06:56:59Z">
                <w:del w:author="Nivesh" w:id="19" w:date="2026-09-25T10:03:37Z"/>
              </w:ins>
            </w:sdtContent>
          </w:sdt>
        </w:p>
      </w:sdtContent>
    </w:sdt>
    <w:sdt>
      <w:sdtPr>
        <w:id w:val="-305917648"/>
        <w:tag w:val="goog_rdk_2902"/>
      </w:sdtPr>
      <w:sdtContent>
        <w:p w:rsidR="00000000" w:rsidDel="00000000" w:rsidP="00000000" w:rsidRDefault="00000000" w:rsidRPr="00000000" w14:paraId="0000026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09438173"/>
              <w:tag w:val="goog_rdk_2899"/>
            </w:sdtPr>
            <w:sdtContent>
              <w:ins w:author="Rossi Rossi" w:id="102" w:date="2026-09-22T06:56:59Z">
                <w:sdt>
                  <w:sdtPr>
                    <w:id w:val="-473284235"/>
                    <w:tag w:val="goog_rdk_2900"/>
                  </w:sdtPr>
                  <w:sdtContent>
                    <w:del w:author="Nivesh" w:id="19" w:date="2026-09-25T10:03:37Z"/>
                  </w:sdtContent>
                </w:sdt>
              </w:ins>
              <w:sdt>
                <w:sdtPr>
                  <w:id w:val="408564236"/>
                  <w:tag w:val="goog_rdk_29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15587744"/>
        <w:tag w:val="goog_rdk_2906"/>
      </w:sdtPr>
      <w:sdtContent>
        <w:p w:rsidR="00000000" w:rsidDel="00000000" w:rsidP="00000000" w:rsidRDefault="00000000" w:rsidRPr="00000000" w14:paraId="0000026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38961507"/>
              <w:tag w:val="goog_rdk_2903"/>
            </w:sdtPr>
            <w:sdtContent>
              <w:ins w:author="Rossi Rossi" w:id="102" w:date="2026-09-22T06:56:59Z">
                <w:sdt>
                  <w:sdtPr>
                    <w:id w:val="-72430932"/>
                    <w:tag w:val="goog_rdk_2904"/>
                  </w:sdtPr>
                  <w:sdtContent>
                    <w:del w:author="Nivesh" w:id="19" w:date="2026-09-25T10:03:37Z"/>
                  </w:sdtContent>
                </w:sdt>
              </w:ins>
              <w:sdt>
                <w:sdtPr>
                  <w:id w:val="-644332327"/>
                  <w:tag w:val="goog_rdk_29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Managing API keys in Google AI Studio</w:delText>
                      </w:r>
                    </w:del>
                  </w:ins>
                </w:sdtContent>
              </w:sdt>
              <w:ins w:author="Rossi Rossi" w:id="102" w:date="2026-09-22T06:56:59Z">
                <w:del w:author="Nivesh" w:id="19" w:date="2026-09-25T10:03:37Z"/>
              </w:ins>
            </w:sdtContent>
          </w:sdt>
        </w:p>
      </w:sdtContent>
    </w:sdt>
    <w:sdt>
      <w:sdtPr>
        <w:id w:val="343603576"/>
        <w:tag w:val="goog_rdk_2910"/>
      </w:sdtPr>
      <w:sdtContent>
        <w:p w:rsidR="00000000" w:rsidDel="00000000" w:rsidP="00000000" w:rsidRDefault="00000000" w:rsidRPr="00000000" w14:paraId="0000026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94056171"/>
              <w:tag w:val="goog_rdk_2907"/>
            </w:sdtPr>
            <w:sdtContent>
              <w:ins w:author="Rossi Rossi" w:id="102" w:date="2026-09-22T06:56:59Z">
                <w:sdt>
                  <w:sdtPr>
                    <w:id w:val="1097224310"/>
                    <w:tag w:val="goog_rdk_2908"/>
                  </w:sdtPr>
                  <w:sdtContent>
                    <w:del w:author="Nivesh" w:id="19" w:date="2026-09-25T10:03:37Z"/>
                  </w:sdtContent>
                </w:sdt>
              </w:ins>
              <w:sdt>
                <w:sdtPr>
                  <w:id w:val="-1653395633"/>
                  <w:tag w:val="goog_rdk_29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22794824"/>
        <w:tag w:val="goog_rdk_2914"/>
      </w:sdtPr>
      <w:sdtContent>
        <w:p w:rsidR="00000000" w:rsidDel="00000000" w:rsidP="00000000" w:rsidRDefault="00000000" w:rsidRPr="00000000" w14:paraId="0000026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4450249"/>
              <w:tag w:val="goog_rdk_2911"/>
            </w:sdtPr>
            <w:sdtContent>
              <w:ins w:author="Rossi Rossi" w:id="102" w:date="2026-09-22T06:56:59Z">
                <w:sdt>
                  <w:sdtPr>
                    <w:id w:val="-1601148726"/>
                    <w:tag w:val="goog_rdk_2912"/>
                  </w:sdtPr>
                  <w:sdtContent>
                    <w:del w:author="Nivesh" w:id="19" w:date="2026-09-25T10:03:37Z"/>
                  </w:sdtContent>
                </w:sdt>
              </w:ins>
              <w:sdt>
                <w:sdtPr>
                  <w:id w:val="-544173138"/>
                  <w:tag w:val="goog_rdk_29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can manage your projects and keys directly in [Google AI Studio](https://aistudio.google.com/apikey).</w:delText>
                      </w:r>
                    </w:del>
                  </w:ins>
                </w:sdtContent>
              </w:sdt>
              <w:ins w:author="Rossi Rossi" w:id="102" w:date="2026-09-22T06:56:59Z">
                <w:del w:author="Nivesh" w:id="19" w:date="2026-09-25T10:03:37Z"/>
              </w:ins>
            </w:sdtContent>
          </w:sdt>
        </w:p>
      </w:sdtContent>
    </w:sdt>
    <w:sdt>
      <w:sdtPr>
        <w:id w:val="1957142407"/>
        <w:tag w:val="goog_rdk_2918"/>
      </w:sdtPr>
      <w:sdtContent>
        <w:p w:rsidR="00000000" w:rsidDel="00000000" w:rsidP="00000000" w:rsidRDefault="00000000" w:rsidRPr="00000000" w14:paraId="0000026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23426648"/>
              <w:tag w:val="goog_rdk_2915"/>
            </w:sdtPr>
            <w:sdtContent>
              <w:ins w:author="Rossi Rossi" w:id="102" w:date="2026-09-22T06:56:59Z">
                <w:sdt>
                  <w:sdtPr>
                    <w:id w:val="-1239544890"/>
                    <w:tag w:val="goog_rdk_2916"/>
                  </w:sdtPr>
                  <w:sdtContent>
                    <w:del w:author="Nivesh" w:id="19" w:date="2026-09-25T10:03:37Z"/>
                  </w:sdtContent>
                </w:sdt>
              </w:ins>
              <w:sdt>
                <w:sdtPr>
                  <w:id w:val="1812375344"/>
                  <w:tag w:val="goog_rdk_29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63576262"/>
        <w:tag w:val="goog_rdk_2922"/>
      </w:sdtPr>
      <w:sdtContent>
        <w:p w:rsidR="00000000" w:rsidDel="00000000" w:rsidP="00000000" w:rsidRDefault="00000000" w:rsidRPr="00000000" w14:paraId="0000026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83300957"/>
              <w:tag w:val="goog_rdk_2919"/>
            </w:sdtPr>
            <w:sdtContent>
              <w:ins w:author="Rossi Rossi" w:id="102" w:date="2026-09-22T06:56:59Z">
                <w:sdt>
                  <w:sdtPr>
                    <w:id w:val="-408049669"/>
                    <w:tag w:val="goog_rdk_2920"/>
                  </w:sdtPr>
                  <w:sdtContent>
                    <w:del w:author="Nivesh" w:id="19" w:date="2026-09-25T10:03:37Z"/>
                  </w:sdtContent>
                </w:sdt>
              </w:ins>
              <w:sdt>
                <w:sdtPr>
                  <w:id w:val="-1755031726"/>
                  <w:tag w:val="goog_rdk_29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Google Cloud projects</w:delText>
                      </w:r>
                    </w:del>
                  </w:ins>
                </w:sdtContent>
              </w:sdt>
              <w:ins w:author="Rossi Rossi" w:id="102" w:date="2026-09-22T06:56:59Z">
                <w:del w:author="Nivesh" w:id="19" w:date="2026-09-25T10:03:37Z"/>
              </w:ins>
            </w:sdtContent>
          </w:sdt>
        </w:p>
      </w:sdtContent>
    </w:sdt>
    <w:sdt>
      <w:sdtPr>
        <w:id w:val="728537152"/>
        <w:tag w:val="goog_rdk_2926"/>
      </w:sdtPr>
      <w:sdtContent>
        <w:p w:rsidR="00000000" w:rsidDel="00000000" w:rsidP="00000000" w:rsidRDefault="00000000" w:rsidRPr="00000000" w14:paraId="0000026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81576694"/>
              <w:tag w:val="goog_rdk_2923"/>
            </w:sdtPr>
            <w:sdtContent>
              <w:ins w:author="Rossi Rossi" w:id="102" w:date="2026-09-22T06:56:59Z">
                <w:sdt>
                  <w:sdtPr>
                    <w:id w:val="372875652"/>
                    <w:tag w:val="goog_rdk_2924"/>
                  </w:sdtPr>
                  <w:sdtContent>
                    <w:del w:author="Nivesh" w:id="19" w:date="2026-09-25T10:03:37Z"/>
                  </w:sdtContent>
                </w:sdt>
              </w:ins>
              <w:sdt>
                <w:sdtPr>
                  <w:id w:val="1540144153"/>
                  <w:tag w:val="goog_rdk_29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35382242"/>
        <w:tag w:val="goog_rdk_2930"/>
      </w:sdtPr>
      <w:sdtContent>
        <w:p w:rsidR="00000000" w:rsidDel="00000000" w:rsidP="00000000" w:rsidRDefault="00000000" w:rsidRPr="00000000" w14:paraId="0000027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69668947"/>
              <w:tag w:val="goog_rdk_2927"/>
            </w:sdtPr>
            <w:sdtContent>
              <w:ins w:author="Rossi Rossi" w:id="102" w:date="2026-09-22T06:56:59Z">
                <w:sdt>
                  <w:sdtPr>
                    <w:id w:val="-363741486"/>
                    <w:tag w:val="goog_rdk_2928"/>
                  </w:sdtPr>
                  <w:sdtContent>
                    <w:del w:author="Nivesh" w:id="19" w:date="2026-09-25T10:03:37Z"/>
                  </w:sdtContent>
                </w:sdt>
              </w:ins>
              <w:sdt>
                <w:sdtPr>
                  <w:id w:val="1428730840"/>
                  <w:tag w:val="goog_rdk_29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Every Gemini API key is associated with a [Google Cloud project](https://cloud.google.com/resource-manager/docs/creating-managing-projects).</w:delText>
                      </w:r>
                    </w:del>
                  </w:ins>
                </w:sdtContent>
              </w:sdt>
              <w:ins w:author="Rossi Rossi" w:id="102" w:date="2026-09-22T06:56:59Z">
                <w:del w:author="Nivesh" w:id="19" w:date="2026-09-25T10:03:37Z"/>
              </w:ins>
            </w:sdtContent>
          </w:sdt>
        </w:p>
      </w:sdtContent>
    </w:sdt>
    <w:sdt>
      <w:sdtPr>
        <w:id w:val="1968640226"/>
        <w:tag w:val="goog_rdk_2934"/>
      </w:sdtPr>
      <w:sdtContent>
        <w:p w:rsidR="00000000" w:rsidDel="00000000" w:rsidP="00000000" w:rsidRDefault="00000000" w:rsidRPr="00000000" w14:paraId="0000027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69924142"/>
              <w:tag w:val="goog_rdk_2931"/>
            </w:sdtPr>
            <w:sdtContent>
              <w:ins w:author="Rossi Rossi" w:id="102" w:date="2026-09-22T06:56:59Z">
                <w:sdt>
                  <w:sdtPr>
                    <w:id w:val="1735341550"/>
                    <w:tag w:val="goog_rdk_2932"/>
                  </w:sdtPr>
                  <w:sdtContent>
                    <w:del w:author="Nivesh" w:id="19" w:date="2026-09-25T10:03:37Z"/>
                  </w:sdtContent>
                </w:sdt>
              </w:ins>
              <w:sdt>
                <w:sdtPr>
                  <w:id w:val="-373634597"/>
                  <w:tag w:val="goog_rdk_29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Google Cloud projects manage billing, collaborators, and permissions. Google AI</w:delText>
                      </w:r>
                    </w:del>
                  </w:ins>
                </w:sdtContent>
              </w:sdt>
              <w:ins w:author="Rossi Rossi" w:id="102" w:date="2026-09-22T06:56:59Z">
                <w:del w:author="Nivesh" w:id="19" w:date="2026-09-25T10:03:37Z"/>
              </w:ins>
            </w:sdtContent>
          </w:sdt>
        </w:p>
      </w:sdtContent>
    </w:sdt>
    <w:sdt>
      <w:sdtPr>
        <w:id w:val="-1938582959"/>
        <w:tag w:val="goog_rdk_2938"/>
      </w:sdtPr>
      <w:sdtContent>
        <w:p w:rsidR="00000000" w:rsidDel="00000000" w:rsidP="00000000" w:rsidRDefault="00000000" w:rsidRPr="00000000" w14:paraId="0000027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9857980"/>
              <w:tag w:val="goog_rdk_2935"/>
            </w:sdtPr>
            <w:sdtContent>
              <w:ins w:author="Rossi Rossi" w:id="102" w:date="2026-09-22T06:56:59Z">
                <w:sdt>
                  <w:sdtPr>
                    <w:id w:val="-408527480"/>
                    <w:tag w:val="goog_rdk_2936"/>
                  </w:sdtPr>
                  <w:sdtContent>
                    <w:del w:author="Nivesh" w:id="19" w:date="2026-09-25T10:03:37Z"/>
                  </w:sdtContent>
                </w:sdt>
              </w:ins>
              <w:sdt>
                <w:sdtPr>
                  <w:id w:val="1634122932"/>
                  <w:tag w:val="goog_rdk_29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Studio provides a lightweight interface to access these projects.</w:delText>
                      </w:r>
                    </w:del>
                  </w:ins>
                </w:sdtContent>
              </w:sdt>
              <w:ins w:author="Rossi Rossi" w:id="102" w:date="2026-09-22T06:56:59Z">
                <w:del w:author="Nivesh" w:id="19" w:date="2026-09-25T10:03:37Z"/>
              </w:ins>
            </w:sdtContent>
          </w:sdt>
        </w:p>
      </w:sdtContent>
    </w:sdt>
    <w:sdt>
      <w:sdtPr>
        <w:id w:val="2068289441"/>
        <w:tag w:val="goog_rdk_2942"/>
      </w:sdtPr>
      <w:sdtContent>
        <w:p w:rsidR="00000000" w:rsidDel="00000000" w:rsidP="00000000" w:rsidRDefault="00000000" w:rsidRPr="00000000" w14:paraId="0000027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28601227"/>
              <w:tag w:val="goog_rdk_2939"/>
            </w:sdtPr>
            <w:sdtContent>
              <w:ins w:author="Rossi Rossi" w:id="102" w:date="2026-09-22T06:56:59Z">
                <w:sdt>
                  <w:sdtPr>
                    <w:id w:val="1783118757"/>
                    <w:tag w:val="goog_rdk_2940"/>
                  </w:sdtPr>
                  <w:sdtContent>
                    <w:del w:author="Nivesh" w:id="19" w:date="2026-09-25T10:03:37Z"/>
                  </w:sdtContent>
                </w:sdt>
              </w:ins>
              <w:sdt>
                <w:sdtPr>
                  <w:id w:val="1476347476"/>
                  <w:tag w:val="goog_rdk_29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89066279"/>
        <w:tag w:val="goog_rdk_2946"/>
      </w:sdtPr>
      <w:sdtContent>
        <w:p w:rsidR="00000000" w:rsidDel="00000000" w:rsidP="00000000" w:rsidRDefault="00000000" w:rsidRPr="00000000" w14:paraId="0000027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83131340"/>
              <w:tag w:val="goog_rdk_2943"/>
            </w:sdtPr>
            <w:sdtContent>
              <w:ins w:author="Rossi Rossi" w:id="102" w:date="2026-09-22T06:56:59Z">
                <w:sdt>
                  <w:sdtPr>
                    <w:id w:val="204565340"/>
                    <w:tag w:val="goog_rdk_2944"/>
                  </w:sdtPr>
                  <w:sdtContent>
                    <w:del w:author="Nivesh" w:id="19" w:date="2026-09-25T10:03:37Z"/>
                  </w:sdtContent>
                </w:sdt>
              </w:ins>
              <w:sdt>
                <w:sdtPr>
                  <w:id w:val="-2060845239"/>
                  <w:tag w:val="goog_rdk_29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**Default project** : If you are a new user, Google AI Studio automatically creates a default Google Cloud project and API key after you accept the Terms of Service. You can rename this project by navigating to the **Projects** view in your dashboard.</w:delText>
                      </w:r>
                    </w:del>
                  </w:ins>
                </w:sdtContent>
              </w:sdt>
              <w:ins w:author="Rossi Rossi" w:id="102" w:date="2026-09-22T06:56:59Z">
                <w:del w:author="Nivesh" w:id="19" w:date="2026-09-25T10:03:37Z"/>
              </w:ins>
            </w:sdtContent>
          </w:sdt>
        </w:p>
      </w:sdtContent>
    </w:sdt>
    <w:sdt>
      <w:sdtPr>
        <w:id w:val="2061054784"/>
        <w:tag w:val="goog_rdk_2950"/>
      </w:sdtPr>
      <w:sdtContent>
        <w:p w:rsidR="00000000" w:rsidDel="00000000" w:rsidP="00000000" w:rsidRDefault="00000000" w:rsidRPr="00000000" w14:paraId="0000027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9702807"/>
              <w:tag w:val="goog_rdk_2947"/>
            </w:sdtPr>
            <w:sdtContent>
              <w:ins w:author="Rossi Rossi" w:id="102" w:date="2026-09-22T06:56:59Z">
                <w:sdt>
                  <w:sdtPr>
                    <w:id w:val="-657777967"/>
                    <w:tag w:val="goog_rdk_2948"/>
                  </w:sdtPr>
                  <w:sdtContent>
                    <w:del w:author="Nivesh" w:id="19" w:date="2026-09-25T10:03:37Z"/>
                  </w:sdtContent>
                </w:sdt>
              </w:ins>
              <w:sdt>
                <w:sdtPr>
                  <w:id w:val="-769493229"/>
                  <w:tag w:val="goog_rdk_29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**Existing projects**: If you already have a Google Cloud account, AI Studio does not create a default project. Instead, you must import your existing projects.</w:delText>
                      </w:r>
                    </w:del>
                  </w:ins>
                </w:sdtContent>
              </w:sdt>
              <w:ins w:author="Rossi Rossi" w:id="102" w:date="2026-09-22T06:56:59Z">
                <w:del w:author="Nivesh" w:id="19" w:date="2026-09-25T10:03:37Z"/>
              </w:ins>
            </w:sdtContent>
          </w:sdt>
        </w:p>
      </w:sdtContent>
    </w:sdt>
    <w:sdt>
      <w:sdtPr>
        <w:id w:val="1013531532"/>
        <w:tag w:val="goog_rdk_2954"/>
      </w:sdtPr>
      <w:sdtContent>
        <w:p w:rsidR="00000000" w:rsidDel="00000000" w:rsidP="00000000" w:rsidRDefault="00000000" w:rsidRPr="00000000" w14:paraId="0000027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36268983"/>
              <w:tag w:val="goog_rdk_2951"/>
            </w:sdtPr>
            <w:sdtContent>
              <w:ins w:author="Rossi Rossi" w:id="102" w:date="2026-09-22T06:56:59Z">
                <w:sdt>
                  <w:sdtPr>
                    <w:id w:val="-328853684"/>
                    <w:tag w:val="goog_rdk_2952"/>
                  </w:sdtPr>
                  <w:sdtContent>
                    <w:del w:author="Nivesh" w:id="19" w:date="2026-09-25T10:03:37Z"/>
                  </w:sdtContent>
                </w:sdt>
              </w:ins>
              <w:sdt>
                <w:sdtPr>
                  <w:id w:val="-904207974"/>
                  <w:tag w:val="goog_rdk_295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01632182"/>
        <w:tag w:val="goog_rdk_2958"/>
      </w:sdtPr>
      <w:sdtContent>
        <w:p w:rsidR="00000000" w:rsidDel="00000000" w:rsidP="00000000" w:rsidRDefault="00000000" w:rsidRPr="00000000" w14:paraId="0000027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14534104"/>
              <w:tag w:val="goog_rdk_2955"/>
            </w:sdtPr>
            <w:sdtContent>
              <w:ins w:author="Rossi Rossi" w:id="102" w:date="2026-09-22T06:56:59Z">
                <w:sdt>
                  <w:sdtPr>
                    <w:id w:val="483862901"/>
                    <w:tag w:val="goog_rdk_2956"/>
                  </w:sdtPr>
                  <w:sdtContent>
                    <w:del w:author="Nivesh" w:id="19" w:date="2026-09-25T10:03:37Z"/>
                  </w:sdtContent>
                </w:sdt>
              </w:ins>
              <w:sdt>
                <w:sdtPr>
                  <w:id w:val="-1603669088"/>
                  <w:tag w:val="goog_rdk_29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Importing projects</w:delText>
                      </w:r>
                    </w:del>
                  </w:ins>
                </w:sdtContent>
              </w:sdt>
              <w:ins w:author="Rossi Rossi" w:id="102" w:date="2026-09-22T06:56:59Z">
                <w:del w:author="Nivesh" w:id="19" w:date="2026-09-25T10:03:37Z"/>
              </w:ins>
            </w:sdtContent>
          </w:sdt>
        </w:p>
      </w:sdtContent>
    </w:sdt>
    <w:sdt>
      <w:sdtPr>
        <w:id w:val="605270842"/>
        <w:tag w:val="goog_rdk_2962"/>
      </w:sdtPr>
      <w:sdtContent>
        <w:p w:rsidR="00000000" w:rsidDel="00000000" w:rsidP="00000000" w:rsidRDefault="00000000" w:rsidRPr="00000000" w14:paraId="0000027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55314173"/>
              <w:tag w:val="goog_rdk_2959"/>
            </w:sdtPr>
            <w:sdtContent>
              <w:ins w:author="Rossi Rossi" w:id="102" w:date="2026-09-22T06:56:59Z">
                <w:sdt>
                  <w:sdtPr>
                    <w:id w:val="1230452617"/>
                    <w:tag w:val="goog_rdk_2960"/>
                  </w:sdtPr>
                  <w:sdtContent>
                    <w:del w:author="Nivesh" w:id="19" w:date="2026-09-25T10:03:37Z"/>
                  </w:sdtContent>
                </w:sdt>
              </w:ins>
              <w:sdt>
                <w:sdtPr>
                  <w:id w:val="-278738420"/>
                  <w:tag w:val="goog_rdk_29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21579263"/>
        <w:tag w:val="goog_rdk_2966"/>
      </w:sdtPr>
      <w:sdtContent>
        <w:p w:rsidR="00000000" w:rsidDel="00000000" w:rsidP="00000000" w:rsidRDefault="00000000" w:rsidRPr="00000000" w14:paraId="0000027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4046088"/>
              <w:tag w:val="goog_rdk_2963"/>
            </w:sdtPr>
            <w:sdtContent>
              <w:ins w:author="Rossi Rossi" w:id="102" w:date="2026-09-22T06:56:59Z">
                <w:sdt>
                  <w:sdtPr>
                    <w:id w:val="-941559483"/>
                    <w:tag w:val="goog_rdk_2964"/>
                  </w:sdtPr>
                  <w:sdtContent>
                    <w:del w:author="Nivesh" w:id="19" w:date="2026-09-25T10:03:37Z"/>
                  </w:sdtContent>
                </w:sdt>
              </w:ins>
              <w:sdt>
                <w:sdtPr>
                  <w:id w:val="1859975441"/>
                  <w:tag w:val="goog_rdk_29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By default, Google AI Studio does not display all of your Google Cloud</w:delText>
                      </w:r>
                    </w:del>
                  </w:ins>
                </w:sdtContent>
              </w:sdt>
              <w:ins w:author="Rossi Rossi" w:id="102" w:date="2026-09-22T06:56:59Z">
                <w:del w:author="Nivesh" w:id="19" w:date="2026-09-25T10:03:37Z"/>
              </w:ins>
            </w:sdtContent>
          </w:sdt>
        </w:p>
      </w:sdtContent>
    </w:sdt>
    <w:sdt>
      <w:sdtPr>
        <w:id w:val="1136685015"/>
        <w:tag w:val="goog_rdk_2970"/>
      </w:sdtPr>
      <w:sdtContent>
        <w:p w:rsidR="00000000" w:rsidDel="00000000" w:rsidP="00000000" w:rsidRDefault="00000000" w:rsidRPr="00000000" w14:paraId="0000027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36484819"/>
              <w:tag w:val="goog_rdk_2967"/>
            </w:sdtPr>
            <w:sdtContent>
              <w:ins w:author="Rossi Rossi" w:id="102" w:date="2026-09-22T06:56:59Z">
                <w:sdt>
                  <w:sdtPr>
                    <w:id w:val="-1713833882"/>
                    <w:tag w:val="goog_rdk_2968"/>
                  </w:sdtPr>
                  <w:sdtContent>
                    <w:del w:author="Nivesh" w:id="19" w:date="2026-09-25T10:03:37Z"/>
                  </w:sdtContent>
                </w:sdt>
              </w:ins>
              <w:sdt>
                <w:sdtPr>
                  <w:id w:val="-916972123"/>
                  <w:tag w:val="goog_rdk_29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projects. You must import the projects you want to use:</w:delText>
                      </w:r>
                    </w:del>
                  </w:ins>
                </w:sdtContent>
              </w:sdt>
              <w:ins w:author="Rossi Rossi" w:id="102" w:date="2026-09-22T06:56:59Z">
                <w:del w:author="Nivesh" w:id="19" w:date="2026-09-25T10:03:37Z"/>
              </w:ins>
            </w:sdtContent>
          </w:sdt>
        </w:p>
      </w:sdtContent>
    </w:sdt>
    <w:sdt>
      <w:sdtPr>
        <w:id w:val="-1269989663"/>
        <w:tag w:val="goog_rdk_2974"/>
      </w:sdtPr>
      <w:sdtContent>
        <w:p w:rsidR="00000000" w:rsidDel="00000000" w:rsidP="00000000" w:rsidRDefault="00000000" w:rsidRPr="00000000" w14:paraId="0000027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52933212"/>
              <w:tag w:val="goog_rdk_2971"/>
            </w:sdtPr>
            <w:sdtContent>
              <w:ins w:author="Rossi Rossi" w:id="102" w:date="2026-09-22T06:56:59Z">
                <w:sdt>
                  <w:sdtPr>
                    <w:id w:val="-1795372715"/>
                    <w:tag w:val="goog_rdk_2972"/>
                  </w:sdtPr>
                  <w:sdtContent>
                    <w:del w:author="Nivesh" w:id="19" w:date="2026-09-25T10:03:37Z"/>
                  </w:sdtContent>
                </w:sdt>
              </w:ins>
              <w:sdt>
                <w:sdtPr>
                  <w:id w:val="1569164874"/>
                  <w:tag w:val="goog_rdk_29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14786810"/>
        <w:tag w:val="goog_rdk_2978"/>
      </w:sdtPr>
      <w:sdtContent>
        <w:p w:rsidR="00000000" w:rsidDel="00000000" w:rsidP="00000000" w:rsidRDefault="00000000" w:rsidRPr="00000000" w14:paraId="0000027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23269942"/>
              <w:tag w:val="goog_rdk_2975"/>
            </w:sdtPr>
            <w:sdtContent>
              <w:ins w:author="Rossi Rossi" w:id="102" w:date="2026-09-22T06:56:59Z">
                <w:sdt>
                  <w:sdtPr>
                    <w:id w:val="765451290"/>
                    <w:tag w:val="goog_rdk_2976"/>
                  </w:sdtPr>
                  <w:sdtContent>
                    <w:del w:author="Nivesh" w:id="19" w:date="2026-09-25T10:03:37Z"/>
                  </w:sdtContent>
                </w:sdt>
              </w:ins>
              <w:sdt>
                <w:sdtPr>
                  <w:id w:val="-1355806318"/>
                  <w:tag w:val="goog_rdk_29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[Google AI Studio](https://aistudio.google.com).</w:delText>
                      </w:r>
                    </w:del>
                  </w:ins>
                </w:sdtContent>
              </w:sdt>
              <w:ins w:author="Rossi Rossi" w:id="102" w:date="2026-09-22T06:56:59Z">
                <w:del w:author="Nivesh" w:id="19" w:date="2026-09-25T10:03:37Z"/>
              </w:ins>
            </w:sdtContent>
          </w:sdt>
        </w:p>
      </w:sdtContent>
    </w:sdt>
    <w:sdt>
      <w:sdtPr>
        <w:id w:val="-1093350770"/>
        <w:tag w:val="goog_rdk_2982"/>
      </w:sdtPr>
      <w:sdtContent>
        <w:p w:rsidR="00000000" w:rsidDel="00000000" w:rsidP="00000000" w:rsidRDefault="00000000" w:rsidRPr="00000000" w14:paraId="0000027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31142914"/>
              <w:tag w:val="goog_rdk_2979"/>
            </w:sdtPr>
            <w:sdtContent>
              <w:ins w:author="Rossi Rossi" w:id="102" w:date="2026-09-22T06:56:59Z">
                <w:sdt>
                  <w:sdtPr>
                    <w:id w:val="895859536"/>
                    <w:tag w:val="goog_rdk_2980"/>
                  </w:sdtPr>
                  <w:sdtContent>
                    <w:del w:author="Nivesh" w:id="19" w:date="2026-09-25T10:03:37Z"/>
                  </w:sdtContent>
                </w:sdt>
              </w:ins>
              <w:sdt>
                <w:sdtPr>
                  <w:id w:val="-119900463"/>
                  <w:tag w:val="goog_rdk_29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Open the **Dashboard** from the left panel and select **Projects**.</w:delText>
                      </w:r>
                    </w:del>
                  </w:ins>
                </w:sdtContent>
              </w:sdt>
              <w:ins w:author="Rossi Rossi" w:id="102" w:date="2026-09-22T06:56:59Z">
                <w:del w:author="Nivesh" w:id="19" w:date="2026-09-25T10:03:37Z"/>
              </w:ins>
            </w:sdtContent>
          </w:sdt>
        </w:p>
      </w:sdtContent>
    </w:sdt>
    <w:sdt>
      <w:sdtPr>
        <w:id w:val="-1239966078"/>
        <w:tag w:val="goog_rdk_2986"/>
      </w:sdtPr>
      <w:sdtContent>
        <w:p w:rsidR="00000000" w:rsidDel="00000000" w:rsidP="00000000" w:rsidRDefault="00000000" w:rsidRPr="00000000" w14:paraId="0000027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8087308"/>
              <w:tag w:val="goog_rdk_2983"/>
            </w:sdtPr>
            <w:sdtContent>
              <w:ins w:author="Rossi Rossi" w:id="102" w:date="2026-09-22T06:56:59Z">
                <w:sdt>
                  <w:sdtPr>
                    <w:id w:val="-1825895774"/>
                    <w:tag w:val="goog_rdk_2984"/>
                  </w:sdtPr>
                  <w:sdtContent>
                    <w:del w:author="Nivesh" w:id="19" w:date="2026-09-25T10:03:37Z"/>
                  </w:sdtContent>
                </w:sdt>
              </w:ins>
              <w:sdt>
                <w:sdtPr>
                  <w:id w:val="1060380775"/>
                  <w:tag w:val="goog_rdk_29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Click the **Import projects** button.</w:delText>
                      </w:r>
                    </w:del>
                  </w:ins>
                </w:sdtContent>
              </w:sdt>
              <w:ins w:author="Rossi Rossi" w:id="102" w:date="2026-09-22T06:56:59Z">
                <w:del w:author="Nivesh" w:id="19" w:date="2026-09-25T10:03:37Z"/>
              </w:ins>
            </w:sdtContent>
          </w:sdt>
        </w:p>
      </w:sdtContent>
    </w:sdt>
    <w:sdt>
      <w:sdtPr>
        <w:id w:val="1815571958"/>
        <w:tag w:val="goog_rdk_2990"/>
      </w:sdtPr>
      <w:sdtContent>
        <w:p w:rsidR="00000000" w:rsidDel="00000000" w:rsidP="00000000" w:rsidRDefault="00000000" w:rsidRPr="00000000" w14:paraId="0000027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5857489"/>
              <w:tag w:val="goog_rdk_2987"/>
            </w:sdtPr>
            <w:sdtContent>
              <w:ins w:author="Rossi Rossi" w:id="102" w:date="2026-09-22T06:56:59Z">
                <w:sdt>
                  <w:sdtPr>
                    <w:id w:val="-1762739019"/>
                    <w:tag w:val="goog_rdk_2988"/>
                  </w:sdtPr>
                  <w:sdtContent>
                    <w:del w:author="Nivesh" w:id="19" w:date="2026-09-25T10:03:37Z"/>
                  </w:sdtContent>
                </w:sdt>
              </w:ins>
              <w:sdt>
                <w:sdtPr>
                  <w:id w:val="1514534549"/>
                  <w:tag w:val="goog_rdk_29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Search for and select the Google Cloud project you want to import, then click **Import**.</w:delText>
                      </w:r>
                    </w:del>
                  </w:ins>
                </w:sdtContent>
              </w:sdt>
              <w:ins w:author="Rossi Rossi" w:id="102" w:date="2026-09-22T06:56:59Z">
                <w:del w:author="Nivesh" w:id="19" w:date="2026-09-25T10:03:37Z"/>
              </w:ins>
            </w:sdtContent>
          </w:sdt>
        </w:p>
      </w:sdtContent>
    </w:sdt>
    <w:sdt>
      <w:sdtPr>
        <w:id w:val="1537570498"/>
        <w:tag w:val="goog_rdk_2994"/>
      </w:sdtPr>
      <w:sdtContent>
        <w:p w:rsidR="00000000" w:rsidDel="00000000" w:rsidP="00000000" w:rsidRDefault="00000000" w:rsidRPr="00000000" w14:paraId="0000028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86517308"/>
              <w:tag w:val="goog_rdk_2991"/>
            </w:sdtPr>
            <w:sdtContent>
              <w:ins w:author="Rossi Rossi" w:id="102" w:date="2026-09-22T06:56:59Z">
                <w:sdt>
                  <w:sdtPr>
                    <w:id w:val="881324175"/>
                    <w:tag w:val="goog_rdk_2992"/>
                  </w:sdtPr>
                  <w:sdtContent>
                    <w:del w:author="Nivesh" w:id="19" w:date="2026-09-25T10:03:37Z"/>
                  </w:sdtContent>
                </w:sdt>
              </w:ins>
              <w:sdt>
                <w:sdtPr>
                  <w:id w:val="523879485"/>
                  <w:tag w:val="goog_rdk_29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Once imported, navigate to the **API Keys** page in the dashboard to create a key in that project.</w:delText>
                      </w:r>
                    </w:del>
                  </w:ins>
                </w:sdtContent>
              </w:sdt>
              <w:ins w:author="Rossi Rossi" w:id="102" w:date="2026-09-22T06:56:59Z">
                <w:del w:author="Nivesh" w:id="19" w:date="2026-09-25T10:03:37Z"/>
              </w:ins>
            </w:sdtContent>
          </w:sdt>
        </w:p>
      </w:sdtContent>
    </w:sdt>
    <w:sdt>
      <w:sdtPr>
        <w:id w:val="-1096176172"/>
        <w:tag w:val="goog_rdk_2998"/>
      </w:sdtPr>
      <w:sdtContent>
        <w:p w:rsidR="00000000" w:rsidDel="00000000" w:rsidP="00000000" w:rsidRDefault="00000000" w:rsidRPr="00000000" w14:paraId="0000028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96555085"/>
              <w:tag w:val="goog_rdk_2995"/>
            </w:sdtPr>
            <w:sdtContent>
              <w:ins w:author="Rossi Rossi" w:id="102" w:date="2026-09-22T06:56:59Z">
                <w:sdt>
                  <w:sdtPr>
                    <w:id w:val="-1156827767"/>
                    <w:tag w:val="goog_rdk_2996"/>
                  </w:sdtPr>
                  <w:sdtContent>
                    <w:del w:author="Nivesh" w:id="19" w:date="2026-09-25T10:03:37Z"/>
                  </w:sdtContent>
                </w:sdt>
              </w:ins>
              <w:sdt>
                <w:sdtPr>
                  <w:id w:val="-1972542264"/>
                  <w:tag w:val="goog_rdk_29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07091444"/>
        <w:tag w:val="goog_rdk_3002"/>
      </w:sdtPr>
      <w:sdtContent>
        <w:p w:rsidR="00000000" w:rsidDel="00000000" w:rsidP="00000000" w:rsidRDefault="00000000" w:rsidRPr="00000000" w14:paraId="0000028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67034667"/>
              <w:tag w:val="goog_rdk_2999"/>
            </w:sdtPr>
            <w:sdtContent>
              <w:ins w:author="Rossi Rossi" w:id="102" w:date="2026-09-22T06:56:59Z">
                <w:sdt>
                  <w:sdtPr>
                    <w:id w:val="-499306664"/>
                    <w:tag w:val="goog_rdk_3000"/>
                  </w:sdtPr>
                  <w:sdtContent>
                    <w:del w:author="Nivesh" w:id="19" w:date="2026-09-25T10:03:37Z"/>
                  </w:sdtContent>
                </w:sdt>
              </w:ins>
              <w:sdt>
                <w:sdtPr>
                  <w:id w:val="-195468572"/>
                  <w:tag w:val="goog_rdk_30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Troubleshooting key creation permissions</w:delText>
                      </w:r>
                    </w:del>
                  </w:ins>
                </w:sdtContent>
              </w:sdt>
              <w:ins w:author="Rossi Rossi" w:id="102" w:date="2026-09-22T06:56:59Z">
                <w:del w:author="Nivesh" w:id="19" w:date="2026-09-25T10:03:37Z"/>
              </w:ins>
            </w:sdtContent>
          </w:sdt>
        </w:p>
      </w:sdtContent>
    </w:sdt>
    <w:sdt>
      <w:sdtPr>
        <w:id w:val="1918151748"/>
        <w:tag w:val="goog_rdk_3006"/>
      </w:sdtPr>
      <w:sdtContent>
        <w:p w:rsidR="00000000" w:rsidDel="00000000" w:rsidP="00000000" w:rsidRDefault="00000000" w:rsidRPr="00000000" w14:paraId="0000028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40877464"/>
              <w:tag w:val="goog_rdk_3003"/>
            </w:sdtPr>
            <w:sdtContent>
              <w:ins w:author="Rossi Rossi" w:id="102" w:date="2026-09-22T06:56:59Z">
                <w:sdt>
                  <w:sdtPr>
                    <w:id w:val="-1805395851"/>
                    <w:tag w:val="goog_rdk_3004"/>
                  </w:sdtPr>
                  <w:sdtContent>
                    <w:del w:author="Nivesh" w:id="19" w:date="2026-09-25T10:03:37Z"/>
                  </w:sdtContent>
                </w:sdt>
              </w:ins>
              <w:sdt>
                <w:sdtPr>
                  <w:id w:val="-812543693"/>
                  <w:tag w:val="goog_rdk_30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91097119"/>
        <w:tag w:val="goog_rdk_3010"/>
      </w:sdtPr>
      <w:sdtContent>
        <w:p w:rsidR="00000000" w:rsidDel="00000000" w:rsidP="00000000" w:rsidRDefault="00000000" w:rsidRPr="00000000" w14:paraId="0000028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4215961"/>
              <w:tag w:val="goog_rdk_3007"/>
            </w:sdtPr>
            <w:sdtContent>
              <w:ins w:author="Rossi Rossi" w:id="102" w:date="2026-09-22T06:56:59Z">
                <w:sdt>
                  <w:sdtPr>
                    <w:id w:val="1055579170"/>
                    <w:tag w:val="goog_rdk_3008"/>
                  </w:sdtPr>
                  <w:sdtContent>
                    <w:del w:author="Nivesh" w:id="19" w:date="2026-09-25T10:03:37Z"/>
                  </w:sdtContent>
                </w:sdt>
              </w:ins>
              <w:sdt>
                <w:sdtPr>
                  <w:id w:val="-1708949030"/>
                  <w:tag w:val="goog_rdk_30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the **Create API key** button is unavailable and displays the message:</w:delText>
                      </w:r>
                    </w:del>
                  </w:ins>
                </w:sdtContent>
              </w:sdt>
              <w:ins w:author="Rossi Rossi" w:id="102" w:date="2026-09-22T06:56:59Z">
                <w:del w:author="Nivesh" w:id="19" w:date="2026-09-25T10:03:37Z"/>
              </w:ins>
            </w:sdtContent>
          </w:sdt>
        </w:p>
      </w:sdtContent>
    </w:sdt>
    <w:sdt>
      <w:sdtPr>
        <w:id w:val="1630011452"/>
        <w:tag w:val="goog_rdk_3014"/>
      </w:sdtPr>
      <w:sdtContent>
        <w:p w:rsidR="00000000" w:rsidDel="00000000" w:rsidP="00000000" w:rsidRDefault="00000000" w:rsidRPr="00000000" w14:paraId="0000028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88355835"/>
              <w:tag w:val="goog_rdk_3011"/>
            </w:sdtPr>
            <w:sdtContent>
              <w:ins w:author="Rossi Rossi" w:id="102" w:date="2026-09-22T06:56:59Z">
                <w:sdt>
                  <w:sdtPr>
                    <w:id w:val="-1206859576"/>
                    <w:tag w:val="goog_rdk_3012"/>
                  </w:sdtPr>
                  <w:sdtContent>
                    <w:del w:author="Nivesh" w:id="19" w:date="2026-09-25T10:03:37Z"/>
                  </w:sdtContent>
                </w:sdt>
              </w:ins>
              <w:sdt>
                <w:sdtPr>
                  <w:id w:val="-602934033"/>
                  <w:tag w:val="goog_rdk_30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do not have permission to create a key in this project"*, you lack the</w:delText>
                      </w:r>
                    </w:del>
                  </w:ins>
                </w:sdtContent>
              </w:sdt>
              <w:ins w:author="Rossi Rossi" w:id="102" w:date="2026-09-22T06:56:59Z">
                <w:del w:author="Nivesh" w:id="19" w:date="2026-09-25T10:03:37Z"/>
              </w:ins>
            </w:sdtContent>
          </w:sdt>
        </w:p>
      </w:sdtContent>
    </w:sdt>
    <w:sdt>
      <w:sdtPr>
        <w:id w:val="-1300655765"/>
        <w:tag w:val="goog_rdk_3018"/>
      </w:sdtPr>
      <w:sdtContent>
        <w:p w:rsidR="00000000" w:rsidDel="00000000" w:rsidP="00000000" w:rsidRDefault="00000000" w:rsidRPr="00000000" w14:paraId="0000028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08146261"/>
              <w:tag w:val="goog_rdk_3015"/>
            </w:sdtPr>
            <w:sdtContent>
              <w:ins w:author="Rossi Rossi" w:id="102" w:date="2026-09-22T06:56:59Z">
                <w:sdt>
                  <w:sdtPr>
                    <w:id w:val="-1318187102"/>
                    <w:tag w:val="goog_rdk_3016"/>
                  </w:sdtPr>
                  <w:sdtContent>
                    <w:del w:author="Nivesh" w:id="19" w:date="2026-09-25T10:03:37Z"/>
                  </w:sdtContent>
                </w:sdt>
              </w:ins>
              <w:sdt>
                <w:sdtPr>
                  <w:id w:val="-1496213459"/>
                  <w:tag w:val="goog_rdk_30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required IAM permissions.</w:delText>
                      </w:r>
                    </w:del>
                  </w:ins>
                </w:sdtContent>
              </w:sdt>
              <w:ins w:author="Rossi Rossi" w:id="102" w:date="2026-09-22T06:56:59Z">
                <w:del w:author="Nivesh" w:id="19" w:date="2026-09-25T10:03:37Z"/>
              </w:ins>
            </w:sdtContent>
          </w:sdt>
        </w:p>
      </w:sdtContent>
    </w:sdt>
    <w:sdt>
      <w:sdtPr>
        <w:id w:val="-1161323916"/>
        <w:tag w:val="goog_rdk_3022"/>
      </w:sdtPr>
      <w:sdtContent>
        <w:p w:rsidR="00000000" w:rsidDel="00000000" w:rsidP="00000000" w:rsidRDefault="00000000" w:rsidRPr="00000000" w14:paraId="0000028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40078616"/>
              <w:tag w:val="goog_rdk_3019"/>
            </w:sdtPr>
            <w:sdtContent>
              <w:ins w:author="Rossi Rossi" w:id="102" w:date="2026-09-22T06:56:59Z">
                <w:sdt>
                  <w:sdtPr>
                    <w:id w:val="-16116685"/>
                    <w:tag w:val="goog_rdk_3020"/>
                  </w:sdtPr>
                  <w:sdtContent>
                    <w:del w:author="Nivesh" w:id="19" w:date="2026-09-25T10:03:37Z"/>
                  </w:sdtContent>
                </w:sdt>
              </w:ins>
              <w:sdt>
                <w:sdtPr>
                  <w:id w:val="-770394104"/>
                  <w:tag w:val="goog_rdk_30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39316184"/>
        <w:tag w:val="goog_rdk_3026"/>
      </w:sdtPr>
      <w:sdtContent>
        <w:p w:rsidR="00000000" w:rsidDel="00000000" w:rsidP="00000000" w:rsidRDefault="00000000" w:rsidRPr="00000000" w14:paraId="0000028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05826408"/>
              <w:tag w:val="goog_rdk_3023"/>
            </w:sdtPr>
            <w:sdtContent>
              <w:ins w:author="Rossi Rossi" w:id="102" w:date="2026-09-22T06:56:59Z">
                <w:sdt>
                  <w:sdtPr>
                    <w:id w:val="-1365916407"/>
                    <w:tag w:val="goog_rdk_3024"/>
                  </w:sdtPr>
                  <w:sdtContent>
                    <w:del w:author="Nivesh" w:id="19" w:date="2026-09-25T10:03:37Z"/>
                  </w:sdtContent>
                </w:sdt>
              </w:ins>
              <w:sdt>
                <w:sdtPr>
                  <w:id w:val="-2026849362"/>
                  <w:tag w:val="goog_rdk_30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Ask your Google Cloud project or organization administrator to grant you a role</w:delText>
                      </w:r>
                    </w:del>
                  </w:ins>
                </w:sdtContent>
              </w:sdt>
              <w:ins w:author="Rossi Rossi" w:id="102" w:date="2026-09-22T06:56:59Z">
                <w:del w:author="Nivesh" w:id="19" w:date="2026-09-25T10:03:37Z"/>
              </w:ins>
            </w:sdtContent>
          </w:sdt>
        </w:p>
      </w:sdtContent>
    </w:sdt>
    <w:sdt>
      <w:sdtPr>
        <w:id w:val="-66846574"/>
        <w:tag w:val="goog_rdk_3030"/>
      </w:sdtPr>
      <w:sdtContent>
        <w:p w:rsidR="00000000" w:rsidDel="00000000" w:rsidP="00000000" w:rsidRDefault="00000000" w:rsidRPr="00000000" w14:paraId="0000028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2478761"/>
              <w:tag w:val="goog_rdk_3027"/>
            </w:sdtPr>
            <w:sdtContent>
              <w:ins w:author="Rossi Rossi" w:id="102" w:date="2026-09-22T06:56:59Z">
                <w:sdt>
                  <w:sdtPr>
                    <w:id w:val="2069461101"/>
                    <w:tag w:val="goog_rdk_3028"/>
                  </w:sdtPr>
                  <w:sdtContent>
                    <w:del w:author="Nivesh" w:id="19" w:date="2026-09-25T10:03:37Z"/>
                  </w:sdtContent>
                </w:sdt>
              </w:ins>
              <w:sdt>
                <w:sdtPr>
                  <w:id w:val="-891452056"/>
                  <w:tag w:val="goog_rdk_30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containing the following permissions (such as Project Editor):</w:delText>
                      </w:r>
                    </w:del>
                  </w:ins>
                </w:sdtContent>
              </w:sdt>
              <w:ins w:author="Rossi Rossi" w:id="102" w:date="2026-09-22T06:56:59Z">
                <w:del w:author="Nivesh" w:id="19" w:date="2026-09-25T10:03:37Z"/>
              </w:ins>
            </w:sdtContent>
          </w:sdt>
        </w:p>
      </w:sdtContent>
    </w:sdt>
    <w:sdt>
      <w:sdtPr>
        <w:id w:val="1538498905"/>
        <w:tag w:val="goog_rdk_3034"/>
      </w:sdtPr>
      <w:sdtContent>
        <w:p w:rsidR="00000000" w:rsidDel="00000000" w:rsidP="00000000" w:rsidRDefault="00000000" w:rsidRPr="00000000" w14:paraId="0000028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1273330"/>
              <w:tag w:val="goog_rdk_3031"/>
            </w:sdtPr>
            <w:sdtContent>
              <w:ins w:author="Rossi Rossi" w:id="102" w:date="2026-09-22T06:56:59Z">
                <w:sdt>
                  <w:sdtPr>
                    <w:id w:val="-826864997"/>
                    <w:tag w:val="goog_rdk_3032"/>
                  </w:sdtPr>
                  <w:sdtContent>
                    <w:del w:author="Nivesh" w:id="19" w:date="2026-09-25T10:03:37Z"/>
                  </w:sdtContent>
                </w:sdt>
              </w:ins>
              <w:sdt>
                <w:sdtPr>
                  <w:id w:val="-230417480"/>
                  <w:tag w:val="goog_rdk_30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22363827"/>
        <w:tag w:val="goog_rdk_3038"/>
      </w:sdtPr>
      <w:sdtContent>
        <w:p w:rsidR="00000000" w:rsidDel="00000000" w:rsidP="00000000" w:rsidRDefault="00000000" w:rsidRPr="00000000" w14:paraId="0000028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37718018"/>
              <w:tag w:val="goog_rdk_3035"/>
            </w:sdtPr>
            <w:sdtContent>
              <w:ins w:author="Rossi Rossi" w:id="102" w:date="2026-09-22T06:56:59Z">
                <w:sdt>
                  <w:sdtPr>
                    <w:id w:val="1678801738"/>
                    <w:tag w:val="goog_rdk_3036"/>
                  </w:sdtPr>
                  <w:sdtContent>
                    <w:del w:author="Nivesh" w:id="19" w:date="2026-09-25T10:03:37Z"/>
                  </w:sdtContent>
                </w:sdt>
              </w:ins>
              <w:sdt>
                <w:sdtPr>
                  <w:id w:val="19606414"/>
                  <w:tag w:val="goog_rdk_30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`resourcemanager.projects.get`: Allows AI Studio to verify the project.</w:delText>
                      </w:r>
                    </w:del>
                  </w:ins>
                </w:sdtContent>
              </w:sdt>
              <w:ins w:author="Rossi Rossi" w:id="102" w:date="2026-09-22T06:56:59Z">
                <w:del w:author="Nivesh" w:id="19" w:date="2026-09-25T10:03:37Z"/>
              </w:ins>
            </w:sdtContent>
          </w:sdt>
        </w:p>
      </w:sdtContent>
    </w:sdt>
    <w:sdt>
      <w:sdtPr>
        <w:id w:val="962483965"/>
        <w:tag w:val="goog_rdk_3042"/>
      </w:sdtPr>
      <w:sdtContent>
        <w:p w:rsidR="00000000" w:rsidDel="00000000" w:rsidP="00000000" w:rsidRDefault="00000000" w:rsidRPr="00000000" w14:paraId="0000028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78280664"/>
              <w:tag w:val="goog_rdk_3039"/>
            </w:sdtPr>
            <w:sdtContent>
              <w:ins w:author="Rossi Rossi" w:id="102" w:date="2026-09-22T06:56:59Z">
                <w:sdt>
                  <w:sdtPr>
                    <w:id w:val="1051623589"/>
                    <w:tag w:val="goog_rdk_3040"/>
                  </w:sdtPr>
                  <w:sdtContent>
                    <w:del w:author="Nivesh" w:id="19" w:date="2026-09-25T10:03:37Z"/>
                  </w:sdtContent>
                </w:sdt>
              </w:ins>
              <w:sdt>
                <w:sdtPr>
                  <w:id w:val="568151052"/>
                  <w:tag w:val="goog_rdk_30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`apikeys.keys.create`: Allows key generation.</w:delText>
                      </w:r>
                    </w:del>
                  </w:ins>
                </w:sdtContent>
              </w:sdt>
              <w:ins w:author="Rossi Rossi" w:id="102" w:date="2026-09-22T06:56:59Z">
                <w:del w:author="Nivesh" w:id="19" w:date="2026-09-25T10:03:37Z"/>
              </w:ins>
            </w:sdtContent>
          </w:sdt>
        </w:p>
      </w:sdtContent>
    </w:sdt>
    <w:sdt>
      <w:sdtPr>
        <w:id w:val="683516482"/>
        <w:tag w:val="goog_rdk_3046"/>
      </w:sdtPr>
      <w:sdtContent>
        <w:p w:rsidR="00000000" w:rsidDel="00000000" w:rsidP="00000000" w:rsidRDefault="00000000" w:rsidRPr="00000000" w14:paraId="0000028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4242832"/>
              <w:tag w:val="goog_rdk_3043"/>
            </w:sdtPr>
            <w:sdtContent>
              <w:ins w:author="Rossi Rossi" w:id="102" w:date="2026-09-22T06:56:59Z">
                <w:sdt>
                  <w:sdtPr>
                    <w:id w:val="-769010933"/>
                    <w:tag w:val="goog_rdk_3044"/>
                  </w:sdtPr>
                  <w:sdtContent>
                    <w:del w:author="Nivesh" w:id="19" w:date="2026-09-25T10:03:37Z"/>
                  </w:sdtContent>
                </w:sdt>
              </w:ins>
              <w:sdt>
                <w:sdtPr>
                  <w:id w:val="-406842563"/>
                  <w:tag w:val="goog_rdk_30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`serviceusage.services.enable`: Ensures the Generative Language API is enabled.</w:delText>
                      </w:r>
                    </w:del>
                  </w:ins>
                </w:sdtContent>
              </w:sdt>
              <w:ins w:author="Rossi Rossi" w:id="102" w:date="2026-09-22T06:56:59Z">
                <w:del w:author="Nivesh" w:id="19" w:date="2026-09-25T10:03:37Z"/>
              </w:ins>
            </w:sdtContent>
          </w:sdt>
        </w:p>
      </w:sdtContent>
    </w:sdt>
    <w:sdt>
      <w:sdtPr>
        <w:id w:val="-2068435708"/>
        <w:tag w:val="goog_rdk_3050"/>
      </w:sdtPr>
      <w:sdtContent>
        <w:p w:rsidR="00000000" w:rsidDel="00000000" w:rsidP="00000000" w:rsidRDefault="00000000" w:rsidRPr="00000000" w14:paraId="0000028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0659086"/>
              <w:tag w:val="goog_rdk_3047"/>
            </w:sdtPr>
            <w:sdtContent>
              <w:ins w:author="Rossi Rossi" w:id="102" w:date="2026-09-22T06:56:59Z">
                <w:sdt>
                  <w:sdtPr>
                    <w:id w:val="-1357043593"/>
                    <w:tag w:val="goog_rdk_3048"/>
                  </w:sdtPr>
                  <w:sdtContent>
                    <w:del w:author="Nivesh" w:id="19" w:date="2026-09-25T10:03:37Z"/>
                  </w:sdtContent>
                </w:sdt>
              </w:ins>
              <w:sdt>
                <w:sdtPr>
                  <w:id w:val="581460526"/>
                  <w:tag w:val="goog_rdk_30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`iam.serviceAccounts.create`: Required to create the linked service account.</w:delText>
                      </w:r>
                    </w:del>
                  </w:ins>
                </w:sdtContent>
              </w:sdt>
              <w:ins w:author="Rossi Rossi" w:id="102" w:date="2026-09-22T06:56:59Z">
                <w:del w:author="Nivesh" w:id="19" w:date="2026-09-25T10:03:37Z"/>
              </w:ins>
            </w:sdtContent>
          </w:sdt>
        </w:p>
      </w:sdtContent>
    </w:sdt>
    <w:sdt>
      <w:sdtPr>
        <w:id w:val="1155341121"/>
        <w:tag w:val="goog_rdk_3054"/>
      </w:sdtPr>
      <w:sdtContent>
        <w:p w:rsidR="00000000" w:rsidDel="00000000" w:rsidP="00000000" w:rsidRDefault="00000000" w:rsidRPr="00000000" w14:paraId="0000028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81703118"/>
              <w:tag w:val="goog_rdk_3051"/>
            </w:sdtPr>
            <w:sdtContent>
              <w:ins w:author="Rossi Rossi" w:id="102" w:date="2026-09-22T06:56:59Z">
                <w:sdt>
                  <w:sdtPr>
                    <w:id w:val="1472535662"/>
                    <w:tag w:val="goog_rdk_3052"/>
                  </w:sdtPr>
                  <w:sdtContent>
                    <w:del w:author="Nivesh" w:id="19" w:date="2026-09-25T10:03:37Z"/>
                  </w:sdtContent>
                </w:sdt>
              </w:ins>
              <w:sdt>
                <w:sdtPr>
                  <w:id w:val="1443463176"/>
                  <w:tag w:val="goog_rdk_30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`iam.serviceAccountApiKeyBindings.create`: Binds the service account to the API key.</w:delText>
                      </w:r>
                    </w:del>
                  </w:ins>
                </w:sdtContent>
              </w:sdt>
              <w:ins w:author="Rossi Rossi" w:id="102" w:date="2026-09-22T06:56:59Z">
                <w:del w:author="Nivesh" w:id="19" w:date="2026-09-25T10:03:37Z"/>
              </w:ins>
            </w:sdtContent>
          </w:sdt>
        </w:p>
      </w:sdtContent>
    </w:sdt>
    <w:sdt>
      <w:sdtPr>
        <w:id w:val="252917875"/>
        <w:tag w:val="goog_rdk_3058"/>
      </w:sdtPr>
      <w:sdtContent>
        <w:p w:rsidR="00000000" w:rsidDel="00000000" w:rsidP="00000000" w:rsidRDefault="00000000" w:rsidRPr="00000000" w14:paraId="0000029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18054956"/>
              <w:tag w:val="goog_rdk_3055"/>
            </w:sdtPr>
            <w:sdtContent>
              <w:ins w:author="Rossi Rossi" w:id="102" w:date="2026-09-22T06:56:59Z">
                <w:sdt>
                  <w:sdtPr>
                    <w:id w:val="-269581370"/>
                    <w:tag w:val="goog_rdk_3056"/>
                  </w:sdtPr>
                  <w:sdtContent>
                    <w:del w:author="Nivesh" w:id="19" w:date="2026-09-25T10:03:37Z"/>
                  </w:sdtContent>
                </w:sdt>
              </w:ins>
              <w:sdt>
                <w:sdtPr>
                  <w:id w:val="-1419125002"/>
                  <w:tag w:val="goog_rdk_305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0039482"/>
        <w:tag w:val="goog_rdk_3062"/>
      </w:sdtPr>
      <w:sdtContent>
        <w:p w:rsidR="00000000" w:rsidDel="00000000" w:rsidP="00000000" w:rsidRDefault="00000000" w:rsidRPr="00000000" w14:paraId="0000029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07960997"/>
              <w:tag w:val="goog_rdk_3059"/>
            </w:sdtPr>
            <w:sdtContent>
              <w:ins w:author="Rossi Rossi" w:id="102" w:date="2026-09-22T06:56:59Z">
                <w:sdt>
                  <w:sdtPr>
                    <w:id w:val="-1570053313"/>
                    <w:tag w:val="goog_rdk_3060"/>
                  </w:sdtPr>
                  <w:sdtContent>
                    <w:del w:author="Nivesh" w:id="19" w:date="2026-09-25T10:03:37Z"/>
                  </w:sdtContent>
                </w:sdt>
              </w:ins>
              <w:sdt>
                <w:sdtPr>
                  <w:id w:val="-1907251451"/>
                  <w:tag w:val="goog_rdk_30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cannot get administrative access, you can create a new Google Cloud</w:delText>
                      </w:r>
                    </w:del>
                  </w:ins>
                </w:sdtContent>
              </w:sdt>
              <w:ins w:author="Rossi Rossi" w:id="102" w:date="2026-09-22T06:56:59Z">
                <w:del w:author="Nivesh" w:id="19" w:date="2026-09-25T10:03:37Z"/>
              </w:ins>
            </w:sdtContent>
          </w:sdt>
        </w:p>
      </w:sdtContent>
    </w:sdt>
    <w:sdt>
      <w:sdtPr>
        <w:id w:val="709859371"/>
        <w:tag w:val="goog_rdk_3066"/>
      </w:sdtPr>
      <w:sdtContent>
        <w:p w:rsidR="00000000" w:rsidDel="00000000" w:rsidP="00000000" w:rsidRDefault="00000000" w:rsidRPr="00000000" w14:paraId="0000029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0808884"/>
              <w:tag w:val="goog_rdk_3063"/>
            </w:sdtPr>
            <w:sdtContent>
              <w:ins w:author="Rossi Rossi" w:id="102" w:date="2026-09-22T06:56:59Z">
                <w:sdt>
                  <w:sdtPr>
                    <w:id w:val="-378141037"/>
                    <w:tag w:val="goog_rdk_3064"/>
                  </w:sdtPr>
                  <w:sdtContent>
                    <w:del w:author="Nivesh" w:id="19" w:date="2026-09-25T10:03:37Z"/>
                  </w:sdtContent>
                </w:sdt>
              </w:ins>
              <w:sdt>
                <w:sdtPr>
                  <w:id w:val="1080846958"/>
                  <w:tag w:val="goog_rdk_30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project that is not associated with an organization to generate your keys.</w:delText>
                      </w:r>
                    </w:del>
                  </w:ins>
                </w:sdtContent>
              </w:sdt>
              <w:ins w:author="Rossi Rossi" w:id="102" w:date="2026-09-22T06:56:59Z">
                <w:del w:author="Nivesh" w:id="19" w:date="2026-09-25T10:03:37Z"/>
              </w:ins>
            </w:sdtContent>
          </w:sdt>
        </w:p>
      </w:sdtContent>
    </w:sdt>
    <w:sdt>
      <w:sdtPr>
        <w:id w:val="-1405004108"/>
        <w:tag w:val="goog_rdk_3070"/>
      </w:sdtPr>
      <w:sdtContent>
        <w:p w:rsidR="00000000" w:rsidDel="00000000" w:rsidP="00000000" w:rsidRDefault="00000000" w:rsidRPr="00000000" w14:paraId="0000029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86045175"/>
              <w:tag w:val="goog_rdk_3067"/>
            </w:sdtPr>
            <w:sdtContent>
              <w:ins w:author="Rossi Rossi" w:id="102" w:date="2026-09-22T06:56:59Z">
                <w:sdt>
                  <w:sdtPr>
                    <w:id w:val="2017917245"/>
                    <w:tag w:val="goog_rdk_3068"/>
                  </w:sdtPr>
                  <w:sdtContent>
                    <w:del w:author="Nivesh" w:id="19" w:date="2026-09-25T10:03:37Z"/>
                  </w:sdtContent>
                </w:sdt>
              </w:ins>
              <w:sdt>
                <w:sdtPr>
                  <w:id w:val="840470500"/>
                  <w:tag w:val="goog_rdk_30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27708853"/>
        <w:tag w:val="goog_rdk_3074"/>
      </w:sdtPr>
      <w:sdtContent>
        <w:p w:rsidR="00000000" w:rsidDel="00000000" w:rsidP="00000000" w:rsidRDefault="00000000" w:rsidRPr="00000000" w14:paraId="0000029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9740592"/>
              <w:tag w:val="goog_rdk_3071"/>
            </w:sdtPr>
            <w:sdtContent>
              <w:ins w:author="Rossi Rossi" w:id="102" w:date="2026-09-22T06:56:59Z">
                <w:sdt>
                  <w:sdtPr>
                    <w:id w:val="-1615736106"/>
                    <w:tag w:val="goog_rdk_3072"/>
                  </w:sdtPr>
                  <w:sdtContent>
                    <w:del w:author="Nivesh" w:id="19" w:date="2026-09-25T10:03:37Z"/>
                  </w:sdtContent>
                </w:sdt>
              </w:ins>
              <w:sdt>
                <w:sdtPr>
                  <w:id w:val="-178495301"/>
                  <w:tag w:val="goog_rdk_30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Setting up your environment</w:delText>
                      </w:r>
                    </w:del>
                  </w:ins>
                </w:sdtContent>
              </w:sdt>
              <w:ins w:author="Rossi Rossi" w:id="102" w:date="2026-09-22T06:56:59Z">
                <w:del w:author="Nivesh" w:id="19" w:date="2026-09-25T10:03:37Z"/>
              </w:ins>
            </w:sdtContent>
          </w:sdt>
        </w:p>
      </w:sdtContent>
    </w:sdt>
    <w:sdt>
      <w:sdtPr>
        <w:id w:val="-1445219289"/>
        <w:tag w:val="goog_rdk_3078"/>
      </w:sdtPr>
      <w:sdtContent>
        <w:p w:rsidR="00000000" w:rsidDel="00000000" w:rsidP="00000000" w:rsidRDefault="00000000" w:rsidRPr="00000000" w14:paraId="0000029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12858702"/>
              <w:tag w:val="goog_rdk_3075"/>
            </w:sdtPr>
            <w:sdtContent>
              <w:ins w:author="Rossi Rossi" w:id="102" w:date="2026-09-22T06:56:59Z">
                <w:sdt>
                  <w:sdtPr>
                    <w:id w:val="2005343727"/>
                    <w:tag w:val="goog_rdk_3076"/>
                  </w:sdtPr>
                  <w:sdtContent>
                    <w:del w:author="Nivesh" w:id="19" w:date="2026-09-25T10:03:37Z"/>
                  </w:sdtContent>
                </w:sdt>
              </w:ins>
              <w:sdt>
                <w:sdtPr>
                  <w:id w:val="1114753142"/>
                  <w:tag w:val="goog_rdk_307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19065478"/>
        <w:tag w:val="goog_rdk_3082"/>
      </w:sdtPr>
      <w:sdtContent>
        <w:p w:rsidR="00000000" w:rsidDel="00000000" w:rsidP="00000000" w:rsidRDefault="00000000" w:rsidRPr="00000000" w14:paraId="0000029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01465503"/>
              <w:tag w:val="goog_rdk_3079"/>
            </w:sdtPr>
            <w:sdtContent>
              <w:ins w:author="Rossi Rossi" w:id="102" w:date="2026-09-22T06:56:59Z">
                <w:sdt>
                  <w:sdtPr>
                    <w:id w:val="1602276104"/>
                    <w:tag w:val="goog_rdk_3080"/>
                  </w:sdtPr>
                  <w:sdtContent>
                    <w:del w:author="Nivesh" w:id="19" w:date="2026-09-25T10:03:37Z"/>
                  </w:sdtContent>
                </w:sdt>
              </w:ins>
              <w:sdt>
                <w:sdtPr>
                  <w:id w:val="-451990682"/>
                  <w:tag w:val="goog_rdk_30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Once you have a key, configure your environment to use it securely in your</w:delText>
                      </w:r>
                    </w:del>
                  </w:ins>
                </w:sdtContent>
              </w:sdt>
              <w:ins w:author="Rossi Rossi" w:id="102" w:date="2026-09-22T06:56:59Z">
                <w:del w:author="Nivesh" w:id="19" w:date="2026-09-25T10:03:37Z"/>
              </w:ins>
            </w:sdtContent>
          </w:sdt>
        </w:p>
      </w:sdtContent>
    </w:sdt>
    <w:sdt>
      <w:sdtPr>
        <w:id w:val="-2012057335"/>
        <w:tag w:val="goog_rdk_3086"/>
      </w:sdtPr>
      <w:sdtContent>
        <w:p w:rsidR="00000000" w:rsidDel="00000000" w:rsidP="00000000" w:rsidRDefault="00000000" w:rsidRPr="00000000" w14:paraId="0000029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16710904"/>
              <w:tag w:val="goog_rdk_3083"/>
            </w:sdtPr>
            <w:sdtContent>
              <w:ins w:author="Rossi Rossi" w:id="102" w:date="2026-09-22T06:56:59Z">
                <w:sdt>
                  <w:sdtPr>
                    <w:id w:val="239859296"/>
                    <w:tag w:val="goog_rdk_3084"/>
                  </w:sdtPr>
                  <w:sdtContent>
                    <w:del w:author="Nivesh" w:id="19" w:date="2026-09-25T10:03:37Z"/>
                  </w:sdtContent>
                </w:sdt>
              </w:ins>
              <w:sdt>
                <w:sdtPr>
                  <w:id w:val="193259999"/>
                  <w:tag w:val="goog_rdk_30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applications.</w:delText>
                      </w:r>
                    </w:del>
                  </w:ins>
                </w:sdtContent>
              </w:sdt>
              <w:ins w:author="Rossi Rossi" w:id="102" w:date="2026-09-22T06:56:59Z">
                <w:del w:author="Nivesh" w:id="19" w:date="2026-09-25T10:03:37Z"/>
              </w:ins>
            </w:sdtContent>
          </w:sdt>
        </w:p>
      </w:sdtContent>
    </w:sdt>
    <w:sdt>
      <w:sdtPr>
        <w:id w:val="-2105891270"/>
        <w:tag w:val="goog_rdk_3090"/>
      </w:sdtPr>
      <w:sdtContent>
        <w:p w:rsidR="00000000" w:rsidDel="00000000" w:rsidP="00000000" w:rsidRDefault="00000000" w:rsidRPr="00000000" w14:paraId="0000029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2419650"/>
              <w:tag w:val="goog_rdk_3087"/>
            </w:sdtPr>
            <w:sdtContent>
              <w:ins w:author="Rossi Rossi" w:id="102" w:date="2026-09-22T06:56:59Z">
                <w:sdt>
                  <w:sdtPr>
                    <w:id w:val="551153810"/>
                    <w:tag w:val="goog_rdk_3088"/>
                  </w:sdtPr>
                  <w:sdtContent>
                    <w:del w:author="Nivesh" w:id="19" w:date="2026-09-25T10:03:37Z"/>
                  </w:sdtContent>
                </w:sdt>
              </w:ins>
              <w:sdt>
                <w:sdtPr>
                  <w:id w:val="1945399150"/>
                  <w:tag w:val="goog_rdk_308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61668810"/>
        <w:tag w:val="goog_rdk_3094"/>
      </w:sdtPr>
      <w:sdtContent>
        <w:p w:rsidR="00000000" w:rsidDel="00000000" w:rsidP="00000000" w:rsidRDefault="00000000" w:rsidRPr="00000000" w14:paraId="0000029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48076025"/>
              <w:tag w:val="goog_rdk_3091"/>
            </w:sdtPr>
            <w:sdtContent>
              <w:ins w:author="Rossi Rossi" w:id="102" w:date="2026-09-22T06:56:59Z">
                <w:sdt>
                  <w:sdtPr>
                    <w:id w:val="685396987"/>
                    <w:tag w:val="goog_rdk_3092"/>
                  </w:sdtPr>
                  <w:sdtContent>
                    <w:del w:author="Nivesh" w:id="19" w:date="2026-09-25T10:03:37Z"/>
                  </w:sdtContent>
                </w:sdt>
              </w:ins>
              <w:sdt>
                <w:sdtPr>
                  <w:id w:val="1401875104"/>
                  <w:tag w:val="goog_rdk_30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Option 1: Use environment variables (recommended)</w:delText>
                      </w:r>
                    </w:del>
                  </w:ins>
                </w:sdtContent>
              </w:sdt>
              <w:ins w:author="Rossi Rossi" w:id="102" w:date="2026-09-22T06:56:59Z">
                <w:del w:author="Nivesh" w:id="19" w:date="2026-09-25T10:03:37Z"/>
              </w:ins>
            </w:sdtContent>
          </w:sdt>
        </w:p>
      </w:sdtContent>
    </w:sdt>
    <w:sdt>
      <w:sdtPr>
        <w:id w:val="1348696839"/>
        <w:tag w:val="goog_rdk_3098"/>
      </w:sdtPr>
      <w:sdtContent>
        <w:p w:rsidR="00000000" w:rsidDel="00000000" w:rsidP="00000000" w:rsidRDefault="00000000" w:rsidRPr="00000000" w14:paraId="0000029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74610467"/>
              <w:tag w:val="goog_rdk_3095"/>
            </w:sdtPr>
            <w:sdtContent>
              <w:ins w:author="Rossi Rossi" w:id="102" w:date="2026-09-22T06:56:59Z">
                <w:sdt>
                  <w:sdtPr>
                    <w:id w:val="-1940712692"/>
                    <w:tag w:val="goog_rdk_3096"/>
                  </w:sdtPr>
                  <w:sdtContent>
                    <w:del w:author="Nivesh" w:id="19" w:date="2026-09-25T10:03:37Z"/>
                  </w:sdtContent>
                </w:sdt>
              </w:ins>
              <w:sdt>
                <w:sdtPr>
                  <w:id w:val="-1490090398"/>
                  <w:tag w:val="goog_rdk_30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77964658"/>
        <w:tag w:val="goog_rdk_3102"/>
      </w:sdtPr>
      <w:sdtContent>
        <w:p w:rsidR="00000000" w:rsidDel="00000000" w:rsidP="00000000" w:rsidRDefault="00000000" w:rsidRPr="00000000" w14:paraId="0000029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06634473"/>
              <w:tag w:val="goog_rdk_3099"/>
            </w:sdtPr>
            <w:sdtContent>
              <w:ins w:author="Rossi Rossi" w:id="102" w:date="2026-09-22T06:56:59Z">
                <w:sdt>
                  <w:sdtPr>
                    <w:id w:val="318426159"/>
                    <w:tag w:val="goog_rdk_3100"/>
                  </w:sdtPr>
                  <w:sdtContent>
                    <w:del w:author="Nivesh" w:id="19" w:date="2026-09-25T10:03:37Z"/>
                  </w:sdtContent>
                </w:sdt>
              </w:ins>
              <w:sdt>
                <w:sdtPr>
                  <w:id w:val="1459765983"/>
                  <w:tag w:val="goog_rdk_31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Set the environment variable `GEMINI_API_KEY` or `GOOGLE_API_KEY`. The Gemini</w:delText>
                      </w:r>
                    </w:del>
                  </w:ins>
                </w:sdtContent>
              </w:sdt>
              <w:ins w:author="Rossi Rossi" w:id="102" w:date="2026-09-22T06:56:59Z">
                <w:del w:author="Nivesh" w:id="19" w:date="2026-09-25T10:03:37Z"/>
              </w:ins>
            </w:sdtContent>
          </w:sdt>
        </w:p>
      </w:sdtContent>
    </w:sdt>
    <w:sdt>
      <w:sdtPr>
        <w:id w:val="-1341369283"/>
        <w:tag w:val="goog_rdk_3106"/>
      </w:sdtPr>
      <w:sdtContent>
        <w:p w:rsidR="00000000" w:rsidDel="00000000" w:rsidP="00000000" w:rsidRDefault="00000000" w:rsidRPr="00000000" w14:paraId="0000029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788782"/>
              <w:tag w:val="goog_rdk_3103"/>
            </w:sdtPr>
            <w:sdtContent>
              <w:ins w:author="Rossi Rossi" w:id="102" w:date="2026-09-22T06:56:59Z">
                <w:sdt>
                  <w:sdtPr>
                    <w:id w:val="-310063134"/>
                    <w:tag w:val="goog_rdk_3104"/>
                  </w:sdtPr>
                  <w:sdtContent>
                    <w:del w:author="Nivesh" w:id="19" w:date="2026-09-25T10:03:37Z"/>
                  </w:sdtContent>
                </w:sdt>
              </w:ins>
              <w:sdt>
                <w:sdtPr>
                  <w:id w:val="1200868076"/>
                  <w:tag w:val="goog_rdk_31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API client libraries automatically detect and use these variables. If both are</w:delText>
                      </w:r>
                    </w:del>
                  </w:ins>
                </w:sdtContent>
              </w:sdt>
              <w:ins w:author="Rossi Rossi" w:id="102" w:date="2026-09-22T06:56:59Z">
                <w:del w:author="Nivesh" w:id="19" w:date="2026-09-25T10:03:37Z"/>
              </w:ins>
            </w:sdtContent>
          </w:sdt>
        </w:p>
      </w:sdtContent>
    </w:sdt>
    <w:sdt>
      <w:sdtPr>
        <w:id w:val="-232690595"/>
        <w:tag w:val="goog_rdk_3110"/>
      </w:sdtPr>
      <w:sdtContent>
        <w:p w:rsidR="00000000" w:rsidDel="00000000" w:rsidP="00000000" w:rsidRDefault="00000000" w:rsidRPr="00000000" w14:paraId="0000029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48830410"/>
              <w:tag w:val="goog_rdk_3107"/>
            </w:sdtPr>
            <w:sdtContent>
              <w:ins w:author="Rossi Rossi" w:id="102" w:date="2026-09-22T06:56:59Z">
                <w:sdt>
                  <w:sdtPr>
                    <w:id w:val="11903176"/>
                    <w:tag w:val="goog_rdk_3108"/>
                  </w:sdtPr>
                  <w:sdtContent>
                    <w:del w:author="Nivesh" w:id="19" w:date="2026-09-25T10:03:37Z"/>
                  </w:sdtContent>
                </w:sdt>
              </w:ins>
              <w:sdt>
                <w:sdtPr>
                  <w:id w:val="77848352"/>
                  <w:tag w:val="goog_rdk_31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set, `GOOGLE_API_KEY` takes precedence.</w:delText>
                      </w:r>
                    </w:del>
                  </w:ins>
                </w:sdtContent>
              </w:sdt>
              <w:ins w:author="Rossi Rossi" w:id="102" w:date="2026-09-22T06:56:59Z">
                <w:del w:author="Nivesh" w:id="19" w:date="2026-09-25T10:03:37Z"/>
              </w:ins>
            </w:sdtContent>
          </w:sdt>
        </w:p>
      </w:sdtContent>
    </w:sdt>
    <w:sdt>
      <w:sdtPr>
        <w:id w:val="780298166"/>
        <w:tag w:val="goog_rdk_3114"/>
      </w:sdtPr>
      <w:sdtContent>
        <w:p w:rsidR="00000000" w:rsidDel="00000000" w:rsidP="00000000" w:rsidRDefault="00000000" w:rsidRPr="00000000" w14:paraId="0000029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66171302"/>
              <w:tag w:val="goog_rdk_3111"/>
            </w:sdtPr>
            <w:sdtContent>
              <w:ins w:author="Rossi Rossi" w:id="102" w:date="2026-09-22T06:56:59Z">
                <w:sdt>
                  <w:sdtPr>
                    <w:id w:val="-1357258151"/>
                    <w:tag w:val="goog_rdk_3112"/>
                  </w:sdtPr>
                  <w:sdtContent>
                    <w:del w:author="Nivesh" w:id="19" w:date="2026-09-25T10:03:37Z"/>
                  </w:sdtContent>
                </w:sdt>
              </w:ins>
              <w:sdt>
                <w:sdtPr>
                  <w:id w:val="755774697"/>
                  <w:tag w:val="goog_rdk_311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07005028"/>
        <w:tag w:val="goog_rdk_3118"/>
      </w:sdtPr>
      <w:sdtContent>
        <w:p w:rsidR="00000000" w:rsidDel="00000000" w:rsidP="00000000" w:rsidRDefault="00000000" w:rsidRPr="00000000" w14:paraId="0000029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49254"/>
              <w:tag w:val="goog_rdk_3115"/>
            </w:sdtPr>
            <w:sdtContent>
              <w:ins w:author="Rossi Rossi" w:id="102" w:date="2026-09-22T06:56:59Z">
                <w:sdt>
                  <w:sdtPr>
                    <w:id w:val="-1579616681"/>
                    <w:tag w:val="goog_rdk_3116"/>
                  </w:sdtPr>
                  <w:sdtContent>
                    <w:del w:author="Nivesh" w:id="19" w:date="2026-09-25T10:03:37Z"/>
                  </w:sdtContent>
                </w:sdt>
              </w:ins>
              <w:sdt>
                <w:sdtPr>
                  <w:id w:val="-1916607299"/>
                  <w:tag w:val="goog_rdk_31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Select your operating system to set the variable:</w:delText>
                      </w:r>
                    </w:del>
                  </w:ins>
                </w:sdtContent>
              </w:sdt>
              <w:ins w:author="Rossi Rossi" w:id="102" w:date="2026-09-22T06:56:59Z">
                <w:del w:author="Nivesh" w:id="19" w:date="2026-09-25T10:03:37Z"/>
              </w:ins>
            </w:sdtContent>
          </w:sdt>
        </w:p>
      </w:sdtContent>
    </w:sdt>
    <w:sdt>
      <w:sdtPr>
        <w:id w:val="933549042"/>
        <w:tag w:val="goog_rdk_3122"/>
      </w:sdtPr>
      <w:sdtContent>
        <w:p w:rsidR="00000000" w:rsidDel="00000000" w:rsidP="00000000" w:rsidRDefault="00000000" w:rsidRPr="00000000" w14:paraId="000002A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38027004"/>
              <w:tag w:val="goog_rdk_3119"/>
            </w:sdtPr>
            <w:sdtContent>
              <w:ins w:author="Rossi Rossi" w:id="102" w:date="2026-09-22T06:56:59Z">
                <w:sdt>
                  <w:sdtPr>
                    <w:id w:val="-929578431"/>
                    <w:tag w:val="goog_rdk_3120"/>
                  </w:sdtPr>
                  <w:sdtContent>
                    <w:del w:author="Nivesh" w:id="19" w:date="2026-09-25T10:03:37Z"/>
                  </w:sdtContent>
                </w:sdt>
              </w:ins>
              <w:sdt>
                <w:sdtPr>
                  <w:id w:val="-333790316"/>
                  <w:tag w:val="goog_rdk_31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21266685"/>
        <w:tag w:val="goog_rdk_3126"/>
      </w:sdtPr>
      <w:sdtContent>
        <w:p w:rsidR="00000000" w:rsidDel="00000000" w:rsidP="00000000" w:rsidRDefault="00000000" w:rsidRPr="00000000" w14:paraId="000002A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01457909"/>
              <w:tag w:val="goog_rdk_3123"/>
            </w:sdtPr>
            <w:sdtContent>
              <w:ins w:author="Rossi Rossi" w:id="102" w:date="2026-09-22T06:56:59Z">
                <w:sdt>
                  <w:sdtPr>
                    <w:id w:val="183983130"/>
                    <w:tag w:val="goog_rdk_3124"/>
                  </w:sdtPr>
                  <w:sdtContent>
                    <w:del w:author="Nivesh" w:id="19" w:date="2026-09-25T10:03:37Z"/>
                  </w:sdtContent>
                </w:sdt>
              </w:ins>
              <w:sdt>
                <w:sdtPr>
                  <w:id w:val="-1209449354"/>
                  <w:tag w:val="goog_rdk_31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Linux/macOS - Bash</w:delText>
                      </w:r>
                    </w:del>
                  </w:ins>
                </w:sdtContent>
              </w:sdt>
              <w:ins w:author="Rossi Rossi" w:id="102" w:date="2026-09-22T06:56:59Z">
                <w:del w:author="Nivesh" w:id="19" w:date="2026-09-25T10:03:37Z"/>
              </w:ins>
            </w:sdtContent>
          </w:sdt>
        </w:p>
      </w:sdtContent>
    </w:sdt>
    <w:sdt>
      <w:sdtPr>
        <w:id w:val="-1103954521"/>
        <w:tag w:val="goog_rdk_3130"/>
      </w:sdtPr>
      <w:sdtContent>
        <w:p w:rsidR="00000000" w:rsidDel="00000000" w:rsidP="00000000" w:rsidRDefault="00000000" w:rsidRPr="00000000" w14:paraId="000002A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96418152"/>
              <w:tag w:val="goog_rdk_3127"/>
            </w:sdtPr>
            <w:sdtContent>
              <w:ins w:author="Rossi Rossi" w:id="102" w:date="2026-09-22T06:56:59Z">
                <w:sdt>
                  <w:sdtPr>
                    <w:id w:val="-919694194"/>
                    <w:tag w:val="goog_rdk_3128"/>
                  </w:sdtPr>
                  <w:sdtContent>
                    <w:del w:author="Nivesh" w:id="19" w:date="2026-09-25T10:03:37Z"/>
                  </w:sdtContent>
                </w:sdt>
              </w:ins>
              <w:sdt>
                <w:sdtPr>
                  <w:id w:val="880753275"/>
                  <w:tag w:val="goog_rdk_312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34932769"/>
        <w:tag w:val="goog_rdk_3134"/>
      </w:sdtPr>
      <w:sdtContent>
        <w:p w:rsidR="00000000" w:rsidDel="00000000" w:rsidP="00000000" w:rsidRDefault="00000000" w:rsidRPr="00000000" w14:paraId="000002A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77479139"/>
              <w:tag w:val="goog_rdk_3131"/>
            </w:sdtPr>
            <w:sdtContent>
              <w:ins w:author="Rossi Rossi" w:id="102" w:date="2026-09-22T06:56:59Z">
                <w:sdt>
                  <w:sdtPr>
                    <w:id w:val="499950461"/>
                    <w:tag w:val="goog_rdk_3132"/>
                  </w:sdtPr>
                  <w:sdtContent>
                    <w:del w:author="Nivesh" w:id="19" w:date="2026-09-25T10:03:37Z"/>
                  </w:sdtContent>
                </w:sdt>
              </w:ins>
              <w:sdt>
                <w:sdtPr>
                  <w:id w:val="1856183928"/>
                  <w:tag w:val="goog_rdk_31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Verify if you have a bash configuration file:</w:delText>
                      </w:r>
                    </w:del>
                  </w:ins>
                </w:sdtContent>
              </w:sdt>
              <w:ins w:author="Rossi Rossi" w:id="102" w:date="2026-09-22T06:56:59Z">
                <w:del w:author="Nivesh" w:id="19" w:date="2026-09-25T10:03:37Z"/>
              </w:ins>
            </w:sdtContent>
          </w:sdt>
        </w:p>
      </w:sdtContent>
    </w:sdt>
    <w:sdt>
      <w:sdtPr>
        <w:id w:val="-1496694698"/>
        <w:tag w:val="goog_rdk_3138"/>
      </w:sdtPr>
      <w:sdtContent>
        <w:p w:rsidR="00000000" w:rsidDel="00000000" w:rsidP="00000000" w:rsidRDefault="00000000" w:rsidRPr="00000000" w14:paraId="000002A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37114408"/>
              <w:tag w:val="goog_rdk_3135"/>
            </w:sdtPr>
            <w:sdtContent>
              <w:ins w:author="Rossi Rossi" w:id="102" w:date="2026-09-22T06:56:59Z">
                <w:sdt>
                  <w:sdtPr>
                    <w:id w:val="-434214600"/>
                    <w:tag w:val="goog_rdk_3136"/>
                  </w:sdtPr>
                  <w:sdtContent>
                    <w:del w:author="Nivesh" w:id="19" w:date="2026-09-25T10:03:37Z"/>
                  </w:sdtContent>
                </w:sdt>
              </w:ins>
              <w:sdt>
                <w:sdtPr>
                  <w:id w:val="2100865900"/>
                  <w:tag w:val="goog_rdk_313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65031344"/>
        <w:tag w:val="goog_rdk_3142"/>
      </w:sdtPr>
      <w:sdtContent>
        <w:p w:rsidR="00000000" w:rsidDel="00000000" w:rsidP="00000000" w:rsidRDefault="00000000" w:rsidRPr="00000000" w14:paraId="000002A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64931105"/>
              <w:tag w:val="goog_rdk_3139"/>
            </w:sdtPr>
            <w:sdtContent>
              <w:ins w:author="Rossi Rossi" w:id="102" w:date="2026-09-22T06:56:59Z">
                <w:sdt>
                  <w:sdtPr>
                    <w:id w:val="1916209127"/>
                    <w:tag w:val="goog_rdk_3140"/>
                  </w:sdtPr>
                  <w:sdtContent>
                    <w:del w:author="Nivesh" w:id="19" w:date="2026-09-25T10:03:37Z"/>
                  </w:sdtContent>
                </w:sdt>
              </w:ins>
              <w:sdt>
                <w:sdtPr>
                  <w:id w:val="-583338500"/>
                  <w:tag w:val="goog_rdk_31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~/.bashrc</w:delText>
                      </w:r>
                    </w:del>
                  </w:ins>
                </w:sdtContent>
              </w:sdt>
              <w:ins w:author="Rossi Rossi" w:id="102" w:date="2026-09-22T06:56:59Z">
                <w:del w:author="Nivesh" w:id="19" w:date="2026-09-25T10:03:37Z"/>
              </w:ins>
            </w:sdtContent>
          </w:sdt>
        </w:p>
      </w:sdtContent>
    </w:sdt>
    <w:sdt>
      <w:sdtPr>
        <w:id w:val="-1151275652"/>
        <w:tag w:val="goog_rdk_3146"/>
      </w:sdtPr>
      <w:sdtContent>
        <w:p w:rsidR="00000000" w:rsidDel="00000000" w:rsidP="00000000" w:rsidRDefault="00000000" w:rsidRPr="00000000" w14:paraId="000002A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97886954"/>
              <w:tag w:val="goog_rdk_3143"/>
            </w:sdtPr>
            <w:sdtContent>
              <w:ins w:author="Rossi Rossi" w:id="102" w:date="2026-09-22T06:56:59Z">
                <w:sdt>
                  <w:sdtPr>
                    <w:id w:val="-1501574037"/>
                    <w:tag w:val="goog_rdk_3144"/>
                  </w:sdtPr>
                  <w:sdtContent>
                    <w:del w:author="Nivesh" w:id="19" w:date="2026-09-25T10:03:37Z"/>
                  </w:sdtContent>
                </w:sdt>
              </w:ins>
              <w:sdt>
                <w:sdtPr>
                  <w:id w:val="526603130"/>
                  <w:tag w:val="goog_rdk_314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93147760"/>
        <w:tag w:val="goog_rdk_3150"/>
      </w:sdtPr>
      <w:sdtContent>
        <w:p w:rsidR="00000000" w:rsidDel="00000000" w:rsidP="00000000" w:rsidRDefault="00000000" w:rsidRPr="00000000" w14:paraId="000002A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26807580"/>
              <w:tag w:val="goog_rdk_3147"/>
            </w:sdtPr>
            <w:sdtContent>
              <w:ins w:author="Rossi Rossi" w:id="102" w:date="2026-09-22T06:56:59Z">
                <w:sdt>
                  <w:sdtPr>
                    <w:id w:val="-1875728974"/>
                    <w:tag w:val="goog_rdk_3148"/>
                  </w:sdtPr>
                  <w:sdtContent>
                    <w:del w:author="Nivesh" w:id="19" w:date="2026-09-25T10:03:37Z"/>
                  </w:sdtContent>
                </w:sdt>
              </w:ins>
              <w:sdt>
                <w:sdtPr>
                  <w:id w:val="-645352409"/>
                  <w:tag w:val="goog_rdk_31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not, create one and open it:</w:delText>
                      </w:r>
                    </w:del>
                  </w:ins>
                </w:sdtContent>
              </w:sdt>
              <w:ins w:author="Rossi Rossi" w:id="102" w:date="2026-09-22T06:56:59Z">
                <w:del w:author="Nivesh" w:id="19" w:date="2026-09-25T10:03:37Z"/>
              </w:ins>
            </w:sdtContent>
          </w:sdt>
        </w:p>
      </w:sdtContent>
    </w:sdt>
    <w:sdt>
      <w:sdtPr>
        <w:id w:val="-1072915547"/>
        <w:tag w:val="goog_rdk_3154"/>
      </w:sdtPr>
      <w:sdtContent>
        <w:p w:rsidR="00000000" w:rsidDel="00000000" w:rsidP="00000000" w:rsidRDefault="00000000" w:rsidRPr="00000000" w14:paraId="000002A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9603133"/>
              <w:tag w:val="goog_rdk_3151"/>
            </w:sdtPr>
            <w:sdtContent>
              <w:ins w:author="Rossi Rossi" w:id="102" w:date="2026-09-22T06:56:59Z">
                <w:sdt>
                  <w:sdtPr>
                    <w:id w:val="1904059554"/>
                    <w:tag w:val="goog_rdk_3152"/>
                  </w:sdtPr>
                  <w:sdtContent>
                    <w:del w:author="Nivesh" w:id="19" w:date="2026-09-25T10:03:37Z"/>
                  </w:sdtContent>
                </w:sdt>
              </w:ins>
              <w:sdt>
                <w:sdtPr>
                  <w:id w:val="-1095744128"/>
                  <w:tag w:val="goog_rdk_315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07395690"/>
        <w:tag w:val="goog_rdk_3158"/>
      </w:sdtPr>
      <w:sdtContent>
        <w:p w:rsidR="00000000" w:rsidDel="00000000" w:rsidP="00000000" w:rsidRDefault="00000000" w:rsidRPr="00000000" w14:paraId="000002A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56735002"/>
              <w:tag w:val="goog_rdk_3155"/>
            </w:sdtPr>
            <w:sdtContent>
              <w:ins w:author="Rossi Rossi" w:id="102" w:date="2026-09-22T06:56:59Z">
                <w:sdt>
                  <w:sdtPr>
                    <w:id w:val="310722982"/>
                    <w:tag w:val="goog_rdk_3156"/>
                  </w:sdtPr>
                  <w:sdtContent>
                    <w:del w:author="Nivesh" w:id="19" w:date="2026-09-25T10:03:37Z"/>
                  </w:sdtContent>
                </w:sdt>
              </w:ins>
              <w:sdt>
                <w:sdtPr>
                  <w:id w:val="-1573815120"/>
                  <w:tag w:val="goog_rdk_31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touch ~/.bashrc &amp;&amp; open ~/.bashrc</w:delText>
                      </w:r>
                    </w:del>
                  </w:ins>
                </w:sdtContent>
              </w:sdt>
              <w:ins w:author="Rossi Rossi" w:id="102" w:date="2026-09-22T06:56:59Z">
                <w:del w:author="Nivesh" w:id="19" w:date="2026-09-25T10:03:37Z"/>
              </w:ins>
            </w:sdtContent>
          </w:sdt>
        </w:p>
      </w:sdtContent>
    </w:sdt>
    <w:sdt>
      <w:sdtPr>
        <w:id w:val="-1927166323"/>
        <w:tag w:val="goog_rdk_3162"/>
      </w:sdtPr>
      <w:sdtContent>
        <w:p w:rsidR="00000000" w:rsidDel="00000000" w:rsidP="00000000" w:rsidRDefault="00000000" w:rsidRPr="00000000" w14:paraId="000002A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06777795"/>
              <w:tag w:val="goog_rdk_3159"/>
            </w:sdtPr>
            <w:sdtContent>
              <w:ins w:author="Rossi Rossi" w:id="102" w:date="2026-09-22T06:56:59Z">
                <w:sdt>
                  <w:sdtPr>
                    <w:id w:val="1733190521"/>
                    <w:tag w:val="goog_rdk_3160"/>
                  </w:sdtPr>
                  <w:sdtContent>
                    <w:del w:author="Nivesh" w:id="19" w:date="2026-09-25T10:03:37Z"/>
                  </w:sdtContent>
                </w:sdt>
              </w:ins>
              <w:sdt>
                <w:sdtPr>
                  <w:id w:val="-747313785"/>
                  <w:tag w:val="goog_rdk_31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34495352"/>
        <w:tag w:val="goog_rdk_3166"/>
      </w:sdtPr>
      <w:sdtContent>
        <w:p w:rsidR="00000000" w:rsidDel="00000000" w:rsidP="00000000" w:rsidRDefault="00000000" w:rsidRPr="00000000" w14:paraId="000002A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03583144"/>
              <w:tag w:val="goog_rdk_3163"/>
            </w:sdtPr>
            <w:sdtContent>
              <w:ins w:author="Rossi Rossi" w:id="102" w:date="2026-09-22T06:56:59Z">
                <w:sdt>
                  <w:sdtPr>
                    <w:id w:val="151544204"/>
                    <w:tag w:val="goog_rdk_3164"/>
                  </w:sdtPr>
                  <w:sdtContent>
                    <w:del w:author="Nivesh" w:id="19" w:date="2026-09-25T10:03:37Z"/>
                  </w:sdtContent>
                </w:sdt>
              </w:ins>
              <w:sdt>
                <w:sdtPr>
                  <w:id w:val="-470396931"/>
                  <w:tag w:val="goog_rdk_31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 the export command at the end of the file:</w:delText>
                      </w:r>
                    </w:del>
                  </w:ins>
                </w:sdtContent>
              </w:sdt>
              <w:ins w:author="Rossi Rossi" w:id="102" w:date="2026-09-22T06:56:59Z">
                <w:del w:author="Nivesh" w:id="19" w:date="2026-09-25T10:03:37Z"/>
              </w:ins>
            </w:sdtContent>
          </w:sdt>
        </w:p>
      </w:sdtContent>
    </w:sdt>
    <w:sdt>
      <w:sdtPr>
        <w:id w:val="-704987409"/>
        <w:tag w:val="goog_rdk_3170"/>
      </w:sdtPr>
      <w:sdtContent>
        <w:p w:rsidR="00000000" w:rsidDel="00000000" w:rsidP="00000000" w:rsidRDefault="00000000" w:rsidRPr="00000000" w14:paraId="000002A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11354316"/>
              <w:tag w:val="goog_rdk_3167"/>
            </w:sdtPr>
            <w:sdtContent>
              <w:ins w:author="Rossi Rossi" w:id="102" w:date="2026-09-22T06:56:59Z">
                <w:sdt>
                  <w:sdtPr>
                    <w:id w:val="-2005236791"/>
                    <w:tag w:val="goog_rdk_3168"/>
                  </w:sdtPr>
                  <w:sdtContent>
                    <w:del w:author="Nivesh" w:id="19" w:date="2026-09-25T10:03:37Z"/>
                  </w:sdtContent>
                </w:sdt>
              </w:ins>
              <w:sdt>
                <w:sdtPr>
                  <w:id w:val="1469068758"/>
                  <w:tag w:val="goog_rdk_31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08071821"/>
        <w:tag w:val="goog_rdk_3174"/>
      </w:sdtPr>
      <w:sdtContent>
        <w:p w:rsidR="00000000" w:rsidDel="00000000" w:rsidP="00000000" w:rsidRDefault="00000000" w:rsidRPr="00000000" w14:paraId="000002A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49340732"/>
              <w:tag w:val="goog_rdk_3171"/>
            </w:sdtPr>
            <w:sdtContent>
              <w:ins w:author="Rossi Rossi" w:id="102" w:date="2026-09-22T06:56:59Z">
                <w:sdt>
                  <w:sdtPr>
                    <w:id w:val="-1463831998"/>
                    <w:tag w:val="goog_rdk_3172"/>
                  </w:sdtPr>
                  <w:sdtContent>
                    <w:del w:author="Nivesh" w:id="19" w:date="2026-09-25T10:03:37Z"/>
                  </w:sdtContent>
                </w:sdt>
              </w:ins>
              <w:sdt>
                <w:sdtPr>
                  <w:id w:val="-1561362698"/>
                  <w:tag w:val="goog_rdk_31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02" w:date="2026-09-22T06:56:59Z">
                <w:del w:author="Nivesh" w:id="19" w:date="2026-09-25T10:03:37Z"/>
              </w:ins>
            </w:sdtContent>
          </w:sdt>
        </w:p>
      </w:sdtContent>
    </w:sdt>
    <w:sdt>
      <w:sdtPr>
        <w:id w:val="2129914033"/>
        <w:tag w:val="goog_rdk_3178"/>
      </w:sdtPr>
      <w:sdtContent>
        <w:p w:rsidR="00000000" w:rsidDel="00000000" w:rsidP="00000000" w:rsidRDefault="00000000" w:rsidRPr="00000000" w14:paraId="000002A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54538813"/>
              <w:tag w:val="goog_rdk_3175"/>
            </w:sdtPr>
            <w:sdtContent>
              <w:ins w:author="Rossi Rossi" w:id="102" w:date="2026-09-22T06:56:59Z">
                <w:sdt>
                  <w:sdtPr>
                    <w:id w:val="1111382749"/>
                    <w:tag w:val="goog_rdk_3176"/>
                  </w:sdtPr>
                  <w:sdtContent>
                    <w:del w:author="Nivesh" w:id="19" w:date="2026-09-25T10:03:37Z"/>
                  </w:sdtContent>
                </w:sdt>
              </w:ins>
              <w:sdt>
                <w:sdtPr>
                  <w:id w:val="-56365021"/>
                  <w:tag w:val="goog_rdk_317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58385732"/>
        <w:tag w:val="goog_rdk_3182"/>
      </w:sdtPr>
      <w:sdtContent>
        <w:p w:rsidR="00000000" w:rsidDel="00000000" w:rsidP="00000000" w:rsidRDefault="00000000" w:rsidRPr="00000000" w14:paraId="000002A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37004358"/>
              <w:tag w:val="goog_rdk_3179"/>
            </w:sdtPr>
            <w:sdtContent>
              <w:ins w:author="Rossi Rossi" w:id="102" w:date="2026-09-22T06:56:59Z">
                <w:sdt>
                  <w:sdtPr>
                    <w:id w:val="120176727"/>
                    <w:tag w:val="goog_rdk_3180"/>
                  </w:sdtPr>
                  <w:sdtContent>
                    <w:del w:author="Nivesh" w:id="19" w:date="2026-09-25T10:03:37Z"/>
                  </w:sdtContent>
                </w:sdt>
              </w:ins>
              <w:sdt>
                <w:sdtPr>
                  <w:id w:val="97710073"/>
                  <w:tag w:val="goog_rdk_31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02" w:date="2026-09-22T06:56:59Z">
                <w:del w:author="Nivesh" w:id="19" w:date="2026-09-25T10:03:37Z"/>
              </w:ins>
            </w:sdtContent>
          </w:sdt>
        </w:p>
      </w:sdtContent>
    </w:sdt>
    <w:sdt>
      <w:sdtPr>
        <w:id w:val="409684860"/>
        <w:tag w:val="goog_rdk_3186"/>
      </w:sdtPr>
      <w:sdtContent>
        <w:p w:rsidR="00000000" w:rsidDel="00000000" w:rsidP="00000000" w:rsidRDefault="00000000" w:rsidRPr="00000000" w14:paraId="000002B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86833192"/>
              <w:tag w:val="goog_rdk_3183"/>
            </w:sdtPr>
            <w:sdtContent>
              <w:ins w:author="Rossi Rossi" w:id="102" w:date="2026-09-22T06:56:59Z">
                <w:sdt>
                  <w:sdtPr>
                    <w:id w:val="34944512"/>
                    <w:tag w:val="goog_rdk_3184"/>
                  </w:sdtPr>
                  <w:sdtContent>
                    <w:del w:author="Nivesh" w:id="19" w:date="2026-09-25T10:03:37Z"/>
                  </w:sdtContent>
                </w:sdt>
              </w:ins>
              <w:sdt>
                <w:sdtPr>
                  <w:id w:val="-278957394"/>
                  <w:tag w:val="goog_rdk_31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02772541"/>
        <w:tag w:val="goog_rdk_3190"/>
      </w:sdtPr>
      <w:sdtContent>
        <w:p w:rsidR="00000000" w:rsidDel="00000000" w:rsidP="00000000" w:rsidRDefault="00000000" w:rsidRPr="00000000" w14:paraId="000002B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97414770"/>
              <w:tag w:val="goog_rdk_3187"/>
            </w:sdtPr>
            <w:sdtContent>
              <w:ins w:author="Rossi Rossi" w:id="102" w:date="2026-09-22T06:56:59Z">
                <w:sdt>
                  <w:sdtPr>
                    <w:id w:val="1165557369"/>
                    <w:tag w:val="goog_rdk_3188"/>
                  </w:sdtPr>
                  <w:sdtContent>
                    <w:del w:author="Nivesh" w:id="19" w:date="2026-09-25T10:03:37Z"/>
                  </w:sdtContent>
                </w:sdt>
              </w:ins>
              <w:sdt>
                <w:sdtPr>
                  <w:id w:val="446902309"/>
                  <w:tag w:val="goog_rdk_31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source ~/.bashrc</w:delText>
                      </w:r>
                    </w:del>
                  </w:ins>
                </w:sdtContent>
              </w:sdt>
              <w:ins w:author="Rossi Rossi" w:id="102" w:date="2026-09-22T06:56:59Z">
                <w:del w:author="Nivesh" w:id="19" w:date="2026-09-25T10:03:37Z"/>
              </w:ins>
            </w:sdtContent>
          </w:sdt>
        </w:p>
      </w:sdtContent>
    </w:sdt>
    <w:sdt>
      <w:sdtPr>
        <w:id w:val="1070690711"/>
        <w:tag w:val="goog_rdk_3194"/>
      </w:sdtPr>
      <w:sdtContent>
        <w:p w:rsidR="00000000" w:rsidDel="00000000" w:rsidP="00000000" w:rsidRDefault="00000000" w:rsidRPr="00000000" w14:paraId="000002B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99111124"/>
              <w:tag w:val="goog_rdk_3191"/>
            </w:sdtPr>
            <w:sdtContent>
              <w:ins w:author="Rossi Rossi" w:id="102" w:date="2026-09-22T06:56:59Z">
                <w:sdt>
                  <w:sdtPr>
                    <w:id w:val="1975241589"/>
                    <w:tag w:val="goog_rdk_3192"/>
                  </w:sdtPr>
                  <w:sdtContent>
                    <w:del w:author="Nivesh" w:id="19" w:date="2026-09-25T10:03:37Z"/>
                  </w:sdtContent>
                </w:sdt>
              </w:ins>
              <w:sdt>
                <w:sdtPr>
                  <w:id w:val="14318343"/>
                  <w:tag w:val="goog_rdk_319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88471782"/>
        <w:tag w:val="goog_rdk_3198"/>
      </w:sdtPr>
      <w:sdtContent>
        <w:p w:rsidR="00000000" w:rsidDel="00000000" w:rsidP="00000000" w:rsidRDefault="00000000" w:rsidRPr="00000000" w14:paraId="000002B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69221371"/>
              <w:tag w:val="goog_rdk_3195"/>
            </w:sdtPr>
            <w:sdtContent>
              <w:ins w:author="Rossi Rossi" w:id="102" w:date="2026-09-22T06:56:59Z">
                <w:sdt>
                  <w:sdtPr>
                    <w:id w:val="799219063"/>
                    <w:tag w:val="goog_rdk_3196"/>
                  </w:sdtPr>
                  <w:sdtContent>
                    <w:del w:author="Nivesh" w:id="19" w:date="2026-09-25T10:03:37Z"/>
                  </w:sdtContent>
                </w:sdt>
              </w:ins>
              <w:sdt>
                <w:sdtPr>
                  <w:id w:val="2103793812"/>
                  <w:tag w:val="goog_rdk_31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macOS - Zsh</w:delText>
                      </w:r>
                    </w:del>
                  </w:ins>
                </w:sdtContent>
              </w:sdt>
              <w:ins w:author="Rossi Rossi" w:id="102" w:date="2026-09-22T06:56:59Z">
                <w:del w:author="Nivesh" w:id="19" w:date="2026-09-25T10:03:37Z"/>
              </w:ins>
            </w:sdtContent>
          </w:sdt>
        </w:p>
      </w:sdtContent>
    </w:sdt>
    <w:sdt>
      <w:sdtPr>
        <w:id w:val="1259968591"/>
        <w:tag w:val="goog_rdk_3202"/>
      </w:sdtPr>
      <w:sdtContent>
        <w:p w:rsidR="00000000" w:rsidDel="00000000" w:rsidP="00000000" w:rsidRDefault="00000000" w:rsidRPr="00000000" w14:paraId="000002B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48922745"/>
              <w:tag w:val="goog_rdk_3199"/>
            </w:sdtPr>
            <w:sdtContent>
              <w:ins w:author="Rossi Rossi" w:id="102" w:date="2026-09-22T06:56:59Z">
                <w:sdt>
                  <w:sdtPr>
                    <w:id w:val="-1741162234"/>
                    <w:tag w:val="goog_rdk_3200"/>
                  </w:sdtPr>
                  <w:sdtContent>
                    <w:del w:author="Nivesh" w:id="19" w:date="2026-09-25T10:03:37Z"/>
                  </w:sdtContent>
                </w:sdt>
              </w:ins>
              <w:sdt>
                <w:sdtPr>
                  <w:id w:val="473805402"/>
                  <w:tag w:val="goog_rdk_32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37522414"/>
        <w:tag w:val="goog_rdk_3206"/>
      </w:sdtPr>
      <w:sdtContent>
        <w:p w:rsidR="00000000" w:rsidDel="00000000" w:rsidP="00000000" w:rsidRDefault="00000000" w:rsidRPr="00000000" w14:paraId="000002B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62817937"/>
              <w:tag w:val="goog_rdk_3203"/>
            </w:sdtPr>
            <w:sdtContent>
              <w:ins w:author="Rossi Rossi" w:id="102" w:date="2026-09-22T06:56:59Z">
                <w:sdt>
                  <w:sdtPr>
                    <w:id w:val="-361450414"/>
                    <w:tag w:val="goog_rdk_3204"/>
                  </w:sdtPr>
                  <w:sdtContent>
                    <w:del w:author="Nivesh" w:id="19" w:date="2026-09-25T10:03:37Z"/>
                  </w:sdtContent>
                </w:sdt>
              </w:ins>
              <w:sdt>
                <w:sdtPr>
                  <w:id w:val="1388036339"/>
                  <w:tag w:val="goog_rdk_32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Verify if you have a zsh configuration file:</w:delText>
                      </w:r>
                    </w:del>
                  </w:ins>
                </w:sdtContent>
              </w:sdt>
              <w:ins w:author="Rossi Rossi" w:id="102" w:date="2026-09-22T06:56:59Z">
                <w:del w:author="Nivesh" w:id="19" w:date="2026-09-25T10:03:37Z"/>
              </w:ins>
            </w:sdtContent>
          </w:sdt>
        </w:p>
      </w:sdtContent>
    </w:sdt>
    <w:sdt>
      <w:sdtPr>
        <w:id w:val="-1105776935"/>
        <w:tag w:val="goog_rdk_3210"/>
      </w:sdtPr>
      <w:sdtContent>
        <w:p w:rsidR="00000000" w:rsidDel="00000000" w:rsidP="00000000" w:rsidRDefault="00000000" w:rsidRPr="00000000" w14:paraId="000002B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84837860"/>
              <w:tag w:val="goog_rdk_3207"/>
            </w:sdtPr>
            <w:sdtContent>
              <w:ins w:author="Rossi Rossi" w:id="102" w:date="2026-09-22T06:56:59Z">
                <w:sdt>
                  <w:sdtPr>
                    <w:id w:val="-1615604587"/>
                    <w:tag w:val="goog_rdk_3208"/>
                  </w:sdtPr>
                  <w:sdtContent>
                    <w:del w:author="Nivesh" w:id="19" w:date="2026-09-25T10:03:37Z"/>
                  </w:sdtContent>
                </w:sdt>
              </w:ins>
              <w:sdt>
                <w:sdtPr>
                  <w:id w:val="876021732"/>
                  <w:tag w:val="goog_rdk_32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60722191"/>
        <w:tag w:val="goog_rdk_3214"/>
      </w:sdtPr>
      <w:sdtContent>
        <w:p w:rsidR="00000000" w:rsidDel="00000000" w:rsidP="00000000" w:rsidRDefault="00000000" w:rsidRPr="00000000" w14:paraId="000002B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642894"/>
              <w:tag w:val="goog_rdk_3211"/>
            </w:sdtPr>
            <w:sdtContent>
              <w:ins w:author="Rossi Rossi" w:id="102" w:date="2026-09-22T06:56:59Z">
                <w:sdt>
                  <w:sdtPr>
                    <w:id w:val="-619235396"/>
                    <w:tag w:val="goog_rdk_3212"/>
                  </w:sdtPr>
                  <w:sdtContent>
                    <w:del w:author="Nivesh" w:id="19" w:date="2026-09-25T10:03:37Z"/>
                  </w:sdtContent>
                </w:sdt>
              </w:ins>
              <w:sdt>
                <w:sdtPr>
                  <w:id w:val="1233355540"/>
                  <w:tag w:val="goog_rdk_32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~/.zshrc</w:delText>
                      </w:r>
                    </w:del>
                  </w:ins>
                </w:sdtContent>
              </w:sdt>
              <w:ins w:author="Rossi Rossi" w:id="102" w:date="2026-09-22T06:56:59Z">
                <w:del w:author="Nivesh" w:id="19" w:date="2026-09-25T10:03:37Z"/>
              </w:ins>
            </w:sdtContent>
          </w:sdt>
        </w:p>
      </w:sdtContent>
    </w:sdt>
    <w:sdt>
      <w:sdtPr>
        <w:id w:val="-1667848784"/>
        <w:tag w:val="goog_rdk_3218"/>
      </w:sdtPr>
      <w:sdtContent>
        <w:p w:rsidR="00000000" w:rsidDel="00000000" w:rsidP="00000000" w:rsidRDefault="00000000" w:rsidRPr="00000000" w14:paraId="000002B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76972475"/>
              <w:tag w:val="goog_rdk_3215"/>
            </w:sdtPr>
            <w:sdtContent>
              <w:ins w:author="Rossi Rossi" w:id="102" w:date="2026-09-22T06:56:59Z">
                <w:sdt>
                  <w:sdtPr>
                    <w:id w:val="1262094906"/>
                    <w:tag w:val="goog_rdk_3216"/>
                  </w:sdtPr>
                  <w:sdtContent>
                    <w:del w:author="Nivesh" w:id="19" w:date="2026-09-25T10:03:37Z"/>
                  </w:sdtContent>
                </w:sdt>
              </w:ins>
              <w:sdt>
                <w:sdtPr>
                  <w:id w:val="1358421332"/>
                  <w:tag w:val="goog_rdk_32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95936473"/>
        <w:tag w:val="goog_rdk_3222"/>
      </w:sdtPr>
      <w:sdtContent>
        <w:p w:rsidR="00000000" w:rsidDel="00000000" w:rsidP="00000000" w:rsidRDefault="00000000" w:rsidRPr="00000000" w14:paraId="000002B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9211933"/>
              <w:tag w:val="goog_rdk_3219"/>
            </w:sdtPr>
            <w:sdtContent>
              <w:ins w:author="Rossi Rossi" w:id="102" w:date="2026-09-22T06:56:59Z">
                <w:sdt>
                  <w:sdtPr>
                    <w:id w:val="2042052513"/>
                    <w:tag w:val="goog_rdk_3220"/>
                  </w:sdtPr>
                  <w:sdtContent>
                    <w:del w:author="Nivesh" w:id="19" w:date="2026-09-25T10:03:37Z"/>
                  </w:sdtContent>
                </w:sdt>
              </w:ins>
              <w:sdt>
                <w:sdtPr>
                  <w:id w:val="1339215636"/>
                  <w:tag w:val="goog_rdk_32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not, create one and open it:</w:delText>
                      </w:r>
                    </w:del>
                  </w:ins>
                </w:sdtContent>
              </w:sdt>
              <w:ins w:author="Rossi Rossi" w:id="102" w:date="2026-09-22T06:56:59Z">
                <w:del w:author="Nivesh" w:id="19" w:date="2026-09-25T10:03:37Z"/>
              </w:ins>
            </w:sdtContent>
          </w:sdt>
        </w:p>
      </w:sdtContent>
    </w:sdt>
    <w:sdt>
      <w:sdtPr>
        <w:id w:val="-1220571755"/>
        <w:tag w:val="goog_rdk_3226"/>
      </w:sdtPr>
      <w:sdtContent>
        <w:p w:rsidR="00000000" w:rsidDel="00000000" w:rsidP="00000000" w:rsidRDefault="00000000" w:rsidRPr="00000000" w14:paraId="000002B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37385883"/>
              <w:tag w:val="goog_rdk_3223"/>
            </w:sdtPr>
            <w:sdtContent>
              <w:ins w:author="Rossi Rossi" w:id="102" w:date="2026-09-22T06:56:59Z">
                <w:sdt>
                  <w:sdtPr>
                    <w:id w:val="-224293606"/>
                    <w:tag w:val="goog_rdk_3224"/>
                  </w:sdtPr>
                  <w:sdtContent>
                    <w:del w:author="Nivesh" w:id="19" w:date="2026-09-25T10:03:37Z"/>
                  </w:sdtContent>
                </w:sdt>
              </w:ins>
              <w:sdt>
                <w:sdtPr>
                  <w:id w:val="482017616"/>
                  <w:tag w:val="goog_rdk_32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15870304"/>
        <w:tag w:val="goog_rdk_3230"/>
      </w:sdtPr>
      <w:sdtContent>
        <w:p w:rsidR="00000000" w:rsidDel="00000000" w:rsidP="00000000" w:rsidRDefault="00000000" w:rsidRPr="00000000" w14:paraId="000002B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98192814"/>
              <w:tag w:val="goog_rdk_3227"/>
            </w:sdtPr>
            <w:sdtContent>
              <w:ins w:author="Rossi Rossi" w:id="102" w:date="2026-09-22T06:56:59Z">
                <w:sdt>
                  <w:sdtPr>
                    <w:id w:val="1077485899"/>
                    <w:tag w:val="goog_rdk_3228"/>
                  </w:sdtPr>
                  <w:sdtContent>
                    <w:del w:author="Nivesh" w:id="19" w:date="2026-09-25T10:03:37Z"/>
                  </w:sdtContent>
                </w:sdt>
              </w:ins>
              <w:sdt>
                <w:sdtPr>
                  <w:id w:val="1492520508"/>
                  <w:tag w:val="goog_rdk_32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touch ~/.zshrc &amp;&amp; open ~/.zshrc</w:delText>
                      </w:r>
                    </w:del>
                  </w:ins>
                </w:sdtContent>
              </w:sdt>
              <w:ins w:author="Rossi Rossi" w:id="102" w:date="2026-09-22T06:56:59Z">
                <w:del w:author="Nivesh" w:id="19" w:date="2026-09-25T10:03:37Z"/>
              </w:ins>
            </w:sdtContent>
          </w:sdt>
        </w:p>
      </w:sdtContent>
    </w:sdt>
    <w:sdt>
      <w:sdtPr>
        <w:id w:val="-1802630955"/>
        <w:tag w:val="goog_rdk_3234"/>
      </w:sdtPr>
      <w:sdtContent>
        <w:p w:rsidR="00000000" w:rsidDel="00000000" w:rsidP="00000000" w:rsidRDefault="00000000" w:rsidRPr="00000000" w14:paraId="000002B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97453470"/>
              <w:tag w:val="goog_rdk_3231"/>
            </w:sdtPr>
            <w:sdtContent>
              <w:ins w:author="Rossi Rossi" w:id="102" w:date="2026-09-22T06:56:59Z">
                <w:sdt>
                  <w:sdtPr>
                    <w:id w:val="372676157"/>
                    <w:tag w:val="goog_rdk_3232"/>
                  </w:sdtPr>
                  <w:sdtContent>
                    <w:del w:author="Nivesh" w:id="19" w:date="2026-09-25T10:03:37Z"/>
                  </w:sdtContent>
                </w:sdt>
              </w:ins>
              <w:sdt>
                <w:sdtPr>
                  <w:id w:val="974158988"/>
                  <w:tag w:val="goog_rdk_32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73656369"/>
        <w:tag w:val="goog_rdk_3238"/>
      </w:sdtPr>
      <w:sdtContent>
        <w:p w:rsidR="00000000" w:rsidDel="00000000" w:rsidP="00000000" w:rsidRDefault="00000000" w:rsidRPr="00000000" w14:paraId="000002B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0283121"/>
              <w:tag w:val="goog_rdk_3235"/>
            </w:sdtPr>
            <w:sdtContent>
              <w:ins w:author="Rossi Rossi" w:id="102" w:date="2026-09-22T06:56:59Z">
                <w:sdt>
                  <w:sdtPr>
                    <w:id w:val="1563022745"/>
                    <w:tag w:val="goog_rdk_3236"/>
                  </w:sdtPr>
                  <w:sdtContent>
                    <w:del w:author="Nivesh" w:id="19" w:date="2026-09-25T10:03:37Z"/>
                  </w:sdtContent>
                </w:sdt>
              </w:ins>
              <w:sdt>
                <w:sdtPr>
                  <w:id w:val="-79047141"/>
                  <w:tag w:val="goog_rdk_32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 the export command:</w:delText>
                      </w:r>
                    </w:del>
                  </w:ins>
                </w:sdtContent>
              </w:sdt>
              <w:ins w:author="Rossi Rossi" w:id="102" w:date="2026-09-22T06:56:59Z">
                <w:del w:author="Nivesh" w:id="19" w:date="2026-09-25T10:03:37Z"/>
              </w:ins>
            </w:sdtContent>
          </w:sdt>
        </w:p>
      </w:sdtContent>
    </w:sdt>
    <w:sdt>
      <w:sdtPr>
        <w:id w:val="-1838052956"/>
        <w:tag w:val="goog_rdk_3242"/>
      </w:sdtPr>
      <w:sdtContent>
        <w:p w:rsidR="00000000" w:rsidDel="00000000" w:rsidP="00000000" w:rsidRDefault="00000000" w:rsidRPr="00000000" w14:paraId="000002B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66336767"/>
              <w:tag w:val="goog_rdk_3239"/>
            </w:sdtPr>
            <w:sdtContent>
              <w:ins w:author="Rossi Rossi" w:id="102" w:date="2026-09-22T06:56:59Z">
                <w:sdt>
                  <w:sdtPr>
                    <w:id w:val="-17894531"/>
                    <w:tag w:val="goog_rdk_3240"/>
                  </w:sdtPr>
                  <w:sdtContent>
                    <w:del w:author="Nivesh" w:id="19" w:date="2026-09-25T10:03:37Z"/>
                  </w:sdtContent>
                </w:sdt>
              </w:ins>
              <w:sdt>
                <w:sdtPr>
                  <w:id w:val="-731042932"/>
                  <w:tag w:val="goog_rdk_32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4723184"/>
        <w:tag w:val="goog_rdk_3246"/>
      </w:sdtPr>
      <w:sdtContent>
        <w:p w:rsidR="00000000" w:rsidDel="00000000" w:rsidP="00000000" w:rsidRDefault="00000000" w:rsidRPr="00000000" w14:paraId="000002B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37644977"/>
              <w:tag w:val="goog_rdk_3243"/>
            </w:sdtPr>
            <w:sdtContent>
              <w:ins w:author="Rossi Rossi" w:id="102" w:date="2026-09-22T06:56:59Z">
                <w:sdt>
                  <w:sdtPr>
                    <w:id w:val="1113206815"/>
                    <w:tag w:val="goog_rdk_3244"/>
                  </w:sdtPr>
                  <w:sdtContent>
                    <w:del w:author="Nivesh" w:id="19" w:date="2026-09-25T10:03:37Z"/>
                  </w:sdtContent>
                </w:sdt>
              </w:ins>
              <w:sdt>
                <w:sdtPr>
                  <w:id w:val="-837833381"/>
                  <w:tag w:val="goog_rdk_32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02" w:date="2026-09-22T06:56:59Z">
                <w:del w:author="Nivesh" w:id="19" w:date="2026-09-25T10:03:37Z"/>
              </w:ins>
            </w:sdtContent>
          </w:sdt>
        </w:p>
      </w:sdtContent>
    </w:sdt>
    <w:sdt>
      <w:sdtPr>
        <w:id w:val="1348395079"/>
        <w:tag w:val="goog_rdk_3250"/>
      </w:sdtPr>
      <w:sdtContent>
        <w:p w:rsidR="00000000" w:rsidDel="00000000" w:rsidP="00000000" w:rsidRDefault="00000000" w:rsidRPr="00000000" w14:paraId="000002C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73216027"/>
              <w:tag w:val="goog_rdk_3247"/>
            </w:sdtPr>
            <w:sdtContent>
              <w:ins w:author="Rossi Rossi" w:id="102" w:date="2026-09-22T06:56:59Z">
                <w:sdt>
                  <w:sdtPr>
                    <w:id w:val="1261938789"/>
                    <w:tag w:val="goog_rdk_3248"/>
                  </w:sdtPr>
                  <w:sdtContent>
                    <w:del w:author="Nivesh" w:id="19" w:date="2026-09-25T10:03:37Z"/>
                  </w:sdtContent>
                </w:sdt>
              </w:ins>
              <w:sdt>
                <w:sdtPr>
                  <w:id w:val="951855942"/>
                  <w:tag w:val="goog_rdk_324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85881359"/>
        <w:tag w:val="goog_rdk_3254"/>
      </w:sdtPr>
      <w:sdtContent>
        <w:p w:rsidR="00000000" w:rsidDel="00000000" w:rsidP="00000000" w:rsidRDefault="00000000" w:rsidRPr="00000000" w14:paraId="000002C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31141438"/>
              <w:tag w:val="goog_rdk_3251"/>
            </w:sdtPr>
            <w:sdtContent>
              <w:ins w:author="Rossi Rossi" w:id="102" w:date="2026-09-22T06:56:59Z">
                <w:sdt>
                  <w:sdtPr>
                    <w:id w:val="-1915590818"/>
                    <w:tag w:val="goog_rdk_3252"/>
                  </w:sdtPr>
                  <w:sdtContent>
                    <w:del w:author="Nivesh" w:id="19" w:date="2026-09-25T10:03:37Z"/>
                  </w:sdtContent>
                </w:sdt>
              </w:ins>
              <w:sdt>
                <w:sdtPr>
                  <w:id w:val="1218158148"/>
                  <w:tag w:val="goog_rdk_32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02" w:date="2026-09-22T06:56:59Z">
                <w:del w:author="Nivesh" w:id="19" w:date="2026-09-25T10:03:37Z"/>
              </w:ins>
            </w:sdtContent>
          </w:sdt>
        </w:p>
      </w:sdtContent>
    </w:sdt>
    <w:sdt>
      <w:sdtPr>
        <w:id w:val="1558420982"/>
        <w:tag w:val="goog_rdk_3258"/>
      </w:sdtPr>
      <w:sdtContent>
        <w:p w:rsidR="00000000" w:rsidDel="00000000" w:rsidP="00000000" w:rsidRDefault="00000000" w:rsidRPr="00000000" w14:paraId="000002C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11656450"/>
              <w:tag w:val="goog_rdk_3255"/>
            </w:sdtPr>
            <w:sdtContent>
              <w:ins w:author="Rossi Rossi" w:id="102" w:date="2026-09-22T06:56:59Z">
                <w:sdt>
                  <w:sdtPr>
                    <w:id w:val="128572605"/>
                    <w:tag w:val="goog_rdk_3256"/>
                  </w:sdtPr>
                  <w:sdtContent>
                    <w:del w:author="Nivesh" w:id="19" w:date="2026-09-25T10:03:37Z"/>
                  </w:sdtContent>
                </w:sdt>
              </w:ins>
              <w:sdt>
                <w:sdtPr>
                  <w:id w:val="-655354899"/>
                  <w:tag w:val="goog_rdk_325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63822305"/>
        <w:tag w:val="goog_rdk_3262"/>
      </w:sdtPr>
      <w:sdtContent>
        <w:p w:rsidR="00000000" w:rsidDel="00000000" w:rsidP="00000000" w:rsidRDefault="00000000" w:rsidRPr="00000000" w14:paraId="000002C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67572539"/>
              <w:tag w:val="goog_rdk_3259"/>
            </w:sdtPr>
            <w:sdtContent>
              <w:ins w:author="Rossi Rossi" w:id="102" w:date="2026-09-22T06:56:59Z">
                <w:sdt>
                  <w:sdtPr>
                    <w:id w:val="722201706"/>
                    <w:tag w:val="goog_rdk_3260"/>
                  </w:sdtPr>
                  <w:sdtContent>
                    <w:del w:author="Nivesh" w:id="19" w:date="2026-09-25T10:03:37Z"/>
                  </w:sdtContent>
                </w:sdt>
              </w:ins>
              <w:sdt>
                <w:sdtPr>
                  <w:id w:val="1970838053"/>
                  <w:tag w:val="goog_rdk_32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source ~/.zshrc</w:delText>
                      </w:r>
                    </w:del>
                  </w:ins>
                </w:sdtContent>
              </w:sdt>
              <w:ins w:author="Rossi Rossi" w:id="102" w:date="2026-09-22T06:56:59Z">
                <w:del w:author="Nivesh" w:id="19" w:date="2026-09-25T10:03:37Z"/>
              </w:ins>
            </w:sdtContent>
          </w:sdt>
        </w:p>
      </w:sdtContent>
    </w:sdt>
    <w:sdt>
      <w:sdtPr>
        <w:id w:val="-2063023907"/>
        <w:tag w:val="goog_rdk_3266"/>
      </w:sdtPr>
      <w:sdtContent>
        <w:p w:rsidR="00000000" w:rsidDel="00000000" w:rsidP="00000000" w:rsidRDefault="00000000" w:rsidRPr="00000000" w14:paraId="000002C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3678987"/>
              <w:tag w:val="goog_rdk_3263"/>
            </w:sdtPr>
            <w:sdtContent>
              <w:ins w:author="Rossi Rossi" w:id="102" w:date="2026-09-22T06:56:59Z">
                <w:sdt>
                  <w:sdtPr>
                    <w:id w:val="775232539"/>
                    <w:tag w:val="goog_rdk_3264"/>
                  </w:sdtPr>
                  <w:sdtContent>
                    <w:del w:author="Nivesh" w:id="19" w:date="2026-09-25T10:03:37Z"/>
                  </w:sdtContent>
                </w:sdt>
              </w:ins>
              <w:sdt>
                <w:sdtPr>
                  <w:id w:val="-355334938"/>
                  <w:tag w:val="goog_rdk_32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55140724"/>
        <w:tag w:val="goog_rdk_3270"/>
      </w:sdtPr>
      <w:sdtContent>
        <w:p w:rsidR="00000000" w:rsidDel="00000000" w:rsidP="00000000" w:rsidRDefault="00000000" w:rsidRPr="00000000" w14:paraId="000002C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30204422"/>
              <w:tag w:val="goog_rdk_3267"/>
            </w:sdtPr>
            <w:sdtContent>
              <w:ins w:author="Rossi Rossi" w:id="102" w:date="2026-09-22T06:56:59Z">
                <w:sdt>
                  <w:sdtPr>
                    <w:id w:val="-509636179"/>
                    <w:tag w:val="goog_rdk_3268"/>
                  </w:sdtPr>
                  <w:sdtContent>
                    <w:del w:author="Nivesh" w:id="19" w:date="2026-09-25T10:03:37Z"/>
                  </w:sdtContent>
                </w:sdt>
              </w:ins>
              <w:sdt>
                <w:sdtPr>
                  <w:id w:val="358722853"/>
                  <w:tag w:val="goog_rdk_32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Windows</w:delText>
                      </w:r>
                    </w:del>
                  </w:ins>
                </w:sdtContent>
              </w:sdt>
              <w:ins w:author="Rossi Rossi" w:id="102" w:date="2026-09-22T06:56:59Z">
                <w:del w:author="Nivesh" w:id="19" w:date="2026-09-25T10:03:37Z"/>
              </w:ins>
            </w:sdtContent>
          </w:sdt>
        </w:p>
      </w:sdtContent>
    </w:sdt>
    <w:sdt>
      <w:sdtPr>
        <w:id w:val="-15551121"/>
        <w:tag w:val="goog_rdk_3274"/>
      </w:sdtPr>
      <w:sdtContent>
        <w:p w:rsidR="00000000" w:rsidDel="00000000" w:rsidP="00000000" w:rsidRDefault="00000000" w:rsidRPr="00000000" w14:paraId="000002C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93435253"/>
              <w:tag w:val="goog_rdk_3271"/>
            </w:sdtPr>
            <w:sdtContent>
              <w:ins w:author="Rossi Rossi" w:id="102" w:date="2026-09-22T06:56:59Z">
                <w:sdt>
                  <w:sdtPr>
                    <w:id w:val="428664240"/>
                    <w:tag w:val="goog_rdk_3272"/>
                  </w:sdtPr>
                  <w:sdtContent>
                    <w:del w:author="Nivesh" w:id="19" w:date="2026-09-25T10:03:37Z"/>
                  </w:sdtContent>
                </w:sdt>
              </w:ins>
              <w:sdt>
                <w:sdtPr>
                  <w:id w:val="-678657914"/>
                  <w:tag w:val="goog_rdk_32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96910422"/>
        <w:tag w:val="goog_rdk_3278"/>
      </w:sdtPr>
      <w:sdtContent>
        <w:p w:rsidR="00000000" w:rsidDel="00000000" w:rsidP="00000000" w:rsidRDefault="00000000" w:rsidRPr="00000000" w14:paraId="000002C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24164657"/>
              <w:tag w:val="goog_rdk_3275"/>
            </w:sdtPr>
            <w:sdtContent>
              <w:ins w:author="Rossi Rossi" w:id="102" w:date="2026-09-22T06:56:59Z">
                <w:sdt>
                  <w:sdtPr>
                    <w:id w:val="-707394957"/>
                    <w:tag w:val="goog_rdk_3276"/>
                  </w:sdtPr>
                  <w:sdtContent>
                    <w:del w:author="Nivesh" w:id="19" w:date="2026-09-25T10:03:37Z"/>
                  </w:sdtContent>
                </w:sdt>
              </w:ins>
              <w:sdt>
                <w:sdtPr>
                  <w:id w:val="-819068309"/>
                  <w:tag w:val="goog_rdk_32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Search for "Environment Variables" in the Windows search bar.</w:delText>
                      </w:r>
                    </w:del>
                  </w:ins>
                </w:sdtContent>
              </w:sdt>
              <w:ins w:author="Rossi Rossi" w:id="102" w:date="2026-09-22T06:56:59Z">
                <w:del w:author="Nivesh" w:id="19" w:date="2026-09-25T10:03:37Z"/>
              </w:ins>
            </w:sdtContent>
          </w:sdt>
        </w:p>
      </w:sdtContent>
    </w:sdt>
    <w:sdt>
      <w:sdtPr>
        <w:id w:val="-43211262"/>
        <w:tag w:val="goog_rdk_3282"/>
      </w:sdtPr>
      <w:sdtContent>
        <w:p w:rsidR="00000000" w:rsidDel="00000000" w:rsidP="00000000" w:rsidRDefault="00000000" w:rsidRPr="00000000" w14:paraId="000002C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13071673"/>
              <w:tag w:val="goog_rdk_3279"/>
            </w:sdtPr>
            <w:sdtContent>
              <w:ins w:author="Rossi Rossi" w:id="102" w:date="2026-09-22T06:56:59Z">
                <w:sdt>
                  <w:sdtPr>
                    <w:id w:val="-1511552103"/>
                    <w:tag w:val="goog_rdk_3280"/>
                  </w:sdtPr>
                  <w:sdtContent>
                    <w:del w:author="Nivesh" w:id="19" w:date="2026-09-25T10:03:37Z"/>
                  </w:sdtContent>
                </w:sdt>
              </w:ins>
              <w:sdt>
                <w:sdtPr>
                  <w:id w:val="-290449692"/>
                  <w:tag w:val="goog_rdk_32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Click **Environment Variables** in the System Properties dialog.</w:delText>
                      </w:r>
                    </w:del>
                  </w:ins>
                </w:sdtContent>
              </w:sdt>
              <w:ins w:author="Rossi Rossi" w:id="102" w:date="2026-09-22T06:56:59Z">
                <w:del w:author="Nivesh" w:id="19" w:date="2026-09-25T10:03:37Z"/>
              </w:ins>
            </w:sdtContent>
          </w:sdt>
        </w:p>
      </w:sdtContent>
    </w:sdt>
    <w:sdt>
      <w:sdtPr>
        <w:id w:val="-1118162397"/>
        <w:tag w:val="goog_rdk_3286"/>
      </w:sdtPr>
      <w:sdtContent>
        <w:p w:rsidR="00000000" w:rsidDel="00000000" w:rsidP="00000000" w:rsidRDefault="00000000" w:rsidRPr="00000000" w14:paraId="000002C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4509322"/>
              <w:tag w:val="goog_rdk_3283"/>
            </w:sdtPr>
            <w:sdtContent>
              <w:ins w:author="Rossi Rossi" w:id="102" w:date="2026-09-22T06:56:59Z">
                <w:sdt>
                  <w:sdtPr>
                    <w:id w:val="-959935624"/>
                    <w:tag w:val="goog_rdk_3284"/>
                  </w:sdtPr>
                  <w:sdtContent>
                    <w:del w:author="Nivesh" w:id="19" w:date="2026-09-25T10:03:37Z"/>
                  </w:sdtContent>
                </w:sdt>
              </w:ins>
              <w:sdt>
                <w:sdtPr>
                  <w:id w:val="-1022511628"/>
                  <w:tag w:val="goog_rdk_32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**User variables** or **System variables** , click **New...**.</w:delText>
                      </w:r>
                    </w:del>
                  </w:ins>
                </w:sdtContent>
              </w:sdt>
              <w:ins w:author="Rossi Rossi" w:id="102" w:date="2026-09-22T06:56:59Z">
                <w:del w:author="Nivesh" w:id="19" w:date="2026-09-25T10:03:37Z"/>
              </w:ins>
            </w:sdtContent>
          </w:sdt>
        </w:p>
      </w:sdtContent>
    </w:sdt>
    <w:sdt>
      <w:sdtPr>
        <w:id w:val="30218710"/>
        <w:tag w:val="goog_rdk_3290"/>
      </w:sdtPr>
      <w:sdtContent>
        <w:p w:rsidR="00000000" w:rsidDel="00000000" w:rsidP="00000000" w:rsidRDefault="00000000" w:rsidRPr="00000000" w14:paraId="000002C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17443146"/>
              <w:tag w:val="goog_rdk_3287"/>
            </w:sdtPr>
            <w:sdtContent>
              <w:ins w:author="Rossi Rossi" w:id="102" w:date="2026-09-22T06:56:59Z">
                <w:sdt>
                  <w:sdtPr>
                    <w:id w:val="1532781178"/>
                    <w:tag w:val="goog_rdk_3288"/>
                  </w:sdtPr>
                  <w:sdtContent>
                    <w:del w:author="Nivesh" w:id="19" w:date="2026-09-25T10:03:37Z"/>
                  </w:sdtContent>
                </w:sdt>
              </w:ins>
              <w:sdt>
                <w:sdtPr>
                  <w:id w:val="1152377210"/>
                  <w:tag w:val="goog_rdk_32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Set the variable name to `GEMINI_API_KEY` and the value to your API key.</w:delText>
                      </w:r>
                    </w:del>
                  </w:ins>
                </w:sdtContent>
              </w:sdt>
              <w:ins w:author="Rossi Rossi" w:id="102" w:date="2026-09-22T06:56:59Z">
                <w:del w:author="Nivesh" w:id="19" w:date="2026-09-25T10:03:37Z"/>
              </w:ins>
            </w:sdtContent>
          </w:sdt>
        </w:p>
      </w:sdtContent>
    </w:sdt>
    <w:sdt>
      <w:sdtPr>
        <w:id w:val="-517192270"/>
        <w:tag w:val="goog_rdk_3294"/>
      </w:sdtPr>
      <w:sdtContent>
        <w:p w:rsidR="00000000" w:rsidDel="00000000" w:rsidP="00000000" w:rsidRDefault="00000000" w:rsidRPr="00000000" w14:paraId="000002C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38859171"/>
              <w:tag w:val="goog_rdk_3291"/>
            </w:sdtPr>
            <w:sdtContent>
              <w:ins w:author="Rossi Rossi" w:id="102" w:date="2026-09-22T06:56:59Z">
                <w:sdt>
                  <w:sdtPr>
                    <w:id w:val="352334196"/>
                    <w:tag w:val="goog_rdk_3292"/>
                  </w:sdtPr>
                  <w:sdtContent>
                    <w:del w:author="Nivesh" w:id="19" w:date="2026-09-25T10:03:37Z"/>
                  </w:sdtContent>
                </w:sdt>
              </w:ins>
              <w:sdt>
                <w:sdtPr>
                  <w:id w:val="1219852753"/>
                  <w:tag w:val="goog_rdk_32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02" w:date="2026-09-22T06:56:59Z">
                <w:del w:author="Nivesh" w:id="19" w:date="2026-09-25T10:03:37Z"/>
              </w:ins>
            </w:sdtContent>
          </w:sdt>
        </w:p>
      </w:sdtContent>
    </w:sdt>
    <w:sdt>
      <w:sdtPr>
        <w:id w:val="-1948130359"/>
        <w:tag w:val="goog_rdk_3298"/>
      </w:sdtPr>
      <w:sdtContent>
        <w:p w:rsidR="00000000" w:rsidDel="00000000" w:rsidP="00000000" w:rsidRDefault="00000000" w:rsidRPr="00000000" w14:paraId="000002C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26799453"/>
              <w:tag w:val="goog_rdk_3295"/>
            </w:sdtPr>
            <w:sdtContent>
              <w:ins w:author="Rossi Rossi" w:id="102" w:date="2026-09-22T06:56:59Z">
                <w:sdt>
                  <w:sdtPr>
                    <w:id w:val="426721354"/>
                    <w:tag w:val="goog_rdk_3296"/>
                  </w:sdtPr>
                  <w:sdtContent>
                    <w:del w:author="Nivesh" w:id="19" w:date="2026-09-25T10:03:37Z"/>
                  </w:sdtContent>
                </w:sdt>
              </w:ins>
              <w:sdt>
                <w:sdtPr>
                  <w:id w:val="1377029899"/>
                  <w:tag w:val="goog_rdk_32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6658292"/>
        <w:tag w:val="goog_rdk_3302"/>
      </w:sdtPr>
      <w:sdtContent>
        <w:p w:rsidR="00000000" w:rsidDel="00000000" w:rsidP="00000000" w:rsidRDefault="00000000" w:rsidRPr="00000000" w14:paraId="000002C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52831249"/>
              <w:tag w:val="goog_rdk_3299"/>
            </w:sdtPr>
            <w:sdtContent>
              <w:ins w:author="Rossi Rossi" w:id="102" w:date="2026-09-22T06:56:59Z">
                <w:sdt>
                  <w:sdtPr>
                    <w:id w:val="-742320120"/>
                    <w:tag w:val="goog_rdk_3300"/>
                  </w:sdtPr>
                  <w:sdtContent>
                    <w:del w:author="Nivesh" w:id="19" w:date="2026-09-25T10:03:37Z"/>
                  </w:sdtContent>
                </w:sdt>
              </w:ins>
              <w:sdt>
                <w:sdtPr>
                  <w:id w:val="-917043066"/>
                  <w:tag w:val="goog_rdk_33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02" w:date="2026-09-22T06:56:59Z">
                <w:del w:author="Nivesh" w:id="19" w:date="2026-09-25T10:03:37Z"/>
              </w:ins>
            </w:sdtContent>
          </w:sdt>
        </w:p>
      </w:sdtContent>
    </w:sdt>
    <w:sdt>
      <w:sdtPr>
        <w:id w:val="2047960097"/>
        <w:tag w:val="goog_rdk_3306"/>
      </w:sdtPr>
      <w:sdtContent>
        <w:p w:rsidR="00000000" w:rsidDel="00000000" w:rsidP="00000000" w:rsidRDefault="00000000" w:rsidRPr="00000000" w14:paraId="000002C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28615464"/>
              <w:tag w:val="goog_rdk_3303"/>
            </w:sdtPr>
            <w:sdtContent>
              <w:ins w:author="Rossi Rossi" w:id="102" w:date="2026-09-22T06:56:59Z">
                <w:sdt>
                  <w:sdtPr>
                    <w:id w:val="1318538623"/>
                    <w:tag w:val="goog_rdk_3304"/>
                  </w:sdtPr>
                  <w:sdtContent>
                    <w:del w:author="Nivesh" w:id="19" w:date="2026-09-25T10:03:37Z"/>
                  </w:sdtContent>
                </w:sdt>
              </w:ins>
              <w:sdt>
                <w:sdtPr>
                  <w:id w:val="-841040028"/>
                  <w:tag w:val="goog_rdk_33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04454088"/>
        <w:tag w:val="goog_rdk_3310"/>
      </w:sdtPr>
      <w:sdtContent>
        <w:p w:rsidR="00000000" w:rsidDel="00000000" w:rsidP="00000000" w:rsidRDefault="00000000" w:rsidRPr="00000000" w14:paraId="000002C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74935351"/>
              <w:tag w:val="goog_rdk_3307"/>
            </w:sdtPr>
            <w:sdtContent>
              <w:ins w:author="Rossi Rossi" w:id="102" w:date="2026-09-22T06:56:59Z">
                <w:sdt>
                  <w:sdtPr>
                    <w:id w:val="1450195804"/>
                    <w:tag w:val="goog_rdk_3308"/>
                  </w:sdtPr>
                  <w:sdtContent>
                    <w:del w:author="Nivesh" w:id="19" w:date="2026-09-25T10:03:37Z"/>
                  </w:sdtContent>
                </w:sdt>
              </w:ins>
              <w:sdt>
                <w:sdtPr>
                  <w:id w:val="-2021365469"/>
                  <w:tag w:val="goog_rdk_33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02" w:date="2026-09-22T06:56:59Z">
                <w:del w:author="Nivesh" w:id="19" w:date="2026-09-25T10:03:37Z"/>
              </w:ins>
            </w:sdtContent>
          </w:sdt>
        </w:p>
      </w:sdtContent>
    </w:sdt>
    <w:sdt>
      <w:sdtPr>
        <w:id w:val="-1507912491"/>
        <w:tag w:val="goog_rdk_3314"/>
      </w:sdtPr>
      <w:sdtContent>
        <w:p w:rsidR="00000000" w:rsidDel="00000000" w:rsidP="00000000" w:rsidRDefault="00000000" w:rsidRPr="00000000" w14:paraId="000002D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04041"/>
              <w:tag w:val="goog_rdk_3311"/>
            </w:sdtPr>
            <w:sdtContent>
              <w:ins w:author="Rossi Rossi" w:id="102" w:date="2026-09-22T06:56:59Z">
                <w:sdt>
                  <w:sdtPr>
                    <w:id w:val="-774954196"/>
                    <w:tag w:val="goog_rdk_3312"/>
                  </w:sdtPr>
                  <w:sdtContent>
                    <w:del w:author="Nivesh" w:id="19" w:date="2026-09-25T10:03:37Z"/>
                  </w:sdtContent>
                </w:sdt>
              </w:ins>
              <w:sdt>
                <w:sdtPr>
                  <w:id w:val="1525050772"/>
                  <w:tag w:val="goog_rdk_33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02" w:date="2026-09-22T06:56:59Z">
                <w:del w:author="Nivesh" w:id="19" w:date="2026-09-25T10:03:37Z"/>
              </w:ins>
            </w:sdtContent>
          </w:sdt>
        </w:p>
      </w:sdtContent>
    </w:sdt>
    <w:sdt>
      <w:sdtPr>
        <w:id w:val="-446036910"/>
        <w:tag w:val="goog_rdk_3318"/>
      </w:sdtPr>
      <w:sdtContent>
        <w:p w:rsidR="00000000" w:rsidDel="00000000" w:rsidP="00000000" w:rsidRDefault="00000000" w:rsidRPr="00000000" w14:paraId="000002D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28945146"/>
              <w:tag w:val="goog_rdk_3315"/>
            </w:sdtPr>
            <w:sdtContent>
              <w:ins w:author="Rossi Rossi" w:id="102" w:date="2026-09-22T06:56:59Z">
                <w:sdt>
                  <w:sdtPr>
                    <w:id w:val="-759073457"/>
                    <w:tag w:val="goog_rdk_3316"/>
                  </w:sdtPr>
                  <w:sdtContent>
                    <w:del w:author="Nivesh" w:id="19" w:date="2026-09-25T10:03:37Z"/>
                  </w:sdtContent>
                </w:sdt>
              </w:ins>
              <w:sdt>
                <w:sdtPr>
                  <w:id w:val="-1067711816"/>
                  <w:tag w:val="goog_rdk_33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22204846"/>
        <w:tag w:val="goog_rdk_3322"/>
      </w:sdtPr>
      <w:sdtContent>
        <w:p w:rsidR="00000000" w:rsidDel="00000000" w:rsidP="00000000" w:rsidRDefault="00000000" w:rsidRPr="00000000" w14:paraId="000002D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80477027"/>
              <w:tag w:val="goog_rdk_3319"/>
            </w:sdtPr>
            <w:sdtContent>
              <w:ins w:author="Rossi Rossi" w:id="102" w:date="2026-09-22T06:56:59Z">
                <w:sdt>
                  <w:sdtPr>
                    <w:id w:val="-142853611"/>
                    <w:tag w:val="goog_rdk_3320"/>
                  </w:sdtPr>
                  <w:sdtContent>
                    <w:del w:author="Nivesh" w:id="19" w:date="2026-09-25T10:03:37Z"/>
                  </w:sdtContent>
                </w:sdt>
              </w:ins>
              <w:sdt>
                <w:sdtPr>
                  <w:id w:val="-182768404"/>
                  <w:tag w:val="goog_rdk_33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Python</w:delText>
                      </w:r>
                    </w:del>
                  </w:ins>
                </w:sdtContent>
              </w:sdt>
              <w:ins w:author="Rossi Rossi" w:id="102" w:date="2026-09-22T06:56:59Z">
                <w:del w:author="Nivesh" w:id="19" w:date="2026-09-25T10:03:37Z"/>
              </w:ins>
            </w:sdtContent>
          </w:sdt>
        </w:p>
      </w:sdtContent>
    </w:sdt>
    <w:sdt>
      <w:sdtPr>
        <w:id w:val="402679849"/>
        <w:tag w:val="goog_rdk_3326"/>
      </w:sdtPr>
      <w:sdtContent>
        <w:p w:rsidR="00000000" w:rsidDel="00000000" w:rsidP="00000000" w:rsidRDefault="00000000" w:rsidRPr="00000000" w14:paraId="000002D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73808199"/>
              <w:tag w:val="goog_rdk_3323"/>
            </w:sdtPr>
            <w:sdtContent>
              <w:ins w:author="Rossi Rossi" w:id="102" w:date="2026-09-22T06:56:59Z">
                <w:sdt>
                  <w:sdtPr>
                    <w:id w:val="-811870565"/>
                    <w:tag w:val="goog_rdk_3324"/>
                  </w:sdtPr>
                  <w:sdtContent>
                    <w:del w:author="Nivesh" w:id="19" w:date="2026-09-25T10:03:37Z"/>
                  </w:sdtContent>
                </w:sdt>
              </w:ins>
              <w:sdt>
                <w:sdtPr>
                  <w:id w:val="-493125983"/>
                  <w:tag w:val="goog_rdk_33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78226883"/>
        <w:tag w:val="goog_rdk_3330"/>
      </w:sdtPr>
      <w:sdtContent>
        <w:p w:rsidR="00000000" w:rsidDel="00000000" w:rsidP="00000000" w:rsidRDefault="00000000" w:rsidRPr="00000000" w14:paraId="000002D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9811932"/>
              <w:tag w:val="goog_rdk_3327"/>
            </w:sdtPr>
            <w:sdtContent>
              <w:ins w:author="Rossi Rossi" w:id="102" w:date="2026-09-22T06:56:59Z">
                <w:sdt>
                  <w:sdtPr>
                    <w:id w:val="1983622204"/>
                    <w:tag w:val="goog_rdk_3328"/>
                  </w:sdtPr>
                  <w:sdtContent>
                    <w:del w:author="Nivesh" w:id="19" w:date="2026-09-25T10:03:37Z"/>
                  </w:sdtContent>
                </w:sdt>
              </w:ins>
              <w:sdt>
                <w:sdtPr>
                  <w:id w:val="-1728220400"/>
                  <w:tag w:val="goog_rdk_33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from google import genai</w:delText>
                      </w:r>
                    </w:del>
                  </w:ins>
                </w:sdtContent>
              </w:sdt>
              <w:ins w:author="Rossi Rossi" w:id="102" w:date="2026-09-22T06:56:59Z">
                <w:del w:author="Nivesh" w:id="19" w:date="2026-09-25T10:03:37Z"/>
              </w:ins>
            </w:sdtContent>
          </w:sdt>
        </w:p>
      </w:sdtContent>
    </w:sdt>
    <w:sdt>
      <w:sdtPr>
        <w:id w:val="674120589"/>
        <w:tag w:val="goog_rdk_3334"/>
      </w:sdtPr>
      <w:sdtContent>
        <w:p w:rsidR="00000000" w:rsidDel="00000000" w:rsidP="00000000" w:rsidRDefault="00000000" w:rsidRPr="00000000" w14:paraId="000002D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57620444"/>
              <w:tag w:val="goog_rdk_3331"/>
            </w:sdtPr>
            <w:sdtContent>
              <w:ins w:author="Rossi Rossi" w:id="102" w:date="2026-09-22T06:56:59Z">
                <w:sdt>
                  <w:sdtPr>
                    <w:id w:val="803359996"/>
                    <w:tag w:val="goog_rdk_3332"/>
                  </w:sdtPr>
                  <w:sdtContent>
                    <w:del w:author="Nivesh" w:id="19" w:date="2026-09-25T10:03:37Z"/>
                  </w:sdtContent>
                </w:sdt>
              </w:ins>
              <w:sdt>
                <w:sdtPr>
                  <w:id w:val="-1586004332"/>
                  <w:tag w:val="goog_rdk_33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97864100"/>
        <w:tag w:val="goog_rdk_3338"/>
      </w:sdtPr>
      <w:sdtContent>
        <w:p w:rsidR="00000000" w:rsidDel="00000000" w:rsidP="00000000" w:rsidRDefault="00000000" w:rsidRPr="00000000" w14:paraId="000002D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76569330"/>
              <w:tag w:val="goog_rdk_3335"/>
            </w:sdtPr>
            <w:sdtContent>
              <w:ins w:author="Rossi Rossi" w:id="102" w:date="2026-09-22T06:56:59Z">
                <w:sdt>
                  <w:sdtPr>
                    <w:id w:val="593641793"/>
                    <w:tag w:val="goog_rdk_3336"/>
                  </w:sdtPr>
                  <w:sdtContent>
                    <w:del w:author="Nivesh" w:id="19" w:date="2026-09-25T10:03:37Z"/>
                  </w:sdtContent>
                </w:sdt>
              </w:ins>
              <w:sdt>
                <w:sdtPr>
                  <w:id w:val="1690252572"/>
                  <w:tag w:val="goog_rdk_33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102" w:date="2026-09-22T06:56:59Z">
                <w:del w:author="Nivesh" w:id="19" w:date="2026-09-25T10:03:37Z"/>
              </w:ins>
            </w:sdtContent>
          </w:sdt>
        </w:p>
      </w:sdtContent>
    </w:sdt>
    <w:sdt>
      <w:sdtPr>
        <w:id w:val="1924063991"/>
        <w:tag w:val="goog_rdk_3342"/>
      </w:sdtPr>
      <w:sdtContent>
        <w:p w:rsidR="00000000" w:rsidDel="00000000" w:rsidP="00000000" w:rsidRDefault="00000000" w:rsidRPr="00000000" w14:paraId="000002D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5922046"/>
              <w:tag w:val="goog_rdk_3339"/>
            </w:sdtPr>
            <w:sdtContent>
              <w:ins w:author="Rossi Rossi" w:id="102" w:date="2026-09-22T06:56:59Z">
                <w:sdt>
                  <w:sdtPr>
                    <w:id w:val="-1215390798"/>
                    <w:tag w:val="goog_rdk_3340"/>
                  </w:sdtPr>
                  <w:sdtContent>
                    <w:del w:author="Nivesh" w:id="19" w:date="2026-09-25T10:03:37Z"/>
                  </w:sdtContent>
                </w:sdt>
              </w:ins>
              <w:sdt>
                <w:sdtPr>
                  <w:id w:val="1784028567"/>
                  <w:tag w:val="goog_rdk_33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48707780"/>
        <w:tag w:val="goog_rdk_3346"/>
      </w:sdtPr>
      <w:sdtContent>
        <w:p w:rsidR="00000000" w:rsidDel="00000000" w:rsidP="00000000" w:rsidRDefault="00000000" w:rsidRPr="00000000" w14:paraId="000002D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38749392"/>
              <w:tag w:val="goog_rdk_3343"/>
            </w:sdtPr>
            <w:sdtContent>
              <w:ins w:author="Rossi Rossi" w:id="102" w:date="2026-09-22T06:56:59Z">
                <w:sdt>
                  <w:sdtPr>
                    <w:id w:val="2050871858"/>
                    <w:tag w:val="goog_rdk_3344"/>
                  </w:sdtPr>
                  <w:sdtContent>
                    <w:del w:author="Nivesh" w:id="19" w:date="2026-09-25T10:03:37Z"/>
                  </w:sdtContent>
                </w:sdt>
              </w:ins>
              <w:sdt>
                <w:sdtPr>
                  <w:id w:val="1875841441"/>
                  <w:tag w:val="goog_rdk_33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02" w:date="2026-09-22T06:56:59Z">
                <w:del w:author="Nivesh" w:id="19" w:date="2026-09-25T10:03:37Z"/>
              </w:ins>
            </w:sdtContent>
          </w:sdt>
        </w:p>
      </w:sdtContent>
    </w:sdt>
    <w:sdt>
      <w:sdtPr>
        <w:id w:val="-225767107"/>
        <w:tag w:val="goog_rdk_3350"/>
      </w:sdtPr>
      <w:sdtContent>
        <w:p w:rsidR="00000000" w:rsidDel="00000000" w:rsidP="00000000" w:rsidRDefault="00000000" w:rsidRPr="00000000" w14:paraId="000002D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27007909"/>
              <w:tag w:val="goog_rdk_3347"/>
            </w:sdtPr>
            <w:sdtContent>
              <w:ins w:author="Rossi Rossi" w:id="102" w:date="2026-09-22T06:56:59Z">
                <w:sdt>
                  <w:sdtPr>
                    <w:id w:val="-255024400"/>
                    <w:tag w:val="goog_rdk_3348"/>
                  </w:sdtPr>
                  <w:sdtContent>
                    <w:del w:author="Nivesh" w:id="19" w:date="2026-09-25T10:03:37Z"/>
                  </w:sdtContent>
                </w:sdt>
              </w:ins>
              <w:sdt>
                <w:sdtPr>
                  <w:id w:val="1036666011"/>
                  <w:tag w:val="goog_rdk_33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model="gemini-3.8-flash",</w:delText>
                      </w:r>
                    </w:del>
                  </w:ins>
                </w:sdtContent>
              </w:sdt>
              <w:ins w:author="Rossi Rossi" w:id="102" w:date="2026-09-22T06:56:59Z">
                <w:del w:author="Nivesh" w:id="19" w:date="2026-09-25T10:03:37Z"/>
              </w:ins>
            </w:sdtContent>
          </w:sdt>
        </w:p>
      </w:sdtContent>
    </w:sdt>
    <w:sdt>
      <w:sdtPr>
        <w:id w:val="-1051069136"/>
        <w:tag w:val="goog_rdk_3354"/>
      </w:sdtPr>
      <w:sdtContent>
        <w:p w:rsidR="00000000" w:rsidDel="00000000" w:rsidP="00000000" w:rsidRDefault="00000000" w:rsidRPr="00000000" w14:paraId="000002D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39593888"/>
              <w:tag w:val="goog_rdk_3351"/>
            </w:sdtPr>
            <w:sdtContent>
              <w:ins w:author="Rossi Rossi" w:id="102" w:date="2026-09-22T06:56:59Z">
                <w:sdt>
                  <w:sdtPr>
                    <w:id w:val="1147532433"/>
                    <w:tag w:val="goog_rdk_3352"/>
                  </w:sdtPr>
                  <w:sdtContent>
                    <w:del w:author="Nivesh" w:id="19" w:date="2026-09-25T10:03:37Z"/>
                  </w:sdtContent>
                </w:sdt>
              </w:ins>
              <w:sdt>
                <w:sdtPr>
                  <w:id w:val="-892646105"/>
                  <w:tag w:val="goog_rdk_33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02" w:date="2026-09-22T06:56:59Z">
                <w:del w:author="Nivesh" w:id="19" w:date="2026-09-25T10:03:37Z"/>
              </w:ins>
            </w:sdtContent>
          </w:sdt>
        </w:p>
      </w:sdtContent>
    </w:sdt>
    <w:sdt>
      <w:sdtPr>
        <w:id w:val="116269098"/>
        <w:tag w:val="goog_rdk_3358"/>
      </w:sdtPr>
      <w:sdtContent>
        <w:p w:rsidR="00000000" w:rsidDel="00000000" w:rsidP="00000000" w:rsidRDefault="00000000" w:rsidRPr="00000000" w14:paraId="000002D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18015805"/>
              <w:tag w:val="goog_rdk_3355"/>
            </w:sdtPr>
            <w:sdtContent>
              <w:ins w:author="Rossi Rossi" w:id="102" w:date="2026-09-22T06:56:59Z">
                <w:sdt>
                  <w:sdtPr>
                    <w:id w:val="1443100409"/>
                    <w:tag w:val="goog_rdk_3356"/>
                  </w:sdtPr>
                  <w:sdtContent>
                    <w:del w:author="Nivesh" w:id="19" w:date="2026-09-25T10:03:37Z"/>
                  </w:sdtContent>
                </w:sdt>
              </w:ins>
              <w:sdt>
                <w:sdtPr>
                  <w:id w:val="493735498"/>
                  <w:tag w:val="goog_rdk_33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829865571"/>
        <w:tag w:val="goog_rdk_3362"/>
      </w:sdtPr>
      <w:sdtContent>
        <w:p w:rsidR="00000000" w:rsidDel="00000000" w:rsidP="00000000" w:rsidRDefault="00000000" w:rsidRPr="00000000" w14:paraId="000002D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8526875"/>
              <w:tag w:val="goog_rdk_3359"/>
            </w:sdtPr>
            <w:sdtContent>
              <w:ins w:author="Rossi Rossi" w:id="102" w:date="2026-09-22T06:56:59Z">
                <w:sdt>
                  <w:sdtPr>
                    <w:id w:val="-1800799138"/>
                    <w:tag w:val="goog_rdk_3360"/>
                  </w:sdtPr>
                  <w:sdtContent>
                    <w:del w:author="Nivesh" w:id="19" w:date="2026-09-25T10:03:37Z"/>
                  </w:sdtContent>
                </w:sdt>
              </w:ins>
              <w:sdt>
                <w:sdtPr>
                  <w:id w:val="-2028299021"/>
                  <w:tag w:val="goog_rdk_33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print(interaction.output_text)</w:delText>
                      </w:r>
                    </w:del>
                  </w:ins>
                </w:sdtContent>
              </w:sdt>
              <w:ins w:author="Rossi Rossi" w:id="102" w:date="2026-09-22T06:56:59Z">
                <w:del w:author="Nivesh" w:id="19" w:date="2026-09-25T10:03:37Z"/>
              </w:ins>
            </w:sdtContent>
          </w:sdt>
        </w:p>
      </w:sdtContent>
    </w:sdt>
    <w:sdt>
      <w:sdtPr>
        <w:id w:val="-1554956203"/>
        <w:tag w:val="goog_rdk_3366"/>
      </w:sdtPr>
      <w:sdtContent>
        <w:p w:rsidR="00000000" w:rsidDel="00000000" w:rsidP="00000000" w:rsidRDefault="00000000" w:rsidRPr="00000000" w14:paraId="000002D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46001645"/>
              <w:tag w:val="goog_rdk_3363"/>
            </w:sdtPr>
            <w:sdtContent>
              <w:ins w:author="Rossi Rossi" w:id="102" w:date="2026-09-22T06:56:59Z">
                <w:sdt>
                  <w:sdtPr>
                    <w:id w:val="-1661089862"/>
                    <w:tag w:val="goog_rdk_3364"/>
                  </w:sdtPr>
                  <w:sdtContent>
                    <w:del w:author="Nivesh" w:id="19" w:date="2026-09-25T10:03:37Z"/>
                  </w:sdtContent>
                </w:sdt>
              </w:ins>
              <w:sdt>
                <w:sdtPr>
                  <w:id w:val="695761400"/>
                  <w:tag w:val="goog_rdk_33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25914636"/>
        <w:tag w:val="goog_rdk_3370"/>
      </w:sdtPr>
      <w:sdtContent>
        <w:p w:rsidR="00000000" w:rsidDel="00000000" w:rsidP="00000000" w:rsidRDefault="00000000" w:rsidRPr="00000000" w14:paraId="000002D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8486782"/>
              <w:tag w:val="goog_rdk_3367"/>
            </w:sdtPr>
            <w:sdtContent>
              <w:ins w:author="Rossi Rossi" w:id="102" w:date="2026-09-22T06:56:59Z">
                <w:sdt>
                  <w:sdtPr>
                    <w:id w:val="-1721087145"/>
                    <w:tag w:val="goog_rdk_3368"/>
                  </w:sdtPr>
                  <w:sdtContent>
                    <w:del w:author="Nivesh" w:id="19" w:date="2026-09-25T10:03:37Z"/>
                  </w:sdtContent>
                </w:sdt>
              </w:ins>
              <w:sdt>
                <w:sdtPr>
                  <w:id w:val="1252573880"/>
                  <w:tag w:val="goog_rdk_33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JavaScript</w:delText>
                      </w:r>
                    </w:del>
                  </w:ins>
                </w:sdtContent>
              </w:sdt>
              <w:ins w:author="Rossi Rossi" w:id="102" w:date="2026-09-22T06:56:59Z">
                <w:del w:author="Nivesh" w:id="19" w:date="2026-09-25T10:03:37Z"/>
              </w:ins>
            </w:sdtContent>
          </w:sdt>
        </w:p>
      </w:sdtContent>
    </w:sdt>
    <w:sdt>
      <w:sdtPr>
        <w:id w:val="1965762462"/>
        <w:tag w:val="goog_rdk_3374"/>
      </w:sdtPr>
      <w:sdtContent>
        <w:p w:rsidR="00000000" w:rsidDel="00000000" w:rsidP="00000000" w:rsidRDefault="00000000" w:rsidRPr="00000000" w14:paraId="000002D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82405328"/>
              <w:tag w:val="goog_rdk_3371"/>
            </w:sdtPr>
            <w:sdtContent>
              <w:ins w:author="Rossi Rossi" w:id="102" w:date="2026-09-22T06:56:59Z">
                <w:sdt>
                  <w:sdtPr>
                    <w:id w:val="-292218932"/>
                    <w:tag w:val="goog_rdk_3372"/>
                  </w:sdtPr>
                  <w:sdtContent>
                    <w:del w:author="Nivesh" w:id="19" w:date="2026-09-25T10:03:37Z"/>
                  </w:sdtContent>
                </w:sdt>
              </w:ins>
              <w:sdt>
                <w:sdtPr>
                  <w:id w:val="707899113"/>
                  <w:tag w:val="goog_rdk_33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30476168"/>
        <w:tag w:val="goog_rdk_3378"/>
      </w:sdtPr>
      <w:sdtContent>
        <w:p w:rsidR="00000000" w:rsidDel="00000000" w:rsidP="00000000" w:rsidRDefault="00000000" w:rsidRPr="00000000" w14:paraId="000002E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7419745"/>
              <w:tag w:val="goog_rdk_3375"/>
            </w:sdtPr>
            <w:sdtContent>
              <w:ins w:author="Rossi Rossi" w:id="102" w:date="2026-09-22T06:56:59Z">
                <w:sdt>
                  <w:sdtPr>
                    <w:id w:val="-1771376595"/>
                    <w:tag w:val="goog_rdk_3376"/>
                  </w:sdtPr>
                  <w:sdtContent>
                    <w:del w:author="Nivesh" w:id="19" w:date="2026-09-25T10:03:37Z"/>
                  </w:sdtContent>
                </w:sdt>
              </w:ins>
              <w:sdt>
                <w:sdtPr>
                  <w:id w:val="-779814650"/>
                  <w:tag w:val="goog_rdk_33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02" w:date="2026-09-22T06:56:59Z">
                <w:del w:author="Nivesh" w:id="19" w:date="2026-09-25T10:03:37Z"/>
              </w:ins>
            </w:sdtContent>
          </w:sdt>
        </w:p>
      </w:sdtContent>
    </w:sdt>
    <w:sdt>
      <w:sdtPr>
        <w:id w:val="429000872"/>
        <w:tag w:val="goog_rdk_3382"/>
      </w:sdtPr>
      <w:sdtContent>
        <w:p w:rsidR="00000000" w:rsidDel="00000000" w:rsidP="00000000" w:rsidRDefault="00000000" w:rsidRPr="00000000" w14:paraId="000002E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06705327"/>
              <w:tag w:val="goog_rdk_3379"/>
            </w:sdtPr>
            <w:sdtContent>
              <w:ins w:author="Rossi Rossi" w:id="102" w:date="2026-09-22T06:56:59Z">
                <w:sdt>
                  <w:sdtPr>
                    <w:id w:val="-1113635371"/>
                    <w:tag w:val="goog_rdk_3380"/>
                  </w:sdtPr>
                  <w:sdtContent>
                    <w:del w:author="Nivesh" w:id="19" w:date="2026-09-25T10:03:37Z"/>
                  </w:sdtContent>
                </w:sdt>
              </w:ins>
              <w:sdt>
                <w:sdtPr>
                  <w:id w:val="-1701113673"/>
                  <w:tag w:val="goog_rdk_338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09526253"/>
        <w:tag w:val="goog_rdk_3386"/>
      </w:sdtPr>
      <w:sdtContent>
        <w:p w:rsidR="00000000" w:rsidDel="00000000" w:rsidP="00000000" w:rsidRDefault="00000000" w:rsidRPr="00000000" w14:paraId="000002E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29822439"/>
              <w:tag w:val="goog_rdk_3383"/>
            </w:sdtPr>
            <w:sdtContent>
              <w:ins w:author="Rossi Rossi" w:id="102" w:date="2026-09-22T06:56:59Z">
                <w:sdt>
                  <w:sdtPr>
                    <w:id w:val="-1720871493"/>
                    <w:tag w:val="goog_rdk_3384"/>
                  </w:sdtPr>
                  <w:sdtContent>
                    <w:del w:author="Nivesh" w:id="19" w:date="2026-09-25T10:03:37Z"/>
                  </w:sdtContent>
                </w:sdt>
              </w:ins>
              <w:sdt>
                <w:sdtPr>
                  <w:id w:val="-731894446"/>
                  <w:tag w:val="goog_rdk_33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02" w:date="2026-09-22T06:56:59Z">
                <w:del w:author="Nivesh" w:id="19" w:date="2026-09-25T10:03:37Z"/>
              </w:ins>
            </w:sdtContent>
          </w:sdt>
        </w:p>
      </w:sdtContent>
    </w:sdt>
    <w:sdt>
      <w:sdtPr>
        <w:id w:val="75357050"/>
        <w:tag w:val="goog_rdk_3390"/>
      </w:sdtPr>
      <w:sdtContent>
        <w:p w:rsidR="00000000" w:rsidDel="00000000" w:rsidP="00000000" w:rsidRDefault="00000000" w:rsidRPr="00000000" w14:paraId="000002E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79367239"/>
              <w:tag w:val="goog_rdk_3387"/>
            </w:sdtPr>
            <w:sdtContent>
              <w:ins w:author="Rossi Rossi" w:id="102" w:date="2026-09-22T06:56:59Z">
                <w:sdt>
                  <w:sdtPr>
                    <w:id w:val="-822419104"/>
                    <w:tag w:val="goog_rdk_3388"/>
                  </w:sdtPr>
                  <w:sdtContent>
                    <w:del w:author="Nivesh" w:id="19" w:date="2026-09-25T10:03:37Z"/>
                  </w:sdtContent>
                </w:sdt>
              </w:ins>
              <w:sdt>
                <w:sdtPr>
                  <w:id w:val="1525801491"/>
                  <w:tag w:val="goog_rdk_338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66461597"/>
        <w:tag w:val="goog_rdk_3394"/>
      </w:sdtPr>
      <w:sdtContent>
        <w:p w:rsidR="00000000" w:rsidDel="00000000" w:rsidP="00000000" w:rsidRDefault="00000000" w:rsidRPr="00000000" w14:paraId="000002E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60749077"/>
              <w:tag w:val="goog_rdk_3391"/>
            </w:sdtPr>
            <w:sdtContent>
              <w:ins w:author="Rossi Rossi" w:id="102" w:date="2026-09-22T06:56:59Z">
                <w:sdt>
                  <w:sdtPr>
                    <w:id w:val="941671066"/>
                    <w:tag w:val="goog_rdk_3392"/>
                  </w:sdtPr>
                  <w:sdtContent>
                    <w:del w:author="Nivesh" w:id="19" w:date="2026-09-25T10:03:37Z"/>
                  </w:sdtContent>
                </w:sdt>
              </w:ins>
              <w:sdt>
                <w:sdtPr>
                  <w:id w:val="405343329"/>
                  <w:tag w:val="goog_rdk_33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async function main() {</w:delText>
                      </w:r>
                    </w:del>
                  </w:ins>
                </w:sdtContent>
              </w:sdt>
              <w:ins w:author="Rossi Rossi" w:id="102" w:date="2026-09-22T06:56:59Z">
                <w:del w:author="Nivesh" w:id="19" w:date="2026-09-25T10:03:37Z"/>
              </w:ins>
            </w:sdtContent>
          </w:sdt>
        </w:p>
      </w:sdtContent>
    </w:sdt>
    <w:sdt>
      <w:sdtPr>
        <w:id w:val="983102432"/>
        <w:tag w:val="goog_rdk_3398"/>
      </w:sdtPr>
      <w:sdtContent>
        <w:p w:rsidR="00000000" w:rsidDel="00000000" w:rsidP="00000000" w:rsidRDefault="00000000" w:rsidRPr="00000000" w14:paraId="000002E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254634"/>
              <w:tag w:val="goog_rdk_3395"/>
            </w:sdtPr>
            <w:sdtContent>
              <w:ins w:author="Rossi Rossi" w:id="102" w:date="2026-09-22T06:56:59Z">
                <w:sdt>
                  <w:sdtPr>
                    <w:id w:val="-604843005"/>
                    <w:tag w:val="goog_rdk_3396"/>
                  </w:sdtPr>
                  <w:sdtContent>
                    <w:del w:author="Nivesh" w:id="19" w:date="2026-09-25T10:03:37Z"/>
                  </w:sdtContent>
                </w:sdt>
              </w:ins>
              <w:sdt>
                <w:sdtPr>
                  <w:id w:val="-85641023"/>
                  <w:tag w:val="goog_rdk_33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02" w:date="2026-09-22T06:56:59Z">
                <w:del w:author="Nivesh" w:id="19" w:date="2026-09-25T10:03:37Z"/>
              </w:ins>
            </w:sdtContent>
          </w:sdt>
        </w:p>
      </w:sdtContent>
    </w:sdt>
    <w:sdt>
      <w:sdtPr>
        <w:id w:val="-1317029922"/>
        <w:tag w:val="goog_rdk_3402"/>
      </w:sdtPr>
      <w:sdtContent>
        <w:p w:rsidR="00000000" w:rsidDel="00000000" w:rsidP="00000000" w:rsidRDefault="00000000" w:rsidRPr="00000000" w14:paraId="000002E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58729638"/>
              <w:tag w:val="goog_rdk_3399"/>
            </w:sdtPr>
            <w:sdtContent>
              <w:ins w:author="Rossi Rossi" w:id="102" w:date="2026-09-22T06:56:59Z">
                <w:sdt>
                  <w:sdtPr>
                    <w:id w:val="-651007563"/>
                    <w:tag w:val="goog_rdk_3400"/>
                  </w:sdtPr>
                  <w:sdtContent>
                    <w:del w:author="Nivesh" w:id="19" w:date="2026-09-25T10:03:37Z"/>
                  </w:sdtContent>
                </w:sdt>
              </w:ins>
              <w:sdt>
                <w:sdtPr>
                  <w:id w:val="-263987897"/>
                  <w:tag w:val="goog_rdk_34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1976363458"/>
        <w:tag w:val="goog_rdk_3406"/>
      </w:sdtPr>
      <w:sdtContent>
        <w:p w:rsidR="00000000" w:rsidDel="00000000" w:rsidP="00000000" w:rsidRDefault="00000000" w:rsidRPr="00000000" w14:paraId="000002E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03035281"/>
              <w:tag w:val="goog_rdk_3403"/>
            </w:sdtPr>
            <w:sdtContent>
              <w:ins w:author="Rossi Rossi" w:id="102" w:date="2026-09-22T06:56:59Z">
                <w:sdt>
                  <w:sdtPr>
                    <w:id w:val="123984078"/>
                    <w:tag w:val="goog_rdk_3404"/>
                  </w:sdtPr>
                  <w:sdtContent>
                    <w:del w:author="Nivesh" w:id="19" w:date="2026-09-25T10:03:37Z"/>
                  </w:sdtContent>
                </w:sdt>
              </w:ins>
              <w:sdt>
                <w:sdtPr>
                  <w:id w:val="211746994"/>
                  <w:tag w:val="goog_rdk_34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1464839716"/>
        <w:tag w:val="goog_rdk_3410"/>
      </w:sdtPr>
      <w:sdtContent>
        <w:p w:rsidR="00000000" w:rsidDel="00000000" w:rsidP="00000000" w:rsidRDefault="00000000" w:rsidRPr="00000000" w14:paraId="000002E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69521172"/>
              <w:tag w:val="goog_rdk_3407"/>
            </w:sdtPr>
            <w:sdtContent>
              <w:ins w:author="Rossi Rossi" w:id="102" w:date="2026-09-22T06:56:59Z">
                <w:sdt>
                  <w:sdtPr>
                    <w:id w:val="-1248606186"/>
                    <w:tag w:val="goog_rdk_3408"/>
                  </w:sdtPr>
                  <w:sdtContent>
                    <w:del w:author="Nivesh" w:id="19" w:date="2026-09-25T10:03:37Z"/>
                  </w:sdtContent>
                </w:sdt>
              </w:ins>
              <w:sdt>
                <w:sdtPr>
                  <w:id w:val="974925214"/>
                  <w:tag w:val="goog_rdk_34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141256214"/>
        <w:tag w:val="goog_rdk_3414"/>
      </w:sdtPr>
      <w:sdtContent>
        <w:p w:rsidR="00000000" w:rsidDel="00000000" w:rsidP="00000000" w:rsidRDefault="00000000" w:rsidRPr="00000000" w14:paraId="000002E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26062367"/>
              <w:tag w:val="goog_rdk_3411"/>
            </w:sdtPr>
            <w:sdtContent>
              <w:ins w:author="Rossi Rossi" w:id="102" w:date="2026-09-22T06:56:59Z">
                <w:sdt>
                  <w:sdtPr>
                    <w:id w:val="626148236"/>
                    <w:tag w:val="goog_rdk_3412"/>
                  </w:sdtPr>
                  <w:sdtContent>
                    <w:del w:author="Nivesh" w:id="19" w:date="2026-09-25T10:03:37Z"/>
                  </w:sdtContent>
                </w:sdt>
              </w:ins>
              <w:sdt>
                <w:sdtPr>
                  <w:id w:val="721276728"/>
                  <w:tag w:val="goog_rdk_34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02" w:date="2026-09-22T06:56:59Z">
                <w:del w:author="Nivesh" w:id="19" w:date="2026-09-25T10:03:37Z"/>
              </w:ins>
            </w:sdtContent>
          </w:sdt>
        </w:p>
      </w:sdtContent>
    </w:sdt>
    <w:sdt>
      <w:sdtPr>
        <w:id w:val="1068820748"/>
        <w:tag w:val="goog_rdk_3418"/>
      </w:sdtPr>
      <w:sdtContent>
        <w:p w:rsidR="00000000" w:rsidDel="00000000" w:rsidP="00000000" w:rsidRDefault="00000000" w:rsidRPr="00000000" w14:paraId="000002E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43129837"/>
              <w:tag w:val="goog_rdk_3415"/>
            </w:sdtPr>
            <w:sdtContent>
              <w:ins w:author="Rossi Rossi" w:id="102" w:date="2026-09-22T06:56:59Z">
                <w:sdt>
                  <w:sdtPr>
                    <w:id w:val="-499346035"/>
                    <w:tag w:val="goog_rdk_3416"/>
                  </w:sdtPr>
                  <w:sdtContent>
                    <w:del w:author="Nivesh" w:id="19" w:date="2026-09-25T10:03:37Z"/>
                  </w:sdtContent>
                </w:sdt>
              </w:ins>
              <w:sdt>
                <w:sdtPr>
                  <w:id w:val="-837923769"/>
                  <w:tag w:val="goog_rdk_34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695878739"/>
        <w:tag w:val="goog_rdk_3422"/>
      </w:sdtPr>
      <w:sdtContent>
        <w:p w:rsidR="00000000" w:rsidDel="00000000" w:rsidP="00000000" w:rsidRDefault="00000000" w:rsidRPr="00000000" w14:paraId="000002E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54608695"/>
              <w:tag w:val="goog_rdk_3419"/>
            </w:sdtPr>
            <w:sdtContent>
              <w:ins w:author="Rossi Rossi" w:id="102" w:date="2026-09-22T06:56:59Z">
                <w:sdt>
                  <w:sdtPr>
                    <w:id w:val="-1814161387"/>
                    <w:tag w:val="goog_rdk_3420"/>
                  </w:sdtPr>
                  <w:sdtContent>
                    <w:del w:author="Nivesh" w:id="19" w:date="2026-09-25T10:03:37Z"/>
                  </w:sdtContent>
                </w:sdt>
              </w:ins>
              <w:sdt>
                <w:sdtPr>
                  <w:id w:val="1318946731"/>
                  <w:tag w:val="goog_rdk_34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82069303"/>
        <w:tag w:val="goog_rdk_3426"/>
      </w:sdtPr>
      <w:sdtContent>
        <w:p w:rsidR="00000000" w:rsidDel="00000000" w:rsidP="00000000" w:rsidRDefault="00000000" w:rsidRPr="00000000" w14:paraId="000002E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69601161"/>
              <w:tag w:val="goog_rdk_3423"/>
            </w:sdtPr>
            <w:sdtContent>
              <w:ins w:author="Rossi Rossi" w:id="102" w:date="2026-09-22T06:56:59Z">
                <w:sdt>
                  <w:sdtPr>
                    <w:id w:val="1308328993"/>
                    <w:tag w:val="goog_rdk_3424"/>
                  </w:sdtPr>
                  <w:sdtContent>
                    <w:del w:author="Nivesh" w:id="19" w:date="2026-09-25T10:03:37Z"/>
                  </w:sdtContent>
                </w:sdt>
              </w:ins>
              <w:sdt>
                <w:sdtPr>
                  <w:id w:val="-1897491012"/>
                  <w:tag w:val="goog_rdk_34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main();</w:delText>
                      </w:r>
                    </w:del>
                  </w:ins>
                </w:sdtContent>
              </w:sdt>
              <w:ins w:author="Rossi Rossi" w:id="102" w:date="2026-09-22T06:56:59Z">
                <w:del w:author="Nivesh" w:id="19" w:date="2026-09-25T10:03:37Z"/>
              </w:ins>
            </w:sdtContent>
          </w:sdt>
        </w:p>
      </w:sdtContent>
    </w:sdt>
    <w:sdt>
      <w:sdtPr>
        <w:id w:val="2024971575"/>
        <w:tag w:val="goog_rdk_3430"/>
      </w:sdtPr>
      <w:sdtContent>
        <w:p w:rsidR="00000000" w:rsidDel="00000000" w:rsidP="00000000" w:rsidRDefault="00000000" w:rsidRPr="00000000" w14:paraId="000002E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9474912"/>
              <w:tag w:val="goog_rdk_3427"/>
            </w:sdtPr>
            <w:sdtContent>
              <w:ins w:author="Rossi Rossi" w:id="102" w:date="2026-09-22T06:56:59Z">
                <w:sdt>
                  <w:sdtPr>
                    <w:id w:val="465793503"/>
                    <w:tag w:val="goog_rdk_3428"/>
                  </w:sdtPr>
                  <w:sdtContent>
                    <w:del w:author="Nivesh" w:id="19" w:date="2026-09-25T10:03:37Z"/>
                  </w:sdtContent>
                </w:sdt>
              </w:ins>
              <w:sdt>
                <w:sdtPr>
                  <w:id w:val="-1232286255"/>
                  <w:tag w:val="goog_rdk_342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44596279"/>
        <w:tag w:val="goog_rdk_3434"/>
      </w:sdtPr>
      <w:sdtContent>
        <w:p w:rsidR="00000000" w:rsidDel="00000000" w:rsidP="00000000" w:rsidRDefault="00000000" w:rsidRPr="00000000" w14:paraId="000002E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8689793"/>
              <w:tag w:val="goog_rdk_3431"/>
            </w:sdtPr>
            <w:sdtContent>
              <w:ins w:author="Rossi Rossi" w:id="102" w:date="2026-09-22T06:56:59Z">
                <w:sdt>
                  <w:sdtPr>
                    <w:id w:val="-1306390877"/>
                    <w:tag w:val="goog_rdk_3432"/>
                  </w:sdtPr>
                  <w:sdtContent>
                    <w:del w:author="Nivesh" w:id="19" w:date="2026-09-25T10:03:37Z"/>
                  </w:sdtContent>
                </w:sdt>
              </w:ins>
              <w:sdt>
                <w:sdtPr>
                  <w:id w:val="-1502310993"/>
                  <w:tag w:val="goog_rdk_34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w:delText>
                      </w:r>
                    </w:del>
                  </w:ins>
                </w:sdtContent>
              </w:sdt>
              <w:ins w:author="Rossi Rossi" w:id="102" w:date="2026-09-22T06:56:59Z">
                <w:del w:author="Nivesh" w:id="19" w:date="2026-09-25T10:03:37Z"/>
              </w:ins>
            </w:sdtContent>
          </w:sdt>
        </w:p>
      </w:sdtContent>
    </w:sdt>
    <w:sdt>
      <w:sdtPr>
        <w:id w:val="971531637"/>
        <w:tag w:val="goog_rdk_3438"/>
      </w:sdtPr>
      <w:sdtContent>
        <w:p w:rsidR="00000000" w:rsidDel="00000000" w:rsidP="00000000" w:rsidRDefault="00000000" w:rsidRPr="00000000" w14:paraId="000002E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62312823"/>
              <w:tag w:val="goog_rdk_3435"/>
            </w:sdtPr>
            <w:sdtContent>
              <w:ins w:author="Rossi Rossi" w:id="102" w:date="2026-09-22T06:56:59Z">
                <w:sdt>
                  <w:sdtPr>
                    <w:id w:val="-36357287"/>
                    <w:tag w:val="goog_rdk_3436"/>
                  </w:sdtPr>
                  <w:sdtContent>
                    <w:del w:author="Nivesh" w:id="19" w:date="2026-09-25T10:03:37Z"/>
                  </w:sdtContent>
                </w:sdt>
              </w:ins>
              <w:sdt>
                <w:sdtPr>
                  <w:id w:val="181226017"/>
                  <w:tag w:val="goog_rdk_343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06684714"/>
        <w:tag w:val="goog_rdk_3442"/>
      </w:sdtPr>
      <w:sdtContent>
        <w:p w:rsidR="00000000" w:rsidDel="00000000" w:rsidP="00000000" w:rsidRDefault="00000000" w:rsidRPr="00000000" w14:paraId="000002F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3817885"/>
              <w:tag w:val="goog_rdk_3439"/>
            </w:sdtPr>
            <w:sdtContent>
              <w:ins w:author="Rossi Rossi" w:id="102" w:date="2026-09-22T06:56:59Z">
                <w:sdt>
                  <w:sdtPr>
                    <w:id w:val="1677574"/>
                    <w:tag w:val="goog_rdk_3440"/>
                  </w:sdtPr>
                  <w:sdtContent>
                    <w:del w:author="Nivesh" w:id="19" w:date="2026-09-25T10:03:37Z"/>
                  </w:sdtContent>
                </w:sdt>
              </w:ins>
              <w:sdt>
                <w:sdtPr>
                  <w:id w:val="451923360"/>
                  <w:tag w:val="goog_rdk_34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com.google.genai.Client;</w:delText>
                      </w:r>
                    </w:del>
                  </w:ins>
                </w:sdtContent>
              </w:sdt>
              <w:ins w:author="Rossi Rossi" w:id="102" w:date="2026-09-22T06:56:59Z">
                <w:del w:author="Nivesh" w:id="19" w:date="2026-09-25T10:03:37Z"/>
              </w:ins>
            </w:sdtContent>
          </w:sdt>
        </w:p>
      </w:sdtContent>
    </w:sdt>
    <w:sdt>
      <w:sdtPr>
        <w:id w:val="-664699026"/>
        <w:tag w:val="goog_rdk_3446"/>
      </w:sdtPr>
      <w:sdtContent>
        <w:p w:rsidR="00000000" w:rsidDel="00000000" w:rsidP="00000000" w:rsidRDefault="00000000" w:rsidRPr="00000000" w14:paraId="000002F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27806704"/>
              <w:tag w:val="goog_rdk_3443"/>
            </w:sdtPr>
            <w:sdtContent>
              <w:ins w:author="Rossi Rossi" w:id="102" w:date="2026-09-22T06:56:59Z">
                <w:sdt>
                  <w:sdtPr>
                    <w:id w:val="-98552203"/>
                    <w:tag w:val="goog_rdk_3444"/>
                  </w:sdtPr>
                  <w:sdtContent>
                    <w:del w:author="Nivesh" w:id="19" w:date="2026-09-25T10:03:37Z"/>
                  </w:sdtContent>
                </w:sdt>
              </w:ins>
              <w:sdt>
                <w:sdtPr>
                  <w:id w:val="2013052026"/>
                  <w:tag w:val="goog_rdk_34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02" w:date="2026-09-22T06:56:59Z">
                <w:del w:author="Nivesh" w:id="19" w:date="2026-09-25T10:03:37Z"/>
              </w:ins>
            </w:sdtContent>
          </w:sdt>
        </w:p>
      </w:sdtContent>
    </w:sdt>
    <w:sdt>
      <w:sdtPr>
        <w:id w:val="1658574590"/>
        <w:tag w:val="goog_rdk_3450"/>
      </w:sdtPr>
      <w:sdtContent>
        <w:p w:rsidR="00000000" w:rsidDel="00000000" w:rsidP="00000000" w:rsidRDefault="00000000" w:rsidRPr="00000000" w14:paraId="000002F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36465881"/>
              <w:tag w:val="goog_rdk_3447"/>
            </w:sdtPr>
            <w:sdtContent>
              <w:ins w:author="Rossi Rossi" w:id="102" w:date="2026-09-22T06:56:59Z">
                <w:sdt>
                  <w:sdtPr>
                    <w:id w:val="-651173677"/>
                    <w:tag w:val="goog_rdk_3448"/>
                  </w:sdtPr>
                  <w:sdtContent>
                    <w:del w:author="Nivesh" w:id="19" w:date="2026-09-25T10:03:37Z"/>
                  </w:sdtContent>
                </w:sdt>
              </w:ins>
              <w:sdt>
                <w:sdtPr>
                  <w:id w:val="-1104364188"/>
                  <w:tag w:val="goog_rdk_34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02" w:date="2026-09-22T06:56:59Z">
                <w:del w:author="Nivesh" w:id="19" w:date="2026-09-25T10:03:37Z"/>
              </w:ins>
            </w:sdtContent>
          </w:sdt>
        </w:p>
      </w:sdtContent>
    </w:sdt>
    <w:sdt>
      <w:sdtPr>
        <w:id w:val="2145883819"/>
        <w:tag w:val="goog_rdk_3454"/>
      </w:sdtPr>
      <w:sdtContent>
        <w:p w:rsidR="00000000" w:rsidDel="00000000" w:rsidP="00000000" w:rsidRDefault="00000000" w:rsidRPr="00000000" w14:paraId="000002F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22866106"/>
              <w:tag w:val="goog_rdk_3451"/>
            </w:sdtPr>
            <w:sdtContent>
              <w:ins w:author="Rossi Rossi" w:id="102" w:date="2026-09-22T06:56:59Z">
                <w:sdt>
                  <w:sdtPr>
                    <w:id w:val="-1130081711"/>
                    <w:tag w:val="goog_rdk_3452"/>
                  </w:sdtPr>
                  <w:sdtContent>
                    <w:del w:author="Nivesh" w:id="19" w:date="2026-09-25T10:03:37Z"/>
                  </w:sdtContent>
                </w:sdt>
              </w:ins>
              <w:sdt>
                <w:sdtPr>
                  <w:id w:val="1422188550"/>
                  <w:tag w:val="goog_rdk_34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02" w:date="2026-09-22T06:56:59Z">
                <w:del w:author="Nivesh" w:id="19" w:date="2026-09-25T10:03:37Z"/>
              </w:ins>
            </w:sdtContent>
          </w:sdt>
        </w:p>
      </w:sdtContent>
    </w:sdt>
    <w:sdt>
      <w:sdtPr>
        <w:id w:val="-993883262"/>
        <w:tag w:val="goog_rdk_3458"/>
      </w:sdtPr>
      <w:sdtContent>
        <w:p w:rsidR="00000000" w:rsidDel="00000000" w:rsidP="00000000" w:rsidRDefault="00000000" w:rsidRPr="00000000" w14:paraId="000002F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01834033"/>
              <w:tag w:val="goog_rdk_3455"/>
            </w:sdtPr>
            <w:sdtContent>
              <w:ins w:author="Rossi Rossi" w:id="102" w:date="2026-09-22T06:56:59Z">
                <w:sdt>
                  <w:sdtPr>
                    <w:id w:val="422099381"/>
                    <w:tag w:val="goog_rdk_3456"/>
                  </w:sdtPr>
                  <w:sdtContent>
                    <w:del w:author="Nivesh" w:id="19" w:date="2026-09-25T10:03:37Z"/>
                  </w:sdtContent>
                </w:sdt>
              </w:ins>
              <w:sdt>
                <w:sdtPr>
                  <w:id w:val="-2065751940"/>
                  <w:tag w:val="goog_rdk_34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com.google.genai.gaos.models.interactions.Model;</w:delText>
                      </w:r>
                    </w:del>
                  </w:ins>
                </w:sdtContent>
              </w:sdt>
              <w:ins w:author="Rossi Rossi" w:id="102" w:date="2026-09-22T06:56:59Z">
                <w:del w:author="Nivesh" w:id="19" w:date="2026-09-25T10:03:37Z"/>
              </w:ins>
            </w:sdtContent>
          </w:sdt>
        </w:p>
      </w:sdtContent>
    </w:sdt>
    <w:sdt>
      <w:sdtPr>
        <w:id w:val="261008992"/>
        <w:tag w:val="goog_rdk_3462"/>
      </w:sdtPr>
      <w:sdtContent>
        <w:p w:rsidR="00000000" w:rsidDel="00000000" w:rsidP="00000000" w:rsidRDefault="00000000" w:rsidRPr="00000000" w14:paraId="000002F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49511299"/>
              <w:tag w:val="goog_rdk_3459"/>
            </w:sdtPr>
            <w:sdtContent>
              <w:ins w:author="Rossi Rossi" w:id="102" w:date="2026-09-22T06:56:59Z">
                <w:sdt>
                  <w:sdtPr>
                    <w:id w:val="-1294838530"/>
                    <w:tag w:val="goog_rdk_3460"/>
                  </w:sdtPr>
                  <w:sdtContent>
                    <w:del w:author="Nivesh" w:id="19" w:date="2026-09-25T10:03:37Z"/>
                  </w:sdtContent>
                </w:sdt>
              </w:ins>
              <w:sdt>
                <w:sdtPr>
                  <w:id w:val="1794121607"/>
                  <w:tag w:val="goog_rdk_34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com.google.genai.gaos.models.operations.CreateInteractionRequestBody;</w:delText>
                      </w:r>
                    </w:del>
                  </w:ins>
                </w:sdtContent>
              </w:sdt>
              <w:ins w:author="Rossi Rossi" w:id="102" w:date="2026-09-22T06:56:59Z">
                <w:del w:author="Nivesh" w:id="19" w:date="2026-09-25T10:03:37Z"/>
              </w:ins>
            </w:sdtContent>
          </w:sdt>
        </w:p>
      </w:sdtContent>
    </w:sdt>
    <w:sdt>
      <w:sdtPr>
        <w:id w:val="122316650"/>
        <w:tag w:val="goog_rdk_3466"/>
      </w:sdtPr>
      <w:sdtContent>
        <w:p w:rsidR="00000000" w:rsidDel="00000000" w:rsidP="00000000" w:rsidRDefault="00000000" w:rsidRPr="00000000" w14:paraId="000002F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72609092"/>
              <w:tag w:val="goog_rdk_3463"/>
            </w:sdtPr>
            <w:sdtContent>
              <w:ins w:author="Rossi Rossi" w:id="102" w:date="2026-09-22T06:56:59Z">
                <w:sdt>
                  <w:sdtPr>
                    <w:id w:val="1868767293"/>
                    <w:tag w:val="goog_rdk_3464"/>
                  </w:sdtPr>
                  <w:sdtContent>
                    <w:del w:author="Nivesh" w:id="19" w:date="2026-09-25T10:03:37Z"/>
                  </w:sdtContent>
                </w:sdt>
              </w:ins>
              <w:sdt>
                <w:sdtPr>
                  <w:id w:val="-1721208618"/>
                  <w:tag w:val="goog_rdk_34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68789220"/>
        <w:tag w:val="goog_rdk_3470"/>
      </w:sdtPr>
      <w:sdtContent>
        <w:p w:rsidR="00000000" w:rsidDel="00000000" w:rsidP="00000000" w:rsidRDefault="00000000" w:rsidRPr="00000000" w14:paraId="000002F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15159420"/>
              <w:tag w:val="goog_rdk_3467"/>
            </w:sdtPr>
            <w:sdtContent>
              <w:ins w:author="Rossi Rossi" w:id="102" w:date="2026-09-22T06:56:59Z">
                <w:sdt>
                  <w:sdtPr>
                    <w:id w:val="-600059891"/>
                    <w:tag w:val="goog_rdk_3468"/>
                  </w:sdtPr>
                  <w:sdtContent>
                    <w:del w:author="Nivesh" w:id="19" w:date="2026-09-25T10:03:37Z"/>
                  </w:sdtContent>
                </w:sdt>
              </w:ins>
              <w:sdt>
                <w:sdtPr>
                  <w:id w:val="1061230389"/>
                  <w:tag w:val="goog_rdk_34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02" w:date="2026-09-22T06:56:59Z">
                <w:del w:author="Nivesh" w:id="19" w:date="2026-09-25T10:03:37Z"/>
              </w:ins>
            </w:sdtContent>
          </w:sdt>
        </w:p>
      </w:sdtContent>
    </w:sdt>
    <w:sdt>
      <w:sdtPr>
        <w:id w:val="-932577095"/>
        <w:tag w:val="goog_rdk_3474"/>
      </w:sdtPr>
      <w:sdtContent>
        <w:p w:rsidR="00000000" w:rsidDel="00000000" w:rsidP="00000000" w:rsidRDefault="00000000" w:rsidRPr="00000000" w14:paraId="000002F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6069335"/>
              <w:tag w:val="goog_rdk_3471"/>
            </w:sdtPr>
            <w:sdtContent>
              <w:ins w:author="Rossi Rossi" w:id="102" w:date="2026-09-22T06:56:59Z">
                <w:sdt>
                  <w:sdtPr>
                    <w:id w:val="1839175414"/>
                    <w:tag w:val="goog_rdk_3472"/>
                  </w:sdtPr>
                  <w:sdtContent>
                    <w:del w:author="Nivesh" w:id="19" w:date="2026-09-25T10:03:37Z"/>
                  </w:sdtContent>
                </w:sdt>
              </w:ins>
              <w:sdt>
                <w:sdtPr>
                  <w:id w:val="-84931930"/>
                  <w:tag w:val="goog_rdk_34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74422838"/>
        <w:tag w:val="goog_rdk_3478"/>
      </w:sdtPr>
      <w:sdtContent>
        <w:p w:rsidR="00000000" w:rsidDel="00000000" w:rsidP="00000000" w:rsidRDefault="00000000" w:rsidRPr="00000000" w14:paraId="000002F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10956528"/>
              <w:tag w:val="goog_rdk_3475"/>
            </w:sdtPr>
            <w:sdtContent>
              <w:ins w:author="Rossi Rossi" w:id="102" w:date="2026-09-22T06:56:59Z">
                <w:sdt>
                  <w:sdtPr>
                    <w:id w:val="-1339855971"/>
                    <w:tag w:val="goog_rdk_3476"/>
                  </w:sdtPr>
                  <w:sdtContent>
                    <w:del w:author="Nivesh" w:id="19" w:date="2026-09-25T10:03:37Z"/>
                  </w:sdtContent>
                </w:sdt>
              </w:ins>
              <w:sdt>
                <w:sdtPr>
                  <w:id w:val="-1402279676"/>
                  <w:tag w:val="goog_rdk_34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 params =</w:delText>
                      </w:r>
                    </w:del>
                  </w:ins>
                </w:sdtContent>
              </w:sdt>
              <w:ins w:author="Rossi Rossi" w:id="102" w:date="2026-09-22T06:56:59Z">
                <w:del w:author="Nivesh" w:id="19" w:date="2026-09-25T10:03:37Z"/>
              </w:ins>
            </w:sdtContent>
          </w:sdt>
        </w:p>
      </w:sdtContent>
    </w:sdt>
    <w:sdt>
      <w:sdtPr>
        <w:id w:val="-810811547"/>
        <w:tag w:val="goog_rdk_3482"/>
      </w:sdtPr>
      <w:sdtContent>
        <w:p w:rsidR="00000000" w:rsidDel="00000000" w:rsidP="00000000" w:rsidRDefault="00000000" w:rsidRPr="00000000" w14:paraId="000002F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35649695"/>
              <w:tag w:val="goog_rdk_3479"/>
            </w:sdtPr>
            <w:sdtContent>
              <w:ins w:author="Rossi Rossi" w:id="102" w:date="2026-09-22T06:56:59Z">
                <w:sdt>
                  <w:sdtPr>
                    <w:id w:val="1454757746"/>
                    <w:tag w:val="goog_rdk_3480"/>
                  </w:sdtPr>
                  <w:sdtContent>
                    <w:del w:author="Nivesh" w:id="19" w:date="2026-09-25T10:03:37Z"/>
                  </w:sdtContent>
                </w:sdt>
              </w:ins>
              <w:sdt>
                <w:sdtPr>
                  <w:id w:val="784541456"/>
                  <w:tag w:val="goog_rdk_34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CreateModelInteraction.builder()</w:delText>
                      </w:r>
                    </w:del>
                  </w:ins>
                </w:sdtContent>
              </w:sdt>
              <w:ins w:author="Rossi Rossi" w:id="102" w:date="2026-09-22T06:56:59Z">
                <w:del w:author="Nivesh" w:id="19" w:date="2026-09-25T10:03:37Z"/>
              </w:ins>
            </w:sdtContent>
          </w:sdt>
        </w:p>
      </w:sdtContent>
    </w:sdt>
    <w:sdt>
      <w:sdtPr>
        <w:id w:val="-1286670871"/>
        <w:tag w:val="goog_rdk_3486"/>
      </w:sdtPr>
      <w:sdtContent>
        <w:p w:rsidR="00000000" w:rsidDel="00000000" w:rsidP="00000000" w:rsidRDefault="00000000" w:rsidRPr="00000000" w14:paraId="000002F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66166114"/>
              <w:tag w:val="goog_rdk_3483"/>
            </w:sdtPr>
            <w:sdtContent>
              <w:ins w:author="Rossi Rossi" w:id="102" w:date="2026-09-22T06:56:59Z">
                <w:sdt>
                  <w:sdtPr>
                    <w:id w:val="-1327793419"/>
                    <w:tag w:val="goog_rdk_3484"/>
                  </w:sdtPr>
                  <w:sdtContent>
                    <w:del w:author="Nivesh" w:id="19" w:date="2026-09-25T10:03:37Z"/>
                  </w:sdtContent>
                </w:sdt>
              </w:ins>
              <w:sdt>
                <w:sdtPr>
                  <w:id w:val="-691510946"/>
                  <w:tag w:val="goog_rdk_34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.model(Model.of("gemini-3.8-flash"))</w:delText>
                      </w:r>
                    </w:del>
                  </w:ins>
                </w:sdtContent>
              </w:sdt>
              <w:ins w:author="Rossi Rossi" w:id="102" w:date="2026-09-22T06:56:59Z">
                <w:del w:author="Nivesh" w:id="19" w:date="2026-09-25T10:03:37Z"/>
              </w:ins>
            </w:sdtContent>
          </w:sdt>
        </w:p>
      </w:sdtContent>
    </w:sdt>
    <w:sdt>
      <w:sdtPr>
        <w:id w:val="-487420829"/>
        <w:tag w:val="goog_rdk_3490"/>
      </w:sdtPr>
      <w:sdtContent>
        <w:p w:rsidR="00000000" w:rsidDel="00000000" w:rsidP="00000000" w:rsidRDefault="00000000" w:rsidRPr="00000000" w14:paraId="000002F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71382678"/>
              <w:tag w:val="goog_rdk_3487"/>
            </w:sdtPr>
            <w:sdtContent>
              <w:ins w:author="Rossi Rossi" w:id="102" w:date="2026-09-22T06:56:59Z">
                <w:sdt>
                  <w:sdtPr>
                    <w:id w:val="1388826858"/>
                    <w:tag w:val="goog_rdk_3488"/>
                  </w:sdtPr>
                  <w:sdtContent>
                    <w:del w:author="Nivesh" w:id="19" w:date="2026-09-25T10:03:37Z"/>
                  </w:sdtContent>
                </w:sdt>
              </w:ins>
              <w:sdt>
                <w:sdtPr>
                  <w:id w:val="2000333062"/>
                  <w:tag w:val="goog_rdk_34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02" w:date="2026-09-22T06:56:59Z">
                <w:del w:author="Nivesh" w:id="19" w:date="2026-09-25T10:03:37Z"/>
              </w:ins>
            </w:sdtContent>
          </w:sdt>
        </w:p>
      </w:sdtContent>
    </w:sdt>
    <w:sdt>
      <w:sdtPr>
        <w:id w:val="-1067528539"/>
        <w:tag w:val="goog_rdk_3494"/>
      </w:sdtPr>
      <w:sdtContent>
        <w:p w:rsidR="00000000" w:rsidDel="00000000" w:rsidP="00000000" w:rsidRDefault="00000000" w:rsidRPr="00000000" w14:paraId="000002F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40587209"/>
              <w:tag w:val="goog_rdk_3491"/>
            </w:sdtPr>
            <w:sdtContent>
              <w:ins w:author="Rossi Rossi" w:id="102" w:date="2026-09-22T06:56:59Z">
                <w:sdt>
                  <w:sdtPr>
                    <w:id w:val="-1121917772"/>
                    <w:tag w:val="goog_rdk_3492"/>
                  </w:sdtPr>
                  <w:sdtContent>
                    <w:del w:author="Nivesh" w:id="19" w:date="2026-09-25T10:03:37Z"/>
                  </w:sdtContent>
                </w:sdt>
              </w:ins>
              <w:sdt>
                <w:sdtPr>
                  <w:id w:val="-407902118"/>
                  <w:tag w:val="goog_rdk_34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Rossi Rossi" w:id="102" w:date="2026-09-22T06:56:59Z">
                <w:del w:author="Nivesh" w:id="19" w:date="2026-09-25T10:03:37Z"/>
              </w:ins>
            </w:sdtContent>
          </w:sdt>
        </w:p>
      </w:sdtContent>
    </w:sdt>
    <w:sdt>
      <w:sdtPr>
        <w:id w:val="-1717563543"/>
        <w:tag w:val="goog_rdk_3498"/>
      </w:sdtPr>
      <w:sdtContent>
        <w:p w:rsidR="00000000" w:rsidDel="00000000" w:rsidP="00000000" w:rsidRDefault="00000000" w:rsidRPr="00000000" w14:paraId="000002F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4768034"/>
              <w:tag w:val="goog_rdk_3495"/>
            </w:sdtPr>
            <w:sdtContent>
              <w:ins w:author="Rossi Rossi" w:id="102" w:date="2026-09-22T06:56:59Z">
                <w:sdt>
                  <w:sdtPr>
                    <w:id w:val="-2118125398"/>
                    <w:tag w:val="goog_rdk_3496"/>
                  </w:sdtPr>
                  <w:sdtContent>
                    <w:del w:author="Nivesh" w:id="19" w:date="2026-09-25T10:03:37Z"/>
                  </w:sdtContent>
                </w:sdt>
              </w:ins>
              <w:sdt>
                <w:sdtPr>
                  <w:id w:val="681883612"/>
                  <w:tag w:val="goog_rdk_34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01540237"/>
        <w:tag w:val="goog_rdk_3502"/>
      </w:sdtPr>
      <w:sdtContent>
        <w:p w:rsidR="00000000" w:rsidDel="00000000" w:rsidP="00000000" w:rsidRDefault="00000000" w:rsidRPr="00000000" w14:paraId="000002F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94265"/>
              <w:tag w:val="goog_rdk_3499"/>
            </w:sdtPr>
            <w:sdtContent>
              <w:ins w:author="Rossi Rossi" w:id="102" w:date="2026-09-22T06:56:59Z">
                <w:sdt>
                  <w:sdtPr>
                    <w:id w:val="-1629463591"/>
                    <w:tag w:val="goog_rdk_3500"/>
                  </w:sdtPr>
                  <w:sdtContent>
                    <w:del w:author="Nivesh" w:id="19" w:date="2026-09-25T10:03:37Z"/>
                  </w:sdtContent>
                </w:sdt>
              </w:ins>
              <w:sdt>
                <w:sdtPr>
                  <w:id w:val="545408728"/>
                  <w:tag w:val="goog_rdk_35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w:delText>
                      </w:r>
                    </w:del>
                  </w:ins>
                </w:sdtContent>
              </w:sdt>
              <w:ins w:author="Rossi Rossi" w:id="102" w:date="2026-09-22T06:56:59Z">
                <w:del w:author="Nivesh" w:id="19" w:date="2026-09-25T10:03:37Z"/>
              </w:ins>
            </w:sdtContent>
          </w:sdt>
        </w:p>
      </w:sdtContent>
    </w:sdt>
    <w:sdt>
      <w:sdtPr>
        <w:id w:val="636698708"/>
        <w:tag w:val="goog_rdk_3506"/>
      </w:sdtPr>
      <w:sdtContent>
        <w:p w:rsidR="00000000" w:rsidDel="00000000" w:rsidP="00000000" w:rsidRDefault="00000000" w:rsidRPr="00000000" w14:paraId="0000030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56846186"/>
              <w:tag w:val="goog_rdk_3503"/>
            </w:sdtPr>
            <w:sdtContent>
              <w:ins w:author="Rossi Rossi" w:id="102" w:date="2026-09-22T06:56:59Z">
                <w:sdt>
                  <w:sdtPr>
                    <w:id w:val="-1339496387"/>
                    <w:tag w:val="goog_rdk_3504"/>
                  </w:sdtPr>
                  <w:sdtContent>
                    <w:del w:author="Nivesh" w:id="19" w:date="2026-09-25T10:03:37Z"/>
                  </w:sdtContent>
                </w:sdt>
              </w:ins>
              <w:sdt>
                <w:sdtPr>
                  <w:id w:val="300952309"/>
                  <w:tag w:val="goog_rdk_35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02" w:date="2026-09-22T06:56:59Z">
                <w:del w:author="Nivesh" w:id="19" w:date="2026-09-25T10:03:37Z"/>
              </w:ins>
            </w:sdtContent>
          </w:sdt>
        </w:p>
      </w:sdtContent>
    </w:sdt>
    <w:sdt>
      <w:sdtPr>
        <w:id w:val="290848439"/>
        <w:tag w:val="goog_rdk_3510"/>
      </w:sdtPr>
      <w:sdtContent>
        <w:p w:rsidR="00000000" w:rsidDel="00000000" w:rsidP="00000000" w:rsidRDefault="00000000" w:rsidRPr="00000000" w14:paraId="0000030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34426408"/>
              <w:tag w:val="goog_rdk_3507"/>
            </w:sdtPr>
            <w:sdtContent>
              <w:ins w:author="Rossi Rossi" w:id="102" w:date="2026-09-22T06:56:59Z">
                <w:sdt>
                  <w:sdtPr>
                    <w:id w:val="-1105992441"/>
                    <w:tag w:val="goog_rdk_3508"/>
                  </w:sdtPr>
                  <w:sdtContent>
                    <w:del w:author="Nivesh" w:id="19" w:date="2026-09-25T10:03:37Z"/>
                  </w:sdtContent>
                </w:sdt>
              </w:ins>
              <w:sdt>
                <w:sdtPr>
                  <w:id w:val="-1361954431"/>
                  <w:tag w:val="goog_rdk_35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0212702"/>
        <w:tag w:val="goog_rdk_3514"/>
      </w:sdtPr>
      <w:sdtContent>
        <w:p w:rsidR="00000000" w:rsidDel="00000000" w:rsidP="00000000" w:rsidRDefault="00000000" w:rsidRPr="00000000" w14:paraId="0000030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47945471"/>
              <w:tag w:val="goog_rdk_3511"/>
            </w:sdtPr>
            <w:sdtContent>
              <w:ins w:author="Rossi Rossi" w:id="102" w:date="2026-09-22T06:56:59Z">
                <w:sdt>
                  <w:sdtPr>
                    <w:id w:val="900484440"/>
                    <w:tag w:val="goog_rdk_3512"/>
                  </w:sdtPr>
                  <w:sdtContent>
                    <w:del w:author="Nivesh" w:id="19" w:date="2026-09-25T10:03:37Z"/>
                  </w:sdtContent>
                </w:sdt>
              </w:ins>
              <w:sdt>
                <w:sdtPr>
                  <w:id w:val="-2078817122"/>
                  <w:tag w:val="goog_rdk_35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02" w:date="2026-09-22T06:56:59Z">
                <w:del w:author="Nivesh" w:id="19" w:date="2026-09-25T10:03:37Z"/>
              </w:ins>
            </w:sdtContent>
          </w:sdt>
        </w:p>
      </w:sdtContent>
    </w:sdt>
    <w:sdt>
      <w:sdtPr>
        <w:id w:val="1794053984"/>
        <w:tag w:val="goog_rdk_3518"/>
      </w:sdtPr>
      <w:sdtContent>
        <w:p w:rsidR="00000000" w:rsidDel="00000000" w:rsidP="00000000" w:rsidRDefault="00000000" w:rsidRPr="00000000" w14:paraId="0000030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7863952"/>
              <w:tag w:val="goog_rdk_3515"/>
            </w:sdtPr>
            <w:sdtContent>
              <w:ins w:author="Rossi Rossi" w:id="102" w:date="2026-09-22T06:56:59Z">
                <w:sdt>
                  <w:sdtPr>
                    <w:id w:val="1034334196"/>
                    <w:tag w:val="goog_rdk_3516"/>
                  </w:sdtPr>
                  <w:sdtContent>
                    <w:del w:author="Nivesh" w:id="19" w:date="2026-09-25T10:03:37Z"/>
                  </w:sdtContent>
                </w:sdt>
              </w:ins>
              <w:sdt>
                <w:sdtPr>
                  <w:id w:val="1011012781"/>
                  <w:tag w:val="goog_rdk_35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15151303"/>
        <w:tag w:val="goog_rdk_3522"/>
      </w:sdtPr>
      <w:sdtContent>
        <w:p w:rsidR="00000000" w:rsidDel="00000000" w:rsidP="00000000" w:rsidRDefault="00000000" w:rsidRPr="00000000" w14:paraId="0000030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3696726"/>
              <w:tag w:val="goog_rdk_3519"/>
            </w:sdtPr>
            <w:sdtContent>
              <w:ins w:author="Rossi Rossi" w:id="102" w:date="2026-09-22T06:56:59Z">
                <w:sdt>
                  <w:sdtPr>
                    <w:id w:val="-1077466355"/>
                    <w:tag w:val="goog_rdk_3520"/>
                  </w:sdtPr>
                  <w:sdtContent>
                    <w:del w:author="Nivesh" w:id="19" w:date="2026-09-25T10:03:37Z"/>
                  </w:sdtContent>
                </w:sdt>
              </w:ins>
              <w:sdt>
                <w:sdtPr>
                  <w:id w:val="1351302998"/>
                  <w:tag w:val="goog_rdk_35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RESTTo use the Gemini API, you must authenticate your requests. You can</w:delText>
                      </w:r>
                    </w:del>
                  </w:ins>
                </w:sdtContent>
              </w:sdt>
              <w:ins w:author="Rossi Rossi" w:id="102" w:date="2026-09-22T06:56:59Z">
                <w:del w:author="Nivesh" w:id="19" w:date="2026-09-25T10:03:37Z"/>
              </w:ins>
            </w:sdtContent>
          </w:sdt>
        </w:p>
      </w:sdtContent>
    </w:sdt>
    <w:sdt>
      <w:sdtPr>
        <w:id w:val="1217648785"/>
        <w:tag w:val="goog_rdk_3526"/>
      </w:sdtPr>
      <w:sdtContent>
        <w:p w:rsidR="00000000" w:rsidDel="00000000" w:rsidP="00000000" w:rsidRDefault="00000000" w:rsidRPr="00000000" w14:paraId="0000030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43389633"/>
              <w:tag w:val="goog_rdk_3523"/>
            </w:sdtPr>
            <w:sdtContent>
              <w:ins w:author="Rossi Rossi" w:id="102" w:date="2026-09-22T06:56:59Z">
                <w:sdt>
                  <w:sdtPr>
                    <w:id w:val="529349897"/>
                    <w:tag w:val="goog_rdk_3524"/>
                  </w:sdtPr>
                  <w:sdtContent>
                    <w:del w:author="Nivesh" w:id="19" w:date="2026-09-25T10:03:37Z"/>
                  </w:sdtContent>
                </w:sdt>
              </w:ins>
              <w:sdt>
                <w:sdtPr>
                  <w:id w:val="2113582775"/>
                  <w:tag w:val="goog_rdk_35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authenticate using a standard or authorization API key.</w:delText>
                      </w:r>
                    </w:del>
                  </w:ins>
                </w:sdtContent>
              </w:sdt>
              <w:ins w:author="Rossi Rossi" w:id="102" w:date="2026-09-22T06:56:59Z">
                <w:del w:author="Nivesh" w:id="19" w:date="2026-09-25T10:03:37Z"/>
              </w:ins>
            </w:sdtContent>
          </w:sdt>
        </w:p>
      </w:sdtContent>
    </w:sdt>
    <w:sdt>
      <w:sdtPr>
        <w:id w:val="730645145"/>
        <w:tag w:val="goog_rdk_3530"/>
      </w:sdtPr>
      <w:sdtContent>
        <w:p w:rsidR="00000000" w:rsidDel="00000000" w:rsidP="00000000" w:rsidRDefault="00000000" w:rsidRPr="00000000" w14:paraId="0000030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3397366"/>
              <w:tag w:val="goog_rdk_3527"/>
            </w:sdtPr>
            <w:sdtContent>
              <w:ins w:author="Rossi Rossi" w:id="102" w:date="2026-09-22T06:56:59Z">
                <w:sdt>
                  <w:sdtPr>
                    <w:id w:val="2122409549"/>
                    <w:tag w:val="goog_rdk_3528"/>
                  </w:sdtPr>
                  <w:sdtContent>
                    <w:del w:author="Nivesh" w:id="19" w:date="2026-09-25T10:03:37Z"/>
                  </w:sdtContent>
                </w:sdt>
              </w:ins>
              <w:sdt>
                <w:sdtPr>
                  <w:id w:val="471082929"/>
                  <w:tag w:val="goog_rdk_352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44500404"/>
        <w:tag w:val="goog_rdk_3534"/>
      </w:sdtPr>
      <w:sdtContent>
        <w:p w:rsidR="00000000" w:rsidDel="00000000" w:rsidP="00000000" w:rsidRDefault="00000000" w:rsidRPr="00000000" w14:paraId="0000030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19795466"/>
              <w:tag w:val="goog_rdk_3531"/>
            </w:sdtPr>
            <w:sdtContent>
              <w:ins w:author="Rossi Rossi" w:id="102" w:date="2026-09-22T06:56:59Z">
                <w:sdt>
                  <w:sdtPr>
                    <w:id w:val="1551881997"/>
                    <w:tag w:val="goog_rdk_3532"/>
                  </w:sdtPr>
                  <w:sdtContent>
                    <w:del w:author="Nivesh" w:id="19" w:date="2026-09-25T10:03:37Z"/>
                  </w:sdtContent>
                </w:sdt>
              </w:ins>
              <w:sdt>
                <w:sdtPr>
                  <w:id w:val="147459292"/>
                  <w:tag w:val="goog_rdk_35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[Create or view a Gemini API Key](https://aistudio.google.com/apikey)</w:delText>
                      </w:r>
                    </w:del>
                  </w:ins>
                </w:sdtContent>
              </w:sdt>
              <w:ins w:author="Rossi Rossi" w:id="102" w:date="2026-09-22T06:56:59Z">
                <w:del w:author="Nivesh" w:id="19" w:date="2026-09-25T10:03:37Z"/>
              </w:ins>
            </w:sdtContent>
          </w:sdt>
        </w:p>
      </w:sdtContent>
    </w:sdt>
    <w:sdt>
      <w:sdtPr>
        <w:id w:val="780643528"/>
        <w:tag w:val="goog_rdk_3538"/>
      </w:sdtPr>
      <w:sdtContent>
        <w:p w:rsidR="00000000" w:rsidDel="00000000" w:rsidP="00000000" w:rsidRDefault="00000000" w:rsidRPr="00000000" w14:paraId="0000030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88104005"/>
              <w:tag w:val="goog_rdk_3535"/>
            </w:sdtPr>
            <w:sdtContent>
              <w:ins w:author="Rossi Rossi" w:id="102" w:date="2026-09-22T06:56:59Z">
                <w:sdt>
                  <w:sdtPr>
                    <w:id w:val="1412868148"/>
                    <w:tag w:val="goog_rdk_3536"/>
                  </w:sdtPr>
                  <w:sdtContent>
                    <w:del w:author="Nivesh" w:id="19" w:date="2026-09-25T10:03:37Z"/>
                  </w:sdtContent>
                </w:sdt>
              </w:ins>
              <w:sdt>
                <w:sdtPr>
                  <w:id w:val="-1594587079"/>
                  <w:tag w:val="goog_rdk_353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6537509"/>
        <w:tag w:val="goog_rdk_3542"/>
      </w:sdtPr>
      <w:sdtContent>
        <w:p w:rsidR="00000000" w:rsidDel="00000000" w:rsidP="00000000" w:rsidRDefault="00000000" w:rsidRPr="00000000" w14:paraId="0000030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65944473"/>
              <w:tag w:val="goog_rdk_3539"/>
            </w:sdtPr>
            <w:sdtContent>
              <w:ins w:author="Rossi Rossi" w:id="102" w:date="2026-09-22T06:56:59Z">
                <w:sdt>
                  <w:sdtPr>
                    <w:id w:val="587552842"/>
                    <w:tag w:val="goog_rdk_3540"/>
                  </w:sdtPr>
                  <w:sdtContent>
                    <w:del w:author="Nivesh" w:id="19" w:date="2026-09-25T10:03:37Z"/>
                  </w:sdtContent>
                </w:sdt>
              </w:ins>
              <w:sdt>
                <w:sdtPr>
                  <w:id w:val="1751213641"/>
                  <w:tag w:val="goog_rdk_35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API key types: standard versus authorization</w:delText>
                      </w:r>
                    </w:del>
                  </w:ins>
                </w:sdtContent>
              </w:sdt>
              <w:ins w:author="Rossi Rossi" w:id="102" w:date="2026-09-22T06:56:59Z">
                <w:del w:author="Nivesh" w:id="19" w:date="2026-09-25T10:03:37Z"/>
              </w:ins>
            </w:sdtContent>
          </w:sdt>
        </w:p>
      </w:sdtContent>
    </w:sdt>
    <w:sdt>
      <w:sdtPr>
        <w:id w:val="550273537"/>
        <w:tag w:val="goog_rdk_3546"/>
      </w:sdtPr>
      <w:sdtContent>
        <w:p w:rsidR="00000000" w:rsidDel="00000000" w:rsidP="00000000" w:rsidRDefault="00000000" w:rsidRPr="00000000" w14:paraId="0000030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6083683"/>
              <w:tag w:val="goog_rdk_3543"/>
            </w:sdtPr>
            <w:sdtContent>
              <w:ins w:author="Rossi Rossi" w:id="102" w:date="2026-09-22T06:56:59Z">
                <w:sdt>
                  <w:sdtPr>
                    <w:id w:val="1287555935"/>
                    <w:tag w:val="goog_rdk_3544"/>
                  </w:sdtPr>
                  <w:sdtContent>
                    <w:del w:author="Nivesh" w:id="19" w:date="2026-09-25T10:03:37Z"/>
                  </w:sdtContent>
                </w:sdt>
              </w:ins>
              <w:sdt>
                <w:sdtPr>
                  <w:id w:val="-264411953"/>
                  <w:tag w:val="goog_rdk_354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25011858"/>
        <w:tag w:val="goog_rdk_3550"/>
      </w:sdtPr>
      <w:sdtContent>
        <w:p w:rsidR="00000000" w:rsidDel="00000000" w:rsidP="00000000" w:rsidRDefault="00000000" w:rsidRPr="00000000" w14:paraId="0000030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78511982"/>
              <w:tag w:val="goog_rdk_3547"/>
            </w:sdtPr>
            <w:sdtContent>
              <w:ins w:author="Rossi Rossi" w:id="102" w:date="2026-09-22T06:56:59Z">
                <w:sdt>
                  <w:sdtPr>
                    <w:id w:val="-1329838978"/>
                    <w:tag w:val="goog_rdk_3548"/>
                  </w:sdtPr>
                  <w:sdtContent>
                    <w:del w:author="Nivesh" w:id="19" w:date="2026-09-25T10:03:37Z"/>
                  </w:sdtContent>
                </w:sdt>
              </w:ins>
              <w:sdt>
                <w:sdtPr>
                  <w:id w:val="-382249121"/>
                  <w:tag w:val="goog_rdk_35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API keys provide access to the Gemini API, but their security characteristics</w:delText>
                      </w:r>
                    </w:del>
                  </w:ins>
                </w:sdtContent>
              </w:sdt>
              <w:ins w:author="Rossi Rossi" w:id="102" w:date="2026-09-22T06:56:59Z">
                <w:del w:author="Nivesh" w:id="19" w:date="2026-09-25T10:03:37Z"/>
              </w:ins>
            </w:sdtContent>
          </w:sdt>
        </w:p>
      </w:sdtContent>
    </w:sdt>
    <w:sdt>
      <w:sdtPr>
        <w:id w:val="804166832"/>
        <w:tag w:val="goog_rdk_3554"/>
      </w:sdtPr>
      <w:sdtContent>
        <w:p w:rsidR="00000000" w:rsidDel="00000000" w:rsidP="00000000" w:rsidRDefault="00000000" w:rsidRPr="00000000" w14:paraId="0000030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45529640"/>
              <w:tag w:val="goog_rdk_3551"/>
            </w:sdtPr>
            <w:sdtContent>
              <w:ins w:author="Rossi Rossi" w:id="102" w:date="2026-09-22T06:56:59Z">
                <w:sdt>
                  <w:sdtPr>
                    <w:id w:val="-1149100766"/>
                    <w:tag w:val="goog_rdk_3552"/>
                  </w:sdtPr>
                  <w:sdtContent>
                    <w:del w:author="Nivesh" w:id="19" w:date="2026-09-25T10:03:37Z"/>
                  </w:sdtContent>
                </w:sdt>
              </w:ins>
              <w:sdt>
                <w:sdtPr>
                  <w:id w:val="1872430967"/>
                  <w:tag w:val="goog_rdk_35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differ. The Gemini API is transitioning from standard API keys to authorization</w:delText>
                      </w:r>
                    </w:del>
                  </w:ins>
                </w:sdtContent>
              </w:sdt>
              <w:ins w:author="Rossi Rossi" w:id="102" w:date="2026-09-22T06:56:59Z">
                <w:del w:author="Nivesh" w:id="19" w:date="2026-09-25T10:03:37Z"/>
              </w:ins>
            </w:sdtContent>
          </w:sdt>
        </w:p>
      </w:sdtContent>
    </w:sdt>
    <w:sdt>
      <w:sdtPr>
        <w:id w:val="-740566288"/>
        <w:tag w:val="goog_rdk_3558"/>
      </w:sdtPr>
      <w:sdtContent>
        <w:p w:rsidR="00000000" w:rsidDel="00000000" w:rsidP="00000000" w:rsidRDefault="00000000" w:rsidRPr="00000000" w14:paraId="0000030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93739093"/>
              <w:tag w:val="goog_rdk_3555"/>
            </w:sdtPr>
            <w:sdtContent>
              <w:ins w:author="Rossi Rossi" w:id="102" w:date="2026-09-22T06:56:59Z">
                <w:sdt>
                  <w:sdtPr>
                    <w:id w:val="1880108506"/>
                    <w:tag w:val="goog_rdk_3556"/>
                  </w:sdtPr>
                  <w:sdtContent>
                    <w:del w:author="Nivesh" w:id="19" w:date="2026-09-25T10:03:37Z"/>
                  </w:sdtContent>
                </w:sdt>
              </w:ins>
              <w:sdt>
                <w:sdtPr>
                  <w:id w:val="-1376064318"/>
                  <w:tag w:val="goog_rdk_35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keys to improve security:</w:delText>
                      </w:r>
                    </w:del>
                  </w:ins>
                </w:sdtContent>
              </w:sdt>
              <w:ins w:author="Rossi Rossi" w:id="102" w:date="2026-09-22T06:56:59Z">
                <w:del w:author="Nivesh" w:id="19" w:date="2026-09-25T10:03:37Z"/>
              </w:ins>
            </w:sdtContent>
          </w:sdt>
        </w:p>
      </w:sdtContent>
    </w:sdt>
    <w:sdt>
      <w:sdtPr>
        <w:id w:val="-40447450"/>
        <w:tag w:val="goog_rdk_3562"/>
      </w:sdtPr>
      <w:sdtContent>
        <w:p w:rsidR="00000000" w:rsidDel="00000000" w:rsidP="00000000" w:rsidRDefault="00000000" w:rsidRPr="00000000" w14:paraId="0000030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19750875"/>
              <w:tag w:val="goog_rdk_3559"/>
            </w:sdtPr>
            <w:sdtContent>
              <w:ins w:author="Rossi Rossi" w:id="102" w:date="2026-09-22T06:56:59Z">
                <w:sdt>
                  <w:sdtPr>
                    <w:id w:val="-213079161"/>
                    <w:tag w:val="goog_rdk_3560"/>
                  </w:sdtPr>
                  <w:sdtContent>
                    <w:del w:author="Nivesh" w:id="19" w:date="2026-09-25T10:03:37Z"/>
                  </w:sdtContent>
                </w:sdt>
              </w:ins>
              <w:sdt>
                <w:sdtPr>
                  <w:id w:val="907352377"/>
                  <w:tag w:val="goog_rdk_35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51035020"/>
        <w:tag w:val="goog_rdk_3566"/>
      </w:sdtPr>
      <w:sdtContent>
        <w:p w:rsidR="00000000" w:rsidDel="00000000" w:rsidP="00000000" w:rsidRDefault="00000000" w:rsidRPr="00000000" w14:paraId="0000030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56467858"/>
              <w:tag w:val="goog_rdk_3563"/>
            </w:sdtPr>
            <w:sdtContent>
              <w:ins w:author="Rossi Rossi" w:id="102" w:date="2026-09-22T06:56:59Z">
                <w:sdt>
                  <w:sdtPr>
                    <w:id w:val="868839101"/>
                    <w:tag w:val="goog_rdk_3564"/>
                  </w:sdtPr>
                  <w:sdtContent>
                    <w:del w:author="Nivesh" w:id="19" w:date="2026-09-25T10:03:37Z"/>
                  </w:sdtContent>
                </w:sdt>
              </w:ins>
              <w:sdt>
                <w:sdtPr>
                  <w:id w:val="-1968115555"/>
                  <w:tag w:val="goog_rdk_35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**Standard API keys**: Associate requests with a Google Cloud project for billing and quota purposes. Standard keys don't identify a caller, which limits the granularity of permissions and access control they can support.</w:delText>
                      </w:r>
                    </w:del>
                  </w:ins>
                </w:sdtContent>
              </w:sdt>
              <w:ins w:author="Rossi Rossi" w:id="102" w:date="2026-09-22T06:56:59Z">
                <w:del w:author="Nivesh" w:id="19" w:date="2026-09-25T10:03:37Z"/>
              </w:ins>
            </w:sdtContent>
          </w:sdt>
        </w:p>
      </w:sdtContent>
    </w:sdt>
    <w:sdt>
      <w:sdtPr>
        <w:id w:val="-1452145648"/>
        <w:tag w:val="goog_rdk_3570"/>
      </w:sdtPr>
      <w:sdtContent>
        <w:p w:rsidR="00000000" w:rsidDel="00000000" w:rsidP="00000000" w:rsidRDefault="00000000" w:rsidRPr="00000000" w14:paraId="0000031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3718465"/>
              <w:tag w:val="goog_rdk_3567"/>
            </w:sdtPr>
            <w:sdtContent>
              <w:ins w:author="Rossi Rossi" w:id="102" w:date="2026-09-22T06:56:59Z">
                <w:sdt>
                  <w:sdtPr>
                    <w:id w:val="-1780095371"/>
                    <w:tag w:val="goog_rdk_3568"/>
                  </w:sdtPr>
                  <w:sdtContent>
                    <w:del w:author="Nivesh" w:id="19" w:date="2026-09-25T10:03:37Z"/>
                  </w:sdtContent>
                </w:sdt>
              </w:ins>
              <w:sdt>
                <w:sdtPr>
                  <w:id w:val="-2021617511"/>
                  <w:tag w:val="goog_rdk_35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delText>
                      </w:r>
                    </w:del>
                  </w:ins>
                </w:sdtContent>
              </w:sdt>
              <w:ins w:author="Rossi Rossi" w:id="102" w:date="2026-09-22T06:56:59Z">
                <w:del w:author="Nivesh" w:id="19" w:date="2026-09-25T10:03:37Z"/>
              </w:ins>
            </w:sdtContent>
          </w:sdt>
        </w:p>
      </w:sdtContent>
    </w:sdt>
    <w:sdt>
      <w:sdtPr>
        <w:id w:val="-1376756684"/>
        <w:tag w:val="goog_rdk_3574"/>
      </w:sdtPr>
      <w:sdtContent>
        <w:p w:rsidR="00000000" w:rsidDel="00000000" w:rsidP="00000000" w:rsidRDefault="00000000" w:rsidRPr="00000000" w14:paraId="0000031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00051430"/>
              <w:tag w:val="goog_rdk_3571"/>
            </w:sdtPr>
            <w:sdtContent>
              <w:ins w:author="Rossi Rossi" w:id="102" w:date="2026-09-22T06:56:59Z">
                <w:sdt>
                  <w:sdtPr>
                    <w:id w:val="-1859834025"/>
                    <w:tag w:val="goog_rdk_3572"/>
                  </w:sdtPr>
                  <w:sdtContent>
                    <w:del w:author="Nivesh" w:id="19" w:date="2026-09-25T10:03:37Z"/>
                  </w:sdtContent>
                </w:sdt>
              </w:ins>
              <w:sdt>
                <w:sdtPr>
                  <w:id w:val="-1193673776"/>
                  <w:tag w:val="goog_rdk_35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67344821"/>
        <w:tag w:val="goog_rdk_3578"/>
      </w:sdtPr>
      <w:sdtContent>
        <w:p w:rsidR="00000000" w:rsidDel="00000000" w:rsidP="00000000" w:rsidRDefault="00000000" w:rsidRPr="00000000" w14:paraId="0000031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00288627"/>
              <w:tag w:val="goog_rdk_3575"/>
            </w:sdtPr>
            <w:sdtContent>
              <w:ins w:author="Rossi Rossi" w:id="102" w:date="2026-09-22T06:56:59Z">
                <w:sdt>
                  <w:sdtPr>
                    <w:id w:val="-54309544"/>
                    <w:tag w:val="goog_rdk_3576"/>
                  </w:sdtPr>
                  <w:sdtContent>
                    <w:del w:author="Nivesh" w:id="19" w:date="2026-09-25T10:03:37Z"/>
                  </w:sdtContent>
                </w:sdt>
              </w:ins>
              <w:sdt>
                <w:sdtPr>
                  <w:id w:val="-2086573368"/>
                  <w:tag w:val="goog_rdk_35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To ensure secure usage, Gemini API will move from standard keys to auth keys:</w:delText>
                      </w:r>
                    </w:del>
                  </w:ins>
                </w:sdtContent>
              </w:sdt>
              <w:ins w:author="Rossi Rossi" w:id="102" w:date="2026-09-22T06:56:59Z">
                <w:del w:author="Nivesh" w:id="19" w:date="2026-09-25T10:03:37Z"/>
              </w:ins>
            </w:sdtContent>
          </w:sdt>
        </w:p>
      </w:sdtContent>
    </w:sdt>
    <w:sdt>
      <w:sdtPr>
        <w:id w:val="1187060546"/>
        <w:tag w:val="goog_rdk_3582"/>
      </w:sdtPr>
      <w:sdtContent>
        <w:p w:rsidR="00000000" w:rsidDel="00000000" w:rsidP="00000000" w:rsidRDefault="00000000" w:rsidRPr="00000000" w14:paraId="0000031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89567431"/>
              <w:tag w:val="goog_rdk_3579"/>
            </w:sdtPr>
            <w:sdtContent>
              <w:ins w:author="Rossi Rossi" w:id="102" w:date="2026-09-22T06:56:59Z">
                <w:sdt>
                  <w:sdtPr>
                    <w:id w:val="2019802955"/>
                    <w:tag w:val="goog_rdk_3580"/>
                  </w:sdtPr>
                  <w:sdtContent>
                    <w:del w:author="Nivesh" w:id="19" w:date="2026-09-25T10:03:37Z"/>
                  </w:sdtContent>
                </w:sdt>
              </w:ins>
              <w:sdt>
                <w:sdtPr>
                  <w:id w:val="-918594778"/>
                  <w:tag w:val="goog_rdk_358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9189785"/>
        <w:tag w:val="goog_rdk_3586"/>
      </w:sdtPr>
      <w:sdtContent>
        <w:p w:rsidR="00000000" w:rsidDel="00000000" w:rsidP="00000000" w:rsidRDefault="00000000" w:rsidRPr="00000000" w14:paraId="0000031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04645396"/>
              <w:tag w:val="goog_rdk_3583"/>
            </w:sdtPr>
            <w:sdtContent>
              <w:ins w:author="Rossi Rossi" w:id="102" w:date="2026-09-22T06:56:59Z">
                <w:sdt>
                  <w:sdtPr>
                    <w:id w:val="928968727"/>
                    <w:tag w:val="goog_rdk_3584"/>
                  </w:sdtPr>
                  <w:sdtContent>
                    <w:del w:author="Nivesh" w:id="19" w:date="2026-09-25T10:03:37Z"/>
                  </w:sdtContent>
                </w:sdt>
              </w:ins>
              <w:sdt>
                <w:sdtPr>
                  <w:id w:val="-1422247690"/>
                  <w:tag w:val="goog_rdk_35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**Auth keys default**: Starting May 28, 2026, all new API keys created in Google AI Studio are automatically created as auth keys.</w:delText>
                      </w:r>
                    </w:del>
                  </w:ins>
                </w:sdtContent>
              </w:sdt>
              <w:ins w:author="Rossi Rossi" w:id="102" w:date="2026-09-22T06:56:59Z">
                <w:del w:author="Nivesh" w:id="19" w:date="2026-09-25T10:03:37Z"/>
              </w:ins>
            </w:sdtContent>
          </w:sdt>
        </w:p>
      </w:sdtContent>
    </w:sdt>
    <w:sdt>
      <w:sdtPr>
        <w:id w:val="1931483251"/>
        <w:tag w:val="goog_rdk_3590"/>
      </w:sdtPr>
      <w:sdtContent>
        <w:p w:rsidR="00000000" w:rsidDel="00000000" w:rsidP="00000000" w:rsidRDefault="00000000" w:rsidRPr="00000000" w14:paraId="0000031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88373454"/>
              <w:tag w:val="goog_rdk_3587"/>
            </w:sdtPr>
            <w:sdtContent>
              <w:ins w:author="Rossi Rossi" w:id="102" w:date="2026-09-22T06:56:59Z">
                <w:sdt>
                  <w:sdtPr>
                    <w:id w:val="1123760769"/>
                    <w:tag w:val="goog_rdk_3588"/>
                  </w:sdtPr>
                  <w:sdtContent>
                    <w:del w:author="Nivesh" w:id="19" w:date="2026-09-25T10:03:37Z"/>
                  </w:sdtContent>
                </w:sdt>
              </w:ins>
              <w:sdt>
                <w:sdtPr>
                  <w:id w:val="1095025032"/>
                  <w:tag w:val="goog_rdk_35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delText>
                      </w:r>
                    </w:del>
                  </w:ins>
                </w:sdtContent>
              </w:sdt>
              <w:ins w:author="Rossi Rossi" w:id="102" w:date="2026-09-22T06:56:59Z">
                <w:del w:author="Nivesh" w:id="19" w:date="2026-09-25T10:03:37Z"/>
              </w:ins>
            </w:sdtContent>
          </w:sdt>
        </w:p>
      </w:sdtContent>
    </w:sdt>
    <w:sdt>
      <w:sdtPr>
        <w:id w:val="-1428585657"/>
        <w:tag w:val="goog_rdk_3594"/>
      </w:sdtPr>
      <w:sdtContent>
        <w:p w:rsidR="00000000" w:rsidDel="00000000" w:rsidP="00000000" w:rsidRDefault="00000000" w:rsidRPr="00000000" w14:paraId="0000031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9825434"/>
              <w:tag w:val="goog_rdk_3591"/>
            </w:sdtPr>
            <w:sdtContent>
              <w:ins w:author="Rossi Rossi" w:id="102" w:date="2026-09-22T06:56:59Z">
                <w:sdt>
                  <w:sdtPr>
                    <w:id w:val="-1895727535"/>
                    <w:tag w:val="goog_rdk_3592"/>
                  </w:sdtPr>
                  <w:sdtContent>
                    <w:del w:author="Nivesh" w:id="19" w:date="2026-09-25T10:03:37Z"/>
                  </w:sdtContent>
                </w:sdt>
              </w:ins>
              <w:sdt>
                <w:sdtPr>
                  <w:id w:val="-1568179889"/>
                  <w:tag w:val="goog_rdk_35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**On September 2026** : the Gemini API will reject requests from **standard</w:delText>
                      </w:r>
                    </w:del>
                  </w:ins>
                </w:sdtContent>
              </w:sdt>
              <w:ins w:author="Rossi Rossi" w:id="102" w:date="2026-09-22T06:56:59Z">
                <w:del w:author="Nivesh" w:id="19" w:date="2026-09-25T10:03:37Z"/>
              </w:ins>
            </w:sdtContent>
          </w:sdt>
        </w:p>
      </w:sdtContent>
    </w:sdt>
    <w:sdt>
      <w:sdtPr>
        <w:id w:val="-602600122"/>
        <w:tag w:val="goog_rdk_3598"/>
      </w:sdtPr>
      <w:sdtContent>
        <w:p w:rsidR="00000000" w:rsidDel="00000000" w:rsidP="00000000" w:rsidRDefault="00000000" w:rsidRPr="00000000" w14:paraId="0000031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03763700"/>
              <w:tag w:val="goog_rdk_3595"/>
            </w:sdtPr>
            <w:sdtContent>
              <w:ins w:author="Rossi Rossi" w:id="102" w:date="2026-09-22T06:56:59Z">
                <w:sdt>
                  <w:sdtPr>
                    <w:id w:val="2111603551"/>
                    <w:tag w:val="goog_rdk_3596"/>
                  </w:sdtPr>
                  <w:sdtContent>
                    <w:del w:author="Nivesh" w:id="19" w:date="2026-09-25T10:03:37Z"/>
                  </w:sdtContent>
                </w:sdt>
              </w:ins>
              <w:sdt>
                <w:sdtPr>
                  <w:id w:val="316460417"/>
                  <w:tag w:val="goog_rdk_35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keys** . You must [migrate to auth keys](https://ai.google.dev/gemini-api/docs/api-key#migrate-to-auth-key) before this date to avoid service interruption. Make sure to migrate to auth keys before September 2026.</w:delText>
                      </w:r>
                    </w:del>
                  </w:ins>
                </w:sdtContent>
              </w:sdt>
              <w:ins w:author="Rossi Rossi" w:id="102" w:date="2026-09-22T06:56:59Z">
                <w:del w:author="Nivesh" w:id="19" w:date="2026-09-25T10:03:37Z"/>
              </w:ins>
            </w:sdtContent>
          </w:sdt>
        </w:p>
      </w:sdtContent>
    </w:sdt>
    <w:sdt>
      <w:sdtPr>
        <w:id w:val="293697659"/>
        <w:tag w:val="goog_rdk_3602"/>
      </w:sdtPr>
      <w:sdtContent>
        <w:p w:rsidR="00000000" w:rsidDel="00000000" w:rsidP="00000000" w:rsidRDefault="00000000" w:rsidRPr="00000000" w14:paraId="0000031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3241487"/>
              <w:tag w:val="goog_rdk_3599"/>
            </w:sdtPr>
            <w:sdtContent>
              <w:ins w:author="Rossi Rossi" w:id="102" w:date="2026-09-22T06:56:59Z">
                <w:sdt>
                  <w:sdtPr>
                    <w:id w:val="1796056529"/>
                    <w:tag w:val="goog_rdk_3600"/>
                  </w:sdtPr>
                  <w:sdtContent>
                    <w:del w:author="Nivesh" w:id="19" w:date="2026-09-25T10:03:37Z"/>
                  </w:sdtContent>
                </w:sdt>
              </w:ins>
              <w:sdt>
                <w:sdtPr>
                  <w:id w:val="-1780169199"/>
                  <w:tag w:val="goog_rdk_36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76191829"/>
        <w:tag w:val="goog_rdk_3606"/>
      </w:sdtPr>
      <w:sdtContent>
        <w:p w:rsidR="00000000" w:rsidDel="00000000" w:rsidP="00000000" w:rsidRDefault="00000000" w:rsidRPr="00000000" w14:paraId="0000031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3035106"/>
              <w:tag w:val="goog_rdk_3603"/>
            </w:sdtPr>
            <w:sdtContent>
              <w:ins w:author="Rossi Rossi" w:id="102" w:date="2026-09-22T06:56:59Z">
                <w:sdt>
                  <w:sdtPr>
                    <w:id w:val="-1116174383"/>
                    <w:tag w:val="goog_rdk_3604"/>
                  </w:sdtPr>
                  <w:sdtContent>
                    <w:del w:author="Nivesh" w:id="19" w:date="2026-09-25T10:03:37Z"/>
                  </w:sdtContent>
                </w:sdt>
              </w:ins>
              <w:sdt>
                <w:sdtPr>
                  <w:id w:val="-1753326965"/>
                  <w:tag w:val="goog_rdk_36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752682273"/>
        <w:tag w:val="goog_rdk_3610"/>
      </w:sdtPr>
      <w:sdtContent>
        <w:p w:rsidR="00000000" w:rsidDel="00000000" w:rsidP="00000000" w:rsidRDefault="00000000" w:rsidRPr="00000000" w14:paraId="0000031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46468437"/>
              <w:tag w:val="goog_rdk_3607"/>
            </w:sdtPr>
            <w:sdtContent>
              <w:ins w:author="Rossi Rossi" w:id="102" w:date="2026-09-22T06:56:59Z">
                <w:sdt>
                  <w:sdtPr>
                    <w:id w:val="-736443516"/>
                    <w:tag w:val="goog_rdk_3608"/>
                  </w:sdtPr>
                  <w:sdtContent>
                    <w:del w:author="Nivesh" w:id="19" w:date="2026-09-25T10:03:37Z"/>
                  </w:sdtContent>
                </w:sdt>
              </w:ins>
              <w:sdt>
                <w:sdtPr>
                  <w:id w:val="-627454548"/>
                  <w:tag w:val="goog_rdk_36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Requests authenticated by authorization keys are not recorded in Google Cloud service account usage metrics.</w:delText>
                      </w:r>
                    </w:del>
                  </w:ins>
                </w:sdtContent>
              </w:sdt>
              <w:ins w:author="Rossi Rossi" w:id="102" w:date="2026-09-22T06:56:59Z">
                <w:del w:author="Nivesh" w:id="19" w:date="2026-09-25T10:03:37Z"/>
              </w:ins>
            </w:sdtContent>
          </w:sdt>
        </w:p>
      </w:sdtContent>
    </w:sdt>
    <w:sdt>
      <w:sdtPr>
        <w:id w:val="548273577"/>
        <w:tag w:val="goog_rdk_3614"/>
      </w:sdtPr>
      <w:sdtContent>
        <w:p w:rsidR="00000000" w:rsidDel="00000000" w:rsidP="00000000" w:rsidRDefault="00000000" w:rsidRPr="00000000" w14:paraId="0000031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01520484"/>
              <w:tag w:val="goog_rdk_3611"/>
            </w:sdtPr>
            <w:sdtContent>
              <w:ins w:author="Rossi Rossi" w:id="102" w:date="2026-09-22T06:56:59Z">
                <w:sdt>
                  <w:sdtPr>
                    <w:id w:val="-931931377"/>
                    <w:tag w:val="goog_rdk_3612"/>
                  </w:sdtPr>
                  <w:sdtContent>
                    <w:del w:author="Nivesh" w:id="19" w:date="2026-09-25T10:03:37Z"/>
                  </w:sdtContent>
                </w:sdt>
              </w:ins>
              <w:sdt>
                <w:sdtPr>
                  <w:id w:val="-407329520"/>
                  <w:tag w:val="goog_rdk_361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4464898"/>
        <w:tag w:val="goog_rdk_3618"/>
      </w:sdtPr>
      <w:sdtContent>
        <w:p w:rsidR="00000000" w:rsidDel="00000000" w:rsidP="00000000" w:rsidRDefault="00000000" w:rsidRPr="00000000" w14:paraId="0000031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76869507"/>
              <w:tag w:val="goog_rdk_3615"/>
            </w:sdtPr>
            <w:sdtContent>
              <w:ins w:author="Rossi Rossi" w:id="102" w:date="2026-09-22T06:56:59Z">
                <w:sdt>
                  <w:sdtPr>
                    <w:id w:val="-1351818798"/>
                    <w:tag w:val="goog_rdk_3616"/>
                  </w:sdtPr>
                  <w:sdtContent>
                    <w:del w:author="Nivesh" w:id="19" w:date="2026-09-25T10:03:37Z"/>
                  </w:sdtContent>
                </w:sdt>
              </w:ins>
              <w:sdt>
                <w:sdtPr>
                  <w:id w:val="-754114600"/>
                  <w:tag w:val="goog_rdk_36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Managing API keys in Google AI Studio</w:delText>
                      </w:r>
                    </w:del>
                  </w:ins>
                </w:sdtContent>
              </w:sdt>
              <w:ins w:author="Rossi Rossi" w:id="102" w:date="2026-09-22T06:56:59Z">
                <w:del w:author="Nivesh" w:id="19" w:date="2026-09-25T10:03:37Z"/>
              </w:ins>
            </w:sdtContent>
          </w:sdt>
        </w:p>
      </w:sdtContent>
    </w:sdt>
    <w:sdt>
      <w:sdtPr>
        <w:id w:val="411240354"/>
        <w:tag w:val="goog_rdk_3622"/>
      </w:sdtPr>
      <w:sdtContent>
        <w:p w:rsidR="00000000" w:rsidDel="00000000" w:rsidP="00000000" w:rsidRDefault="00000000" w:rsidRPr="00000000" w14:paraId="0000031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9002828"/>
              <w:tag w:val="goog_rdk_3619"/>
            </w:sdtPr>
            <w:sdtContent>
              <w:ins w:author="Rossi Rossi" w:id="102" w:date="2026-09-22T06:56:59Z">
                <w:sdt>
                  <w:sdtPr>
                    <w:id w:val="1563859734"/>
                    <w:tag w:val="goog_rdk_3620"/>
                  </w:sdtPr>
                  <w:sdtContent>
                    <w:del w:author="Nivesh" w:id="19" w:date="2026-09-25T10:03:37Z"/>
                  </w:sdtContent>
                </w:sdt>
              </w:ins>
              <w:sdt>
                <w:sdtPr>
                  <w:id w:val="1380204365"/>
                  <w:tag w:val="goog_rdk_36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95946663"/>
        <w:tag w:val="goog_rdk_3626"/>
      </w:sdtPr>
      <w:sdtContent>
        <w:p w:rsidR="00000000" w:rsidDel="00000000" w:rsidP="00000000" w:rsidRDefault="00000000" w:rsidRPr="00000000" w14:paraId="0000031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20349450"/>
              <w:tag w:val="goog_rdk_3623"/>
            </w:sdtPr>
            <w:sdtContent>
              <w:ins w:author="Rossi Rossi" w:id="102" w:date="2026-09-22T06:56:59Z">
                <w:sdt>
                  <w:sdtPr>
                    <w:id w:val="530057462"/>
                    <w:tag w:val="goog_rdk_3624"/>
                  </w:sdtPr>
                  <w:sdtContent>
                    <w:del w:author="Nivesh" w:id="19" w:date="2026-09-25T10:03:37Z"/>
                  </w:sdtContent>
                </w:sdt>
              </w:ins>
              <w:sdt>
                <w:sdtPr>
                  <w:id w:val="-1025849000"/>
                  <w:tag w:val="goog_rdk_36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can manage your projects and keys directly in [Google AI Studio](https://aistudio.google.com/apikey).</w:delText>
                      </w:r>
                    </w:del>
                  </w:ins>
                </w:sdtContent>
              </w:sdt>
              <w:ins w:author="Rossi Rossi" w:id="102" w:date="2026-09-22T06:56:59Z">
                <w:del w:author="Nivesh" w:id="19" w:date="2026-09-25T10:03:37Z"/>
              </w:ins>
            </w:sdtContent>
          </w:sdt>
        </w:p>
      </w:sdtContent>
    </w:sdt>
    <w:sdt>
      <w:sdtPr>
        <w:id w:val="1883187005"/>
        <w:tag w:val="goog_rdk_3630"/>
      </w:sdtPr>
      <w:sdtContent>
        <w:p w:rsidR="00000000" w:rsidDel="00000000" w:rsidP="00000000" w:rsidRDefault="00000000" w:rsidRPr="00000000" w14:paraId="0000031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01314413"/>
              <w:tag w:val="goog_rdk_3627"/>
            </w:sdtPr>
            <w:sdtContent>
              <w:ins w:author="Rossi Rossi" w:id="102" w:date="2026-09-22T06:56:59Z">
                <w:sdt>
                  <w:sdtPr>
                    <w:id w:val="-976836104"/>
                    <w:tag w:val="goog_rdk_3628"/>
                  </w:sdtPr>
                  <w:sdtContent>
                    <w:del w:author="Nivesh" w:id="19" w:date="2026-09-25T10:03:37Z"/>
                  </w:sdtContent>
                </w:sdt>
              </w:ins>
              <w:sdt>
                <w:sdtPr>
                  <w:id w:val="1454297956"/>
                  <w:tag w:val="goog_rdk_362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39127573"/>
        <w:tag w:val="goog_rdk_3634"/>
      </w:sdtPr>
      <w:sdtContent>
        <w:p w:rsidR="00000000" w:rsidDel="00000000" w:rsidP="00000000" w:rsidRDefault="00000000" w:rsidRPr="00000000" w14:paraId="0000032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5825066"/>
              <w:tag w:val="goog_rdk_3631"/>
            </w:sdtPr>
            <w:sdtContent>
              <w:ins w:author="Rossi Rossi" w:id="102" w:date="2026-09-22T06:56:59Z">
                <w:sdt>
                  <w:sdtPr>
                    <w:id w:val="1113382335"/>
                    <w:tag w:val="goog_rdk_3632"/>
                  </w:sdtPr>
                  <w:sdtContent>
                    <w:del w:author="Nivesh" w:id="19" w:date="2026-09-25T10:03:37Z"/>
                  </w:sdtContent>
                </w:sdt>
              </w:ins>
              <w:sdt>
                <w:sdtPr>
                  <w:id w:val="478985902"/>
                  <w:tag w:val="goog_rdk_36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Google Cloud projects</w:delText>
                      </w:r>
                    </w:del>
                  </w:ins>
                </w:sdtContent>
              </w:sdt>
              <w:ins w:author="Rossi Rossi" w:id="102" w:date="2026-09-22T06:56:59Z">
                <w:del w:author="Nivesh" w:id="19" w:date="2026-09-25T10:03:37Z"/>
              </w:ins>
            </w:sdtContent>
          </w:sdt>
        </w:p>
      </w:sdtContent>
    </w:sdt>
    <w:sdt>
      <w:sdtPr>
        <w:id w:val="-780882605"/>
        <w:tag w:val="goog_rdk_3638"/>
      </w:sdtPr>
      <w:sdtContent>
        <w:p w:rsidR="00000000" w:rsidDel="00000000" w:rsidP="00000000" w:rsidRDefault="00000000" w:rsidRPr="00000000" w14:paraId="0000032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2070828"/>
              <w:tag w:val="goog_rdk_3635"/>
            </w:sdtPr>
            <w:sdtContent>
              <w:ins w:author="Rossi Rossi" w:id="102" w:date="2026-09-22T06:56:59Z">
                <w:sdt>
                  <w:sdtPr>
                    <w:id w:val="1419391833"/>
                    <w:tag w:val="goog_rdk_3636"/>
                  </w:sdtPr>
                  <w:sdtContent>
                    <w:del w:author="Nivesh" w:id="19" w:date="2026-09-25T10:03:37Z"/>
                  </w:sdtContent>
                </w:sdt>
              </w:ins>
              <w:sdt>
                <w:sdtPr>
                  <w:id w:val="-520112414"/>
                  <w:tag w:val="goog_rdk_363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56887750"/>
        <w:tag w:val="goog_rdk_3642"/>
      </w:sdtPr>
      <w:sdtContent>
        <w:p w:rsidR="00000000" w:rsidDel="00000000" w:rsidP="00000000" w:rsidRDefault="00000000" w:rsidRPr="00000000" w14:paraId="0000032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04050196"/>
              <w:tag w:val="goog_rdk_3639"/>
            </w:sdtPr>
            <w:sdtContent>
              <w:ins w:author="Rossi Rossi" w:id="102" w:date="2026-09-22T06:56:59Z">
                <w:sdt>
                  <w:sdtPr>
                    <w:id w:val="-955477448"/>
                    <w:tag w:val="goog_rdk_3640"/>
                  </w:sdtPr>
                  <w:sdtContent>
                    <w:del w:author="Nivesh" w:id="19" w:date="2026-09-25T10:03:37Z"/>
                  </w:sdtContent>
                </w:sdt>
              </w:ins>
              <w:sdt>
                <w:sdtPr>
                  <w:id w:val="-403499057"/>
                  <w:tag w:val="goog_rdk_36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Every Gemini API key is associated with a [Google Cloud project](https://cloud.google.com/resource-manager/docs/creating-managing-projects).</w:delText>
                      </w:r>
                    </w:del>
                  </w:ins>
                </w:sdtContent>
              </w:sdt>
              <w:ins w:author="Rossi Rossi" w:id="102" w:date="2026-09-22T06:56:59Z">
                <w:del w:author="Nivesh" w:id="19" w:date="2026-09-25T10:03:37Z"/>
              </w:ins>
            </w:sdtContent>
          </w:sdt>
        </w:p>
      </w:sdtContent>
    </w:sdt>
    <w:sdt>
      <w:sdtPr>
        <w:id w:val="482713734"/>
        <w:tag w:val="goog_rdk_3646"/>
      </w:sdtPr>
      <w:sdtContent>
        <w:p w:rsidR="00000000" w:rsidDel="00000000" w:rsidP="00000000" w:rsidRDefault="00000000" w:rsidRPr="00000000" w14:paraId="0000032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83223429"/>
              <w:tag w:val="goog_rdk_3643"/>
            </w:sdtPr>
            <w:sdtContent>
              <w:ins w:author="Rossi Rossi" w:id="102" w:date="2026-09-22T06:56:59Z">
                <w:sdt>
                  <w:sdtPr>
                    <w:id w:val="-1001355678"/>
                    <w:tag w:val="goog_rdk_3644"/>
                  </w:sdtPr>
                  <w:sdtContent>
                    <w:del w:author="Nivesh" w:id="19" w:date="2026-09-25T10:03:37Z"/>
                  </w:sdtContent>
                </w:sdt>
              </w:ins>
              <w:sdt>
                <w:sdtPr>
                  <w:id w:val="-1795993783"/>
                  <w:tag w:val="goog_rdk_36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Google Cloud projects manage billing, collaborators, and permissions. Google AI</w:delText>
                      </w:r>
                    </w:del>
                  </w:ins>
                </w:sdtContent>
              </w:sdt>
              <w:ins w:author="Rossi Rossi" w:id="102" w:date="2026-09-22T06:56:59Z">
                <w:del w:author="Nivesh" w:id="19" w:date="2026-09-25T10:03:37Z"/>
              </w:ins>
            </w:sdtContent>
          </w:sdt>
        </w:p>
      </w:sdtContent>
    </w:sdt>
    <w:sdt>
      <w:sdtPr>
        <w:id w:val="158672526"/>
        <w:tag w:val="goog_rdk_3650"/>
      </w:sdtPr>
      <w:sdtContent>
        <w:p w:rsidR="00000000" w:rsidDel="00000000" w:rsidP="00000000" w:rsidRDefault="00000000" w:rsidRPr="00000000" w14:paraId="0000032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16467212"/>
              <w:tag w:val="goog_rdk_3647"/>
            </w:sdtPr>
            <w:sdtContent>
              <w:ins w:author="Rossi Rossi" w:id="102" w:date="2026-09-22T06:56:59Z">
                <w:sdt>
                  <w:sdtPr>
                    <w:id w:val="-1811799268"/>
                    <w:tag w:val="goog_rdk_3648"/>
                  </w:sdtPr>
                  <w:sdtContent>
                    <w:del w:author="Nivesh" w:id="19" w:date="2026-09-25T10:03:37Z"/>
                  </w:sdtContent>
                </w:sdt>
              </w:ins>
              <w:sdt>
                <w:sdtPr>
                  <w:id w:val="760880200"/>
                  <w:tag w:val="goog_rdk_36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Studio provides a lightweight interface to access these projects.</w:delText>
                      </w:r>
                    </w:del>
                  </w:ins>
                </w:sdtContent>
              </w:sdt>
              <w:ins w:author="Rossi Rossi" w:id="102" w:date="2026-09-22T06:56:59Z">
                <w:del w:author="Nivesh" w:id="19" w:date="2026-09-25T10:03:37Z"/>
              </w:ins>
            </w:sdtContent>
          </w:sdt>
        </w:p>
      </w:sdtContent>
    </w:sdt>
    <w:sdt>
      <w:sdtPr>
        <w:id w:val="-1738648647"/>
        <w:tag w:val="goog_rdk_3654"/>
      </w:sdtPr>
      <w:sdtContent>
        <w:p w:rsidR="00000000" w:rsidDel="00000000" w:rsidP="00000000" w:rsidRDefault="00000000" w:rsidRPr="00000000" w14:paraId="0000032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11693560"/>
              <w:tag w:val="goog_rdk_3651"/>
            </w:sdtPr>
            <w:sdtContent>
              <w:ins w:author="Rossi Rossi" w:id="102" w:date="2026-09-22T06:56:59Z">
                <w:sdt>
                  <w:sdtPr>
                    <w:id w:val="1266629434"/>
                    <w:tag w:val="goog_rdk_3652"/>
                  </w:sdtPr>
                  <w:sdtContent>
                    <w:del w:author="Nivesh" w:id="19" w:date="2026-09-25T10:03:37Z"/>
                  </w:sdtContent>
                </w:sdt>
              </w:ins>
              <w:sdt>
                <w:sdtPr>
                  <w:id w:val="-1062517600"/>
                  <w:tag w:val="goog_rdk_365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62165949"/>
        <w:tag w:val="goog_rdk_3658"/>
      </w:sdtPr>
      <w:sdtContent>
        <w:p w:rsidR="00000000" w:rsidDel="00000000" w:rsidP="00000000" w:rsidRDefault="00000000" w:rsidRPr="00000000" w14:paraId="0000032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89713985"/>
              <w:tag w:val="goog_rdk_3655"/>
            </w:sdtPr>
            <w:sdtContent>
              <w:ins w:author="Rossi Rossi" w:id="102" w:date="2026-09-22T06:56:59Z">
                <w:sdt>
                  <w:sdtPr>
                    <w:id w:val="-453056070"/>
                    <w:tag w:val="goog_rdk_3656"/>
                  </w:sdtPr>
                  <w:sdtContent>
                    <w:del w:author="Nivesh" w:id="19" w:date="2026-09-25T10:03:37Z"/>
                  </w:sdtContent>
                </w:sdt>
              </w:ins>
              <w:sdt>
                <w:sdtPr>
                  <w:id w:val="-686023185"/>
                  <w:tag w:val="goog_rdk_36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**Default project** : If you are a new user, Google AI Studio automatically creates a default Google Cloud project and API key after you accept the Terms of Service. You can rename this project by navigating to the **Projects** view in your dashboard.</w:delText>
                      </w:r>
                    </w:del>
                  </w:ins>
                </w:sdtContent>
              </w:sdt>
              <w:ins w:author="Rossi Rossi" w:id="102" w:date="2026-09-22T06:56:59Z">
                <w:del w:author="Nivesh" w:id="19" w:date="2026-09-25T10:03:37Z"/>
              </w:ins>
            </w:sdtContent>
          </w:sdt>
        </w:p>
      </w:sdtContent>
    </w:sdt>
    <w:sdt>
      <w:sdtPr>
        <w:id w:val="-2098443220"/>
        <w:tag w:val="goog_rdk_3662"/>
      </w:sdtPr>
      <w:sdtContent>
        <w:p w:rsidR="00000000" w:rsidDel="00000000" w:rsidP="00000000" w:rsidRDefault="00000000" w:rsidRPr="00000000" w14:paraId="0000032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8701477"/>
              <w:tag w:val="goog_rdk_3659"/>
            </w:sdtPr>
            <w:sdtContent>
              <w:ins w:author="Rossi Rossi" w:id="102" w:date="2026-09-22T06:56:59Z">
                <w:sdt>
                  <w:sdtPr>
                    <w:id w:val="83995284"/>
                    <w:tag w:val="goog_rdk_3660"/>
                  </w:sdtPr>
                  <w:sdtContent>
                    <w:del w:author="Nivesh" w:id="19" w:date="2026-09-25T10:03:37Z"/>
                  </w:sdtContent>
                </w:sdt>
              </w:ins>
              <w:sdt>
                <w:sdtPr>
                  <w:id w:val="267486552"/>
                  <w:tag w:val="goog_rdk_36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**Existing projects**: If you already have a Google Cloud account, AI Studio does not create a default project. Instead, you must import your existing projects.</w:delText>
                      </w:r>
                    </w:del>
                  </w:ins>
                </w:sdtContent>
              </w:sdt>
              <w:ins w:author="Rossi Rossi" w:id="102" w:date="2026-09-22T06:56:59Z">
                <w:del w:author="Nivesh" w:id="19" w:date="2026-09-25T10:03:37Z"/>
              </w:ins>
            </w:sdtContent>
          </w:sdt>
        </w:p>
      </w:sdtContent>
    </w:sdt>
    <w:sdt>
      <w:sdtPr>
        <w:id w:val="-2011773726"/>
        <w:tag w:val="goog_rdk_3666"/>
      </w:sdtPr>
      <w:sdtContent>
        <w:p w:rsidR="00000000" w:rsidDel="00000000" w:rsidP="00000000" w:rsidRDefault="00000000" w:rsidRPr="00000000" w14:paraId="0000032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30142171"/>
              <w:tag w:val="goog_rdk_3663"/>
            </w:sdtPr>
            <w:sdtContent>
              <w:ins w:author="Rossi Rossi" w:id="102" w:date="2026-09-22T06:56:59Z">
                <w:sdt>
                  <w:sdtPr>
                    <w:id w:val="-143099514"/>
                    <w:tag w:val="goog_rdk_3664"/>
                  </w:sdtPr>
                  <w:sdtContent>
                    <w:del w:author="Nivesh" w:id="19" w:date="2026-09-25T10:03:37Z"/>
                  </w:sdtContent>
                </w:sdt>
              </w:ins>
              <w:sdt>
                <w:sdtPr>
                  <w:id w:val="944579639"/>
                  <w:tag w:val="goog_rdk_36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55175139"/>
        <w:tag w:val="goog_rdk_3670"/>
      </w:sdtPr>
      <w:sdtContent>
        <w:p w:rsidR="00000000" w:rsidDel="00000000" w:rsidP="00000000" w:rsidRDefault="00000000" w:rsidRPr="00000000" w14:paraId="0000032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37046031"/>
              <w:tag w:val="goog_rdk_3667"/>
            </w:sdtPr>
            <w:sdtContent>
              <w:ins w:author="Rossi Rossi" w:id="102" w:date="2026-09-22T06:56:59Z">
                <w:sdt>
                  <w:sdtPr>
                    <w:id w:val="343455664"/>
                    <w:tag w:val="goog_rdk_3668"/>
                  </w:sdtPr>
                  <w:sdtContent>
                    <w:del w:author="Nivesh" w:id="19" w:date="2026-09-25T10:03:37Z"/>
                  </w:sdtContent>
                </w:sdt>
              </w:ins>
              <w:sdt>
                <w:sdtPr>
                  <w:id w:val="1382816081"/>
                  <w:tag w:val="goog_rdk_36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Importing projects</w:delText>
                      </w:r>
                    </w:del>
                  </w:ins>
                </w:sdtContent>
              </w:sdt>
              <w:ins w:author="Rossi Rossi" w:id="102" w:date="2026-09-22T06:56:59Z">
                <w:del w:author="Nivesh" w:id="19" w:date="2026-09-25T10:03:37Z"/>
              </w:ins>
            </w:sdtContent>
          </w:sdt>
        </w:p>
      </w:sdtContent>
    </w:sdt>
    <w:sdt>
      <w:sdtPr>
        <w:id w:val="1257976652"/>
        <w:tag w:val="goog_rdk_3674"/>
      </w:sdtPr>
      <w:sdtContent>
        <w:p w:rsidR="00000000" w:rsidDel="00000000" w:rsidP="00000000" w:rsidRDefault="00000000" w:rsidRPr="00000000" w14:paraId="0000032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46022203"/>
              <w:tag w:val="goog_rdk_3671"/>
            </w:sdtPr>
            <w:sdtContent>
              <w:ins w:author="Rossi Rossi" w:id="102" w:date="2026-09-22T06:56:59Z">
                <w:sdt>
                  <w:sdtPr>
                    <w:id w:val="2099630514"/>
                    <w:tag w:val="goog_rdk_3672"/>
                  </w:sdtPr>
                  <w:sdtContent>
                    <w:del w:author="Nivesh" w:id="19" w:date="2026-09-25T10:03:37Z"/>
                  </w:sdtContent>
                </w:sdt>
              </w:ins>
              <w:sdt>
                <w:sdtPr>
                  <w:id w:val="1551788258"/>
                  <w:tag w:val="goog_rdk_36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12355195"/>
        <w:tag w:val="goog_rdk_3678"/>
      </w:sdtPr>
      <w:sdtContent>
        <w:p w:rsidR="00000000" w:rsidDel="00000000" w:rsidP="00000000" w:rsidRDefault="00000000" w:rsidRPr="00000000" w14:paraId="0000032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9711515"/>
              <w:tag w:val="goog_rdk_3675"/>
            </w:sdtPr>
            <w:sdtContent>
              <w:ins w:author="Rossi Rossi" w:id="102" w:date="2026-09-22T06:56:59Z">
                <w:sdt>
                  <w:sdtPr>
                    <w:id w:val="-1377246169"/>
                    <w:tag w:val="goog_rdk_3676"/>
                  </w:sdtPr>
                  <w:sdtContent>
                    <w:del w:author="Nivesh" w:id="19" w:date="2026-09-25T10:03:37Z"/>
                  </w:sdtContent>
                </w:sdt>
              </w:ins>
              <w:sdt>
                <w:sdtPr>
                  <w:id w:val="-1738553652"/>
                  <w:tag w:val="goog_rdk_36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By default, Google AI Studio does not display all of your Google Cloud</w:delText>
                      </w:r>
                    </w:del>
                  </w:ins>
                </w:sdtContent>
              </w:sdt>
              <w:ins w:author="Rossi Rossi" w:id="102" w:date="2026-09-22T06:56:59Z">
                <w:del w:author="Nivesh" w:id="19" w:date="2026-09-25T10:03:37Z"/>
              </w:ins>
            </w:sdtContent>
          </w:sdt>
        </w:p>
      </w:sdtContent>
    </w:sdt>
    <w:sdt>
      <w:sdtPr>
        <w:id w:val="1155877964"/>
        <w:tag w:val="goog_rdk_3682"/>
      </w:sdtPr>
      <w:sdtContent>
        <w:p w:rsidR="00000000" w:rsidDel="00000000" w:rsidP="00000000" w:rsidRDefault="00000000" w:rsidRPr="00000000" w14:paraId="0000032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55802023"/>
              <w:tag w:val="goog_rdk_3679"/>
            </w:sdtPr>
            <w:sdtContent>
              <w:ins w:author="Rossi Rossi" w:id="102" w:date="2026-09-22T06:56:59Z">
                <w:sdt>
                  <w:sdtPr>
                    <w:id w:val="-1470506626"/>
                    <w:tag w:val="goog_rdk_3680"/>
                  </w:sdtPr>
                  <w:sdtContent>
                    <w:del w:author="Nivesh" w:id="19" w:date="2026-09-25T10:03:37Z"/>
                  </w:sdtContent>
                </w:sdt>
              </w:ins>
              <w:sdt>
                <w:sdtPr>
                  <w:id w:val="1909957201"/>
                  <w:tag w:val="goog_rdk_36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projects. You must import the projects you want to use:</w:delText>
                      </w:r>
                    </w:del>
                  </w:ins>
                </w:sdtContent>
              </w:sdt>
              <w:ins w:author="Rossi Rossi" w:id="102" w:date="2026-09-22T06:56:59Z">
                <w:del w:author="Nivesh" w:id="19" w:date="2026-09-25T10:03:37Z"/>
              </w:ins>
            </w:sdtContent>
          </w:sdt>
        </w:p>
      </w:sdtContent>
    </w:sdt>
    <w:sdt>
      <w:sdtPr>
        <w:id w:val="792779443"/>
        <w:tag w:val="goog_rdk_3686"/>
      </w:sdtPr>
      <w:sdtContent>
        <w:p w:rsidR="00000000" w:rsidDel="00000000" w:rsidP="00000000" w:rsidRDefault="00000000" w:rsidRPr="00000000" w14:paraId="0000032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83578869"/>
              <w:tag w:val="goog_rdk_3683"/>
            </w:sdtPr>
            <w:sdtContent>
              <w:ins w:author="Rossi Rossi" w:id="102" w:date="2026-09-22T06:56:59Z">
                <w:sdt>
                  <w:sdtPr>
                    <w:id w:val="-559629761"/>
                    <w:tag w:val="goog_rdk_3684"/>
                  </w:sdtPr>
                  <w:sdtContent>
                    <w:del w:author="Nivesh" w:id="19" w:date="2026-09-25T10:03:37Z"/>
                  </w:sdtContent>
                </w:sdt>
              </w:ins>
              <w:sdt>
                <w:sdtPr>
                  <w:id w:val="-1830845527"/>
                  <w:tag w:val="goog_rdk_36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16595443"/>
        <w:tag w:val="goog_rdk_3690"/>
      </w:sdtPr>
      <w:sdtContent>
        <w:p w:rsidR="00000000" w:rsidDel="00000000" w:rsidP="00000000" w:rsidRDefault="00000000" w:rsidRPr="00000000" w14:paraId="0000032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38204506"/>
              <w:tag w:val="goog_rdk_3687"/>
            </w:sdtPr>
            <w:sdtContent>
              <w:ins w:author="Rossi Rossi" w:id="102" w:date="2026-09-22T06:56:59Z">
                <w:sdt>
                  <w:sdtPr>
                    <w:id w:val="-1191628113"/>
                    <w:tag w:val="goog_rdk_3688"/>
                  </w:sdtPr>
                  <w:sdtContent>
                    <w:del w:author="Nivesh" w:id="19" w:date="2026-09-25T10:03:37Z"/>
                  </w:sdtContent>
                </w:sdt>
              </w:ins>
              <w:sdt>
                <w:sdtPr>
                  <w:id w:val="67379180"/>
                  <w:tag w:val="goog_rdk_36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[Google AI Studio](https://aistudio.google.com).</w:delText>
                      </w:r>
                    </w:del>
                  </w:ins>
                </w:sdtContent>
              </w:sdt>
              <w:ins w:author="Rossi Rossi" w:id="102" w:date="2026-09-22T06:56:59Z">
                <w:del w:author="Nivesh" w:id="19" w:date="2026-09-25T10:03:37Z"/>
              </w:ins>
            </w:sdtContent>
          </w:sdt>
        </w:p>
      </w:sdtContent>
    </w:sdt>
    <w:sdt>
      <w:sdtPr>
        <w:id w:val="-1836165090"/>
        <w:tag w:val="goog_rdk_3694"/>
      </w:sdtPr>
      <w:sdtContent>
        <w:p w:rsidR="00000000" w:rsidDel="00000000" w:rsidP="00000000" w:rsidRDefault="00000000" w:rsidRPr="00000000" w14:paraId="0000032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86728749"/>
              <w:tag w:val="goog_rdk_3691"/>
            </w:sdtPr>
            <w:sdtContent>
              <w:ins w:author="Rossi Rossi" w:id="102" w:date="2026-09-22T06:56:59Z">
                <w:sdt>
                  <w:sdtPr>
                    <w:id w:val="-1527676218"/>
                    <w:tag w:val="goog_rdk_3692"/>
                  </w:sdtPr>
                  <w:sdtContent>
                    <w:del w:author="Nivesh" w:id="19" w:date="2026-09-25T10:03:37Z"/>
                  </w:sdtContent>
                </w:sdt>
              </w:ins>
              <w:sdt>
                <w:sdtPr>
                  <w:id w:val="-2054767920"/>
                  <w:tag w:val="goog_rdk_36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Open the **Dashboard** from the left panel and select **Projects**.</w:delText>
                      </w:r>
                    </w:del>
                  </w:ins>
                </w:sdtContent>
              </w:sdt>
              <w:ins w:author="Rossi Rossi" w:id="102" w:date="2026-09-22T06:56:59Z">
                <w:del w:author="Nivesh" w:id="19" w:date="2026-09-25T10:03:37Z"/>
              </w:ins>
            </w:sdtContent>
          </w:sdt>
        </w:p>
      </w:sdtContent>
    </w:sdt>
    <w:sdt>
      <w:sdtPr>
        <w:id w:val="580863411"/>
        <w:tag w:val="goog_rdk_3698"/>
      </w:sdtPr>
      <w:sdtContent>
        <w:p w:rsidR="00000000" w:rsidDel="00000000" w:rsidP="00000000" w:rsidRDefault="00000000" w:rsidRPr="00000000" w14:paraId="0000033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00573178"/>
              <w:tag w:val="goog_rdk_3695"/>
            </w:sdtPr>
            <w:sdtContent>
              <w:ins w:author="Rossi Rossi" w:id="102" w:date="2026-09-22T06:56:59Z">
                <w:sdt>
                  <w:sdtPr>
                    <w:id w:val="2082035896"/>
                    <w:tag w:val="goog_rdk_3696"/>
                  </w:sdtPr>
                  <w:sdtContent>
                    <w:del w:author="Nivesh" w:id="19" w:date="2026-09-25T10:03:37Z"/>
                  </w:sdtContent>
                </w:sdt>
              </w:ins>
              <w:sdt>
                <w:sdtPr>
                  <w:id w:val="1538372748"/>
                  <w:tag w:val="goog_rdk_36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Click the **Import projects** button.</w:delText>
                      </w:r>
                    </w:del>
                  </w:ins>
                </w:sdtContent>
              </w:sdt>
              <w:ins w:author="Rossi Rossi" w:id="102" w:date="2026-09-22T06:56:59Z">
                <w:del w:author="Nivesh" w:id="19" w:date="2026-09-25T10:03:37Z"/>
              </w:ins>
            </w:sdtContent>
          </w:sdt>
        </w:p>
      </w:sdtContent>
    </w:sdt>
    <w:sdt>
      <w:sdtPr>
        <w:id w:val="1487554682"/>
        <w:tag w:val="goog_rdk_3702"/>
      </w:sdtPr>
      <w:sdtContent>
        <w:p w:rsidR="00000000" w:rsidDel="00000000" w:rsidP="00000000" w:rsidRDefault="00000000" w:rsidRPr="00000000" w14:paraId="0000033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26848457"/>
              <w:tag w:val="goog_rdk_3699"/>
            </w:sdtPr>
            <w:sdtContent>
              <w:ins w:author="Rossi Rossi" w:id="102" w:date="2026-09-22T06:56:59Z">
                <w:sdt>
                  <w:sdtPr>
                    <w:id w:val="-1961603468"/>
                    <w:tag w:val="goog_rdk_3700"/>
                  </w:sdtPr>
                  <w:sdtContent>
                    <w:del w:author="Nivesh" w:id="19" w:date="2026-09-25T10:03:37Z"/>
                  </w:sdtContent>
                </w:sdt>
              </w:ins>
              <w:sdt>
                <w:sdtPr>
                  <w:id w:val="823942792"/>
                  <w:tag w:val="goog_rdk_37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Search for and select the Google Cloud project you want to import, then click **Import**.</w:delText>
                      </w:r>
                    </w:del>
                  </w:ins>
                </w:sdtContent>
              </w:sdt>
              <w:ins w:author="Rossi Rossi" w:id="102" w:date="2026-09-22T06:56:59Z">
                <w:del w:author="Nivesh" w:id="19" w:date="2026-09-25T10:03:37Z"/>
              </w:ins>
            </w:sdtContent>
          </w:sdt>
        </w:p>
      </w:sdtContent>
    </w:sdt>
    <w:sdt>
      <w:sdtPr>
        <w:id w:val="-1421528574"/>
        <w:tag w:val="goog_rdk_3706"/>
      </w:sdtPr>
      <w:sdtContent>
        <w:p w:rsidR="00000000" w:rsidDel="00000000" w:rsidP="00000000" w:rsidRDefault="00000000" w:rsidRPr="00000000" w14:paraId="0000033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69180497"/>
              <w:tag w:val="goog_rdk_3703"/>
            </w:sdtPr>
            <w:sdtContent>
              <w:ins w:author="Rossi Rossi" w:id="102" w:date="2026-09-22T06:56:59Z">
                <w:sdt>
                  <w:sdtPr>
                    <w:id w:val="865537431"/>
                    <w:tag w:val="goog_rdk_3704"/>
                  </w:sdtPr>
                  <w:sdtContent>
                    <w:del w:author="Nivesh" w:id="19" w:date="2026-09-25T10:03:37Z"/>
                  </w:sdtContent>
                </w:sdt>
              </w:ins>
              <w:sdt>
                <w:sdtPr>
                  <w:id w:val="731870072"/>
                  <w:tag w:val="goog_rdk_37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Once imported, navigate to the **API Keys** page in the dashboard to create a key in that project.</w:delText>
                      </w:r>
                    </w:del>
                  </w:ins>
                </w:sdtContent>
              </w:sdt>
              <w:ins w:author="Rossi Rossi" w:id="102" w:date="2026-09-22T06:56:59Z">
                <w:del w:author="Nivesh" w:id="19" w:date="2026-09-25T10:03:37Z"/>
              </w:ins>
            </w:sdtContent>
          </w:sdt>
        </w:p>
      </w:sdtContent>
    </w:sdt>
    <w:sdt>
      <w:sdtPr>
        <w:id w:val="-1503664944"/>
        <w:tag w:val="goog_rdk_3710"/>
      </w:sdtPr>
      <w:sdtContent>
        <w:p w:rsidR="00000000" w:rsidDel="00000000" w:rsidP="00000000" w:rsidRDefault="00000000" w:rsidRPr="00000000" w14:paraId="0000033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86533839"/>
              <w:tag w:val="goog_rdk_3707"/>
            </w:sdtPr>
            <w:sdtContent>
              <w:ins w:author="Rossi Rossi" w:id="102" w:date="2026-09-22T06:56:59Z">
                <w:sdt>
                  <w:sdtPr>
                    <w:id w:val="-1716172045"/>
                    <w:tag w:val="goog_rdk_3708"/>
                  </w:sdtPr>
                  <w:sdtContent>
                    <w:del w:author="Nivesh" w:id="19" w:date="2026-09-25T10:03:37Z"/>
                  </w:sdtContent>
                </w:sdt>
              </w:ins>
              <w:sdt>
                <w:sdtPr>
                  <w:id w:val="-272839410"/>
                  <w:tag w:val="goog_rdk_37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20931743"/>
        <w:tag w:val="goog_rdk_3714"/>
      </w:sdtPr>
      <w:sdtContent>
        <w:p w:rsidR="00000000" w:rsidDel="00000000" w:rsidP="00000000" w:rsidRDefault="00000000" w:rsidRPr="00000000" w14:paraId="0000033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15713312"/>
              <w:tag w:val="goog_rdk_3711"/>
            </w:sdtPr>
            <w:sdtContent>
              <w:ins w:author="Rossi Rossi" w:id="102" w:date="2026-09-22T06:56:59Z">
                <w:sdt>
                  <w:sdtPr>
                    <w:id w:val="-701358783"/>
                    <w:tag w:val="goog_rdk_3712"/>
                  </w:sdtPr>
                  <w:sdtContent>
                    <w:del w:author="Nivesh" w:id="19" w:date="2026-09-25T10:03:37Z"/>
                  </w:sdtContent>
                </w:sdt>
              </w:ins>
              <w:sdt>
                <w:sdtPr>
                  <w:id w:val="-1048954372"/>
                  <w:tag w:val="goog_rdk_37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Troubleshooting key creation permissions</w:delText>
                      </w:r>
                    </w:del>
                  </w:ins>
                </w:sdtContent>
              </w:sdt>
              <w:ins w:author="Rossi Rossi" w:id="102" w:date="2026-09-22T06:56:59Z">
                <w:del w:author="Nivesh" w:id="19" w:date="2026-09-25T10:03:37Z"/>
              </w:ins>
            </w:sdtContent>
          </w:sdt>
        </w:p>
      </w:sdtContent>
    </w:sdt>
    <w:sdt>
      <w:sdtPr>
        <w:id w:val="216838135"/>
        <w:tag w:val="goog_rdk_3718"/>
      </w:sdtPr>
      <w:sdtContent>
        <w:p w:rsidR="00000000" w:rsidDel="00000000" w:rsidP="00000000" w:rsidRDefault="00000000" w:rsidRPr="00000000" w14:paraId="0000033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0307414"/>
              <w:tag w:val="goog_rdk_3715"/>
            </w:sdtPr>
            <w:sdtContent>
              <w:ins w:author="Rossi Rossi" w:id="102" w:date="2026-09-22T06:56:59Z">
                <w:sdt>
                  <w:sdtPr>
                    <w:id w:val="214395910"/>
                    <w:tag w:val="goog_rdk_3716"/>
                  </w:sdtPr>
                  <w:sdtContent>
                    <w:del w:author="Nivesh" w:id="19" w:date="2026-09-25T10:03:37Z"/>
                  </w:sdtContent>
                </w:sdt>
              </w:ins>
              <w:sdt>
                <w:sdtPr>
                  <w:id w:val="-999783647"/>
                  <w:tag w:val="goog_rdk_37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93893050"/>
        <w:tag w:val="goog_rdk_3722"/>
      </w:sdtPr>
      <w:sdtContent>
        <w:p w:rsidR="00000000" w:rsidDel="00000000" w:rsidP="00000000" w:rsidRDefault="00000000" w:rsidRPr="00000000" w14:paraId="0000033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01391611"/>
              <w:tag w:val="goog_rdk_3719"/>
            </w:sdtPr>
            <w:sdtContent>
              <w:ins w:author="Rossi Rossi" w:id="102" w:date="2026-09-22T06:56:59Z">
                <w:sdt>
                  <w:sdtPr>
                    <w:id w:val="-1946392023"/>
                    <w:tag w:val="goog_rdk_3720"/>
                  </w:sdtPr>
                  <w:sdtContent>
                    <w:del w:author="Nivesh" w:id="19" w:date="2026-09-25T10:03:37Z"/>
                  </w:sdtContent>
                </w:sdt>
              </w:ins>
              <w:sdt>
                <w:sdtPr>
                  <w:id w:val="906300597"/>
                  <w:tag w:val="goog_rdk_37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the **Create API key** button is unavailable and displays the message:</w:delText>
                      </w:r>
                    </w:del>
                  </w:ins>
                </w:sdtContent>
              </w:sdt>
              <w:ins w:author="Rossi Rossi" w:id="102" w:date="2026-09-22T06:56:59Z">
                <w:del w:author="Nivesh" w:id="19" w:date="2026-09-25T10:03:37Z"/>
              </w:ins>
            </w:sdtContent>
          </w:sdt>
        </w:p>
      </w:sdtContent>
    </w:sdt>
    <w:sdt>
      <w:sdtPr>
        <w:id w:val="-581838025"/>
        <w:tag w:val="goog_rdk_3726"/>
      </w:sdtPr>
      <w:sdtContent>
        <w:p w:rsidR="00000000" w:rsidDel="00000000" w:rsidP="00000000" w:rsidRDefault="00000000" w:rsidRPr="00000000" w14:paraId="0000033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34441303"/>
              <w:tag w:val="goog_rdk_3723"/>
            </w:sdtPr>
            <w:sdtContent>
              <w:ins w:author="Rossi Rossi" w:id="102" w:date="2026-09-22T06:56:59Z">
                <w:sdt>
                  <w:sdtPr>
                    <w:id w:val="-983407830"/>
                    <w:tag w:val="goog_rdk_3724"/>
                  </w:sdtPr>
                  <w:sdtContent>
                    <w:del w:author="Nivesh" w:id="19" w:date="2026-09-25T10:03:37Z"/>
                  </w:sdtContent>
                </w:sdt>
              </w:ins>
              <w:sdt>
                <w:sdtPr>
                  <w:id w:val="1628807021"/>
                  <w:tag w:val="goog_rdk_37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do not have permission to create a key in this project"*, you lack the</w:delText>
                      </w:r>
                    </w:del>
                  </w:ins>
                </w:sdtContent>
              </w:sdt>
              <w:ins w:author="Rossi Rossi" w:id="102" w:date="2026-09-22T06:56:59Z">
                <w:del w:author="Nivesh" w:id="19" w:date="2026-09-25T10:03:37Z"/>
              </w:ins>
            </w:sdtContent>
          </w:sdt>
        </w:p>
      </w:sdtContent>
    </w:sdt>
    <w:sdt>
      <w:sdtPr>
        <w:id w:val="1963865184"/>
        <w:tag w:val="goog_rdk_3730"/>
      </w:sdtPr>
      <w:sdtContent>
        <w:p w:rsidR="00000000" w:rsidDel="00000000" w:rsidP="00000000" w:rsidRDefault="00000000" w:rsidRPr="00000000" w14:paraId="0000033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97624514"/>
              <w:tag w:val="goog_rdk_3727"/>
            </w:sdtPr>
            <w:sdtContent>
              <w:ins w:author="Rossi Rossi" w:id="102" w:date="2026-09-22T06:56:59Z">
                <w:sdt>
                  <w:sdtPr>
                    <w:id w:val="-1238741659"/>
                    <w:tag w:val="goog_rdk_3728"/>
                  </w:sdtPr>
                  <w:sdtContent>
                    <w:del w:author="Nivesh" w:id="19" w:date="2026-09-25T10:03:37Z"/>
                  </w:sdtContent>
                </w:sdt>
              </w:ins>
              <w:sdt>
                <w:sdtPr>
                  <w:id w:val="-1790229972"/>
                  <w:tag w:val="goog_rdk_37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required IAM permissions.</w:delText>
                      </w:r>
                    </w:del>
                  </w:ins>
                </w:sdtContent>
              </w:sdt>
              <w:ins w:author="Rossi Rossi" w:id="102" w:date="2026-09-22T06:56:59Z">
                <w:del w:author="Nivesh" w:id="19" w:date="2026-09-25T10:03:37Z"/>
              </w:ins>
            </w:sdtContent>
          </w:sdt>
        </w:p>
      </w:sdtContent>
    </w:sdt>
    <w:sdt>
      <w:sdtPr>
        <w:id w:val="-1342177346"/>
        <w:tag w:val="goog_rdk_3734"/>
      </w:sdtPr>
      <w:sdtContent>
        <w:p w:rsidR="00000000" w:rsidDel="00000000" w:rsidP="00000000" w:rsidRDefault="00000000" w:rsidRPr="00000000" w14:paraId="0000033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4243534"/>
              <w:tag w:val="goog_rdk_3731"/>
            </w:sdtPr>
            <w:sdtContent>
              <w:ins w:author="Rossi Rossi" w:id="102" w:date="2026-09-22T06:56:59Z">
                <w:sdt>
                  <w:sdtPr>
                    <w:id w:val="-96672382"/>
                    <w:tag w:val="goog_rdk_3732"/>
                  </w:sdtPr>
                  <w:sdtContent>
                    <w:del w:author="Nivesh" w:id="19" w:date="2026-09-25T10:03:37Z"/>
                  </w:sdtContent>
                </w:sdt>
              </w:ins>
              <w:sdt>
                <w:sdtPr>
                  <w:id w:val="530724602"/>
                  <w:tag w:val="goog_rdk_37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96133517"/>
        <w:tag w:val="goog_rdk_3738"/>
      </w:sdtPr>
      <w:sdtContent>
        <w:p w:rsidR="00000000" w:rsidDel="00000000" w:rsidP="00000000" w:rsidRDefault="00000000" w:rsidRPr="00000000" w14:paraId="0000033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24453070"/>
              <w:tag w:val="goog_rdk_3735"/>
            </w:sdtPr>
            <w:sdtContent>
              <w:ins w:author="Rossi Rossi" w:id="102" w:date="2026-09-22T06:56:59Z">
                <w:sdt>
                  <w:sdtPr>
                    <w:id w:val="-1265481961"/>
                    <w:tag w:val="goog_rdk_3736"/>
                  </w:sdtPr>
                  <w:sdtContent>
                    <w:del w:author="Nivesh" w:id="19" w:date="2026-09-25T10:03:37Z"/>
                  </w:sdtContent>
                </w:sdt>
              </w:ins>
              <w:sdt>
                <w:sdtPr>
                  <w:id w:val="-1394966922"/>
                  <w:tag w:val="goog_rdk_37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Ask your Google Cloud project or organization administrator to grant you a role</w:delText>
                      </w:r>
                    </w:del>
                  </w:ins>
                </w:sdtContent>
              </w:sdt>
              <w:ins w:author="Rossi Rossi" w:id="102" w:date="2026-09-22T06:56:59Z">
                <w:del w:author="Nivesh" w:id="19" w:date="2026-09-25T10:03:37Z"/>
              </w:ins>
            </w:sdtContent>
          </w:sdt>
        </w:p>
      </w:sdtContent>
    </w:sdt>
    <w:sdt>
      <w:sdtPr>
        <w:id w:val="294331705"/>
        <w:tag w:val="goog_rdk_3742"/>
      </w:sdtPr>
      <w:sdtContent>
        <w:p w:rsidR="00000000" w:rsidDel="00000000" w:rsidP="00000000" w:rsidRDefault="00000000" w:rsidRPr="00000000" w14:paraId="0000033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3575236"/>
              <w:tag w:val="goog_rdk_3739"/>
            </w:sdtPr>
            <w:sdtContent>
              <w:ins w:author="Rossi Rossi" w:id="102" w:date="2026-09-22T06:56:59Z">
                <w:sdt>
                  <w:sdtPr>
                    <w:id w:val="666191246"/>
                    <w:tag w:val="goog_rdk_3740"/>
                  </w:sdtPr>
                  <w:sdtContent>
                    <w:del w:author="Nivesh" w:id="19" w:date="2026-09-25T10:03:37Z"/>
                  </w:sdtContent>
                </w:sdt>
              </w:ins>
              <w:sdt>
                <w:sdtPr>
                  <w:id w:val="-1689946159"/>
                  <w:tag w:val="goog_rdk_37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containing the following permissions (such as Project Editor):</w:delText>
                      </w:r>
                    </w:del>
                  </w:ins>
                </w:sdtContent>
              </w:sdt>
              <w:ins w:author="Rossi Rossi" w:id="102" w:date="2026-09-22T06:56:59Z">
                <w:del w:author="Nivesh" w:id="19" w:date="2026-09-25T10:03:37Z"/>
              </w:ins>
            </w:sdtContent>
          </w:sdt>
        </w:p>
      </w:sdtContent>
    </w:sdt>
    <w:sdt>
      <w:sdtPr>
        <w:id w:val="1143312144"/>
        <w:tag w:val="goog_rdk_3746"/>
      </w:sdtPr>
      <w:sdtContent>
        <w:p w:rsidR="00000000" w:rsidDel="00000000" w:rsidP="00000000" w:rsidRDefault="00000000" w:rsidRPr="00000000" w14:paraId="0000033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50327589"/>
              <w:tag w:val="goog_rdk_3743"/>
            </w:sdtPr>
            <w:sdtContent>
              <w:ins w:author="Rossi Rossi" w:id="102" w:date="2026-09-22T06:56:59Z">
                <w:sdt>
                  <w:sdtPr>
                    <w:id w:val="-160826172"/>
                    <w:tag w:val="goog_rdk_3744"/>
                  </w:sdtPr>
                  <w:sdtContent>
                    <w:del w:author="Nivesh" w:id="19" w:date="2026-09-25T10:03:37Z"/>
                  </w:sdtContent>
                </w:sdt>
              </w:ins>
              <w:sdt>
                <w:sdtPr>
                  <w:id w:val="457342594"/>
                  <w:tag w:val="goog_rdk_374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83298692"/>
        <w:tag w:val="goog_rdk_3750"/>
      </w:sdtPr>
      <w:sdtContent>
        <w:p w:rsidR="00000000" w:rsidDel="00000000" w:rsidP="00000000" w:rsidRDefault="00000000" w:rsidRPr="00000000" w14:paraId="0000033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58143110"/>
              <w:tag w:val="goog_rdk_3747"/>
            </w:sdtPr>
            <w:sdtContent>
              <w:ins w:author="Rossi Rossi" w:id="102" w:date="2026-09-22T06:56:59Z">
                <w:sdt>
                  <w:sdtPr>
                    <w:id w:val="-1214883690"/>
                    <w:tag w:val="goog_rdk_3748"/>
                  </w:sdtPr>
                  <w:sdtContent>
                    <w:del w:author="Nivesh" w:id="19" w:date="2026-09-25T10:03:37Z"/>
                  </w:sdtContent>
                </w:sdt>
              </w:ins>
              <w:sdt>
                <w:sdtPr>
                  <w:id w:val="22912373"/>
                  <w:tag w:val="goog_rdk_37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`resourcemanager.projects.get`: Allows AI Studio to verify the project.</w:delText>
                      </w:r>
                    </w:del>
                  </w:ins>
                </w:sdtContent>
              </w:sdt>
              <w:ins w:author="Rossi Rossi" w:id="102" w:date="2026-09-22T06:56:59Z">
                <w:del w:author="Nivesh" w:id="19" w:date="2026-09-25T10:03:37Z"/>
              </w:ins>
            </w:sdtContent>
          </w:sdt>
        </w:p>
      </w:sdtContent>
    </w:sdt>
    <w:sdt>
      <w:sdtPr>
        <w:id w:val="-625893254"/>
        <w:tag w:val="goog_rdk_3754"/>
      </w:sdtPr>
      <w:sdtContent>
        <w:p w:rsidR="00000000" w:rsidDel="00000000" w:rsidP="00000000" w:rsidRDefault="00000000" w:rsidRPr="00000000" w14:paraId="0000033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01520249"/>
              <w:tag w:val="goog_rdk_3751"/>
            </w:sdtPr>
            <w:sdtContent>
              <w:ins w:author="Rossi Rossi" w:id="102" w:date="2026-09-22T06:56:59Z">
                <w:sdt>
                  <w:sdtPr>
                    <w:id w:val="-1223783866"/>
                    <w:tag w:val="goog_rdk_3752"/>
                  </w:sdtPr>
                  <w:sdtContent>
                    <w:del w:author="Nivesh" w:id="19" w:date="2026-09-25T10:03:37Z"/>
                  </w:sdtContent>
                </w:sdt>
              </w:ins>
              <w:sdt>
                <w:sdtPr>
                  <w:id w:val="1633203442"/>
                  <w:tag w:val="goog_rdk_37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`apikeys.keys.create`: Allows key generation.</w:delText>
                      </w:r>
                    </w:del>
                  </w:ins>
                </w:sdtContent>
              </w:sdt>
              <w:ins w:author="Rossi Rossi" w:id="102" w:date="2026-09-22T06:56:59Z">
                <w:del w:author="Nivesh" w:id="19" w:date="2026-09-25T10:03:37Z"/>
              </w:ins>
            </w:sdtContent>
          </w:sdt>
        </w:p>
      </w:sdtContent>
    </w:sdt>
    <w:sdt>
      <w:sdtPr>
        <w:id w:val="509352066"/>
        <w:tag w:val="goog_rdk_3758"/>
      </w:sdtPr>
      <w:sdtContent>
        <w:p w:rsidR="00000000" w:rsidDel="00000000" w:rsidP="00000000" w:rsidRDefault="00000000" w:rsidRPr="00000000" w14:paraId="0000033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4802307"/>
              <w:tag w:val="goog_rdk_3755"/>
            </w:sdtPr>
            <w:sdtContent>
              <w:ins w:author="Rossi Rossi" w:id="102" w:date="2026-09-22T06:56:59Z">
                <w:sdt>
                  <w:sdtPr>
                    <w:id w:val="1208397809"/>
                    <w:tag w:val="goog_rdk_3756"/>
                  </w:sdtPr>
                  <w:sdtContent>
                    <w:del w:author="Nivesh" w:id="19" w:date="2026-09-25T10:03:37Z"/>
                  </w:sdtContent>
                </w:sdt>
              </w:ins>
              <w:sdt>
                <w:sdtPr>
                  <w:id w:val="1371058862"/>
                  <w:tag w:val="goog_rdk_37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`serviceusage.services.enable`: Ensures the Generative Language API is enabled.</w:delText>
                      </w:r>
                    </w:del>
                  </w:ins>
                </w:sdtContent>
              </w:sdt>
              <w:ins w:author="Rossi Rossi" w:id="102" w:date="2026-09-22T06:56:59Z">
                <w:del w:author="Nivesh" w:id="19" w:date="2026-09-25T10:03:37Z"/>
              </w:ins>
            </w:sdtContent>
          </w:sdt>
        </w:p>
      </w:sdtContent>
    </w:sdt>
    <w:sdt>
      <w:sdtPr>
        <w:id w:val="-1463089359"/>
        <w:tag w:val="goog_rdk_3762"/>
      </w:sdtPr>
      <w:sdtContent>
        <w:p w:rsidR="00000000" w:rsidDel="00000000" w:rsidP="00000000" w:rsidRDefault="00000000" w:rsidRPr="00000000" w14:paraId="0000034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96908351"/>
              <w:tag w:val="goog_rdk_3759"/>
            </w:sdtPr>
            <w:sdtContent>
              <w:ins w:author="Rossi Rossi" w:id="102" w:date="2026-09-22T06:56:59Z">
                <w:sdt>
                  <w:sdtPr>
                    <w:id w:val="317071337"/>
                    <w:tag w:val="goog_rdk_3760"/>
                  </w:sdtPr>
                  <w:sdtContent>
                    <w:del w:author="Nivesh" w:id="19" w:date="2026-09-25T10:03:37Z"/>
                  </w:sdtContent>
                </w:sdt>
              </w:ins>
              <w:sdt>
                <w:sdtPr>
                  <w:id w:val="318616168"/>
                  <w:tag w:val="goog_rdk_37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`iam.serviceAccounts.create`: Required to create the linked service account.</w:delText>
                      </w:r>
                    </w:del>
                  </w:ins>
                </w:sdtContent>
              </w:sdt>
              <w:ins w:author="Rossi Rossi" w:id="102" w:date="2026-09-22T06:56:59Z">
                <w:del w:author="Nivesh" w:id="19" w:date="2026-09-25T10:03:37Z"/>
              </w:ins>
            </w:sdtContent>
          </w:sdt>
        </w:p>
      </w:sdtContent>
    </w:sdt>
    <w:sdt>
      <w:sdtPr>
        <w:id w:val="-1717845347"/>
        <w:tag w:val="goog_rdk_3766"/>
      </w:sdtPr>
      <w:sdtContent>
        <w:p w:rsidR="00000000" w:rsidDel="00000000" w:rsidP="00000000" w:rsidRDefault="00000000" w:rsidRPr="00000000" w14:paraId="0000034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2086523"/>
              <w:tag w:val="goog_rdk_3763"/>
            </w:sdtPr>
            <w:sdtContent>
              <w:ins w:author="Rossi Rossi" w:id="102" w:date="2026-09-22T06:56:59Z">
                <w:sdt>
                  <w:sdtPr>
                    <w:id w:val="-531620221"/>
                    <w:tag w:val="goog_rdk_3764"/>
                  </w:sdtPr>
                  <w:sdtContent>
                    <w:del w:author="Nivesh" w:id="19" w:date="2026-09-25T10:03:37Z"/>
                  </w:sdtContent>
                </w:sdt>
              </w:ins>
              <w:sdt>
                <w:sdtPr>
                  <w:id w:val="-1615452425"/>
                  <w:tag w:val="goog_rdk_37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`iam.serviceAccountApiKeyBindings.create`: Binds the service account to the API key.</w:delText>
                      </w:r>
                    </w:del>
                  </w:ins>
                </w:sdtContent>
              </w:sdt>
              <w:ins w:author="Rossi Rossi" w:id="102" w:date="2026-09-22T06:56:59Z">
                <w:del w:author="Nivesh" w:id="19" w:date="2026-09-25T10:03:37Z"/>
              </w:ins>
            </w:sdtContent>
          </w:sdt>
        </w:p>
      </w:sdtContent>
    </w:sdt>
    <w:sdt>
      <w:sdtPr>
        <w:id w:val="-669843275"/>
        <w:tag w:val="goog_rdk_3770"/>
      </w:sdtPr>
      <w:sdtContent>
        <w:p w:rsidR="00000000" w:rsidDel="00000000" w:rsidP="00000000" w:rsidRDefault="00000000" w:rsidRPr="00000000" w14:paraId="0000034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3662559"/>
              <w:tag w:val="goog_rdk_3767"/>
            </w:sdtPr>
            <w:sdtContent>
              <w:ins w:author="Rossi Rossi" w:id="102" w:date="2026-09-22T06:56:59Z">
                <w:sdt>
                  <w:sdtPr>
                    <w:id w:val="-475467328"/>
                    <w:tag w:val="goog_rdk_3768"/>
                  </w:sdtPr>
                  <w:sdtContent>
                    <w:del w:author="Nivesh" w:id="19" w:date="2026-09-25T10:03:37Z"/>
                  </w:sdtContent>
                </w:sdt>
              </w:ins>
              <w:sdt>
                <w:sdtPr>
                  <w:id w:val="-631085788"/>
                  <w:tag w:val="goog_rdk_37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63639148"/>
        <w:tag w:val="goog_rdk_3774"/>
      </w:sdtPr>
      <w:sdtContent>
        <w:p w:rsidR="00000000" w:rsidDel="00000000" w:rsidP="00000000" w:rsidRDefault="00000000" w:rsidRPr="00000000" w14:paraId="0000034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04509040"/>
              <w:tag w:val="goog_rdk_3771"/>
            </w:sdtPr>
            <w:sdtContent>
              <w:ins w:author="Rossi Rossi" w:id="102" w:date="2026-09-22T06:56:59Z">
                <w:sdt>
                  <w:sdtPr>
                    <w:id w:val="-1049783646"/>
                    <w:tag w:val="goog_rdk_3772"/>
                  </w:sdtPr>
                  <w:sdtContent>
                    <w:del w:author="Nivesh" w:id="19" w:date="2026-09-25T10:03:37Z"/>
                  </w:sdtContent>
                </w:sdt>
              </w:ins>
              <w:sdt>
                <w:sdtPr>
                  <w:id w:val="-153145224"/>
                  <w:tag w:val="goog_rdk_37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cannot get administrative access, you can create a new Google Cloud</w:delText>
                      </w:r>
                    </w:del>
                  </w:ins>
                </w:sdtContent>
              </w:sdt>
              <w:ins w:author="Rossi Rossi" w:id="102" w:date="2026-09-22T06:56:59Z">
                <w:del w:author="Nivesh" w:id="19" w:date="2026-09-25T10:03:37Z"/>
              </w:ins>
            </w:sdtContent>
          </w:sdt>
        </w:p>
      </w:sdtContent>
    </w:sdt>
    <w:sdt>
      <w:sdtPr>
        <w:id w:val="138156212"/>
        <w:tag w:val="goog_rdk_3778"/>
      </w:sdtPr>
      <w:sdtContent>
        <w:p w:rsidR="00000000" w:rsidDel="00000000" w:rsidP="00000000" w:rsidRDefault="00000000" w:rsidRPr="00000000" w14:paraId="0000034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87282361"/>
              <w:tag w:val="goog_rdk_3775"/>
            </w:sdtPr>
            <w:sdtContent>
              <w:ins w:author="Rossi Rossi" w:id="102" w:date="2026-09-22T06:56:59Z">
                <w:sdt>
                  <w:sdtPr>
                    <w:id w:val="245332233"/>
                    <w:tag w:val="goog_rdk_3776"/>
                  </w:sdtPr>
                  <w:sdtContent>
                    <w:del w:author="Nivesh" w:id="19" w:date="2026-09-25T10:03:37Z"/>
                  </w:sdtContent>
                </w:sdt>
              </w:ins>
              <w:sdt>
                <w:sdtPr>
                  <w:id w:val="-838131394"/>
                  <w:tag w:val="goog_rdk_37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project that is not associated with an organization to generate your keys.</w:delText>
                      </w:r>
                    </w:del>
                  </w:ins>
                </w:sdtContent>
              </w:sdt>
              <w:ins w:author="Rossi Rossi" w:id="102" w:date="2026-09-22T06:56:59Z">
                <w:del w:author="Nivesh" w:id="19" w:date="2026-09-25T10:03:37Z"/>
              </w:ins>
            </w:sdtContent>
          </w:sdt>
        </w:p>
      </w:sdtContent>
    </w:sdt>
    <w:sdt>
      <w:sdtPr>
        <w:id w:val="-2137222457"/>
        <w:tag w:val="goog_rdk_3782"/>
      </w:sdtPr>
      <w:sdtContent>
        <w:p w:rsidR="00000000" w:rsidDel="00000000" w:rsidP="00000000" w:rsidRDefault="00000000" w:rsidRPr="00000000" w14:paraId="0000034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30639340"/>
              <w:tag w:val="goog_rdk_3779"/>
            </w:sdtPr>
            <w:sdtContent>
              <w:ins w:author="Rossi Rossi" w:id="102" w:date="2026-09-22T06:56:59Z">
                <w:sdt>
                  <w:sdtPr>
                    <w:id w:val="-678610032"/>
                    <w:tag w:val="goog_rdk_3780"/>
                  </w:sdtPr>
                  <w:sdtContent>
                    <w:del w:author="Nivesh" w:id="19" w:date="2026-09-25T10:03:37Z"/>
                  </w:sdtContent>
                </w:sdt>
              </w:ins>
              <w:sdt>
                <w:sdtPr>
                  <w:id w:val="-824966960"/>
                  <w:tag w:val="goog_rdk_378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58726632"/>
        <w:tag w:val="goog_rdk_3786"/>
      </w:sdtPr>
      <w:sdtContent>
        <w:p w:rsidR="00000000" w:rsidDel="00000000" w:rsidP="00000000" w:rsidRDefault="00000000" w:rsidRPr="00000000" w14:paraId="0000034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0243433"/>
              <w:tag w:val="goog_rdk_3783"/>
            </w:sdtPr>
            <w:sdtContent>
              <w:ins w:author="Rossi Rossi" w:id="102" w:date="2026-09-22T06:56:59Z">
                <w:sdt>
                  <w:sdtPr>
                    <w:id w:val="-1566309993"/>
                    <w:tag w:val="goog_rdk_3784"/>
                  </w:sdtPr>
                  <w:sdtContent>
                    <w:del w:author="Nivesh" w:id="19" w:date="2026-09-25T10:03:37Z"/>
                  </w:sdtContent>
                </w:sdt>
              </w:ins>
              <w:sdt>
                <w:sdtPr>
                  <w:id w:val="-1626440305"/>
                  <w:tag w:val="goog_rdk_37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Setting up your environment</w:delText>
                      </w:r>
                    </w:del>
                  </w:ins>
                </w:sdtContent>
              </w:sdt>
              <w:ins w:author="Rossi Rossi" w:id="102" w:date="2026-09-22T06:56:59Z">
                <w:del w:author="Nivesh" w:id="19" w:date="2026-09-25T10:03:37Z"/>
              </w:ins>
            </w:sdtContent>
          </w:sdt>
        </w:p>
      </w:sdtContent>
    </w:sdt>
    <w:sdt>
      <w:sdtPr>
        <w:id w:val="805898273"/>
        <w:tag w:val="goog_rdk_3790"/>
      </w:sdtPr>
      <w:sdtContent>
        <w:p w:rsidR="00000000" w:rsidDel="00000000" w:rsidP="00000000" w:rsidRDefault="00000000" w:rsidRPr="00000000" w14:paraId="0000034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28537413"/>
              <w:tag w:val="goog_rdk_3787"/>
            </w:sdtPr>
            <w:sdtContent>
              <w:ins w:author="Rossi Rossi" w:id="102" w:date="2026-09-22T06:56:59Z">
                <w:sdt>
                  <w:sdtPr>
                    <w:id w:val="552927747"/>
                    <w:tag w:val="goog_rdk_3788"/>
                  </w:sdtPr>
                  <w:sdtContent>
                    <w:del w:author="Nivesh" w:id="19" w:date="2026-09-25T10:03:37Z"/>
                  </w:sdtContent>
                </w:sdt>
              </w:ins>
              <w:sdt>
                <w:sdtPr>
                  <w:id w:val="-72628224"/>
                  <w:tag w:val="goog_rdk_378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92523515"/>
        <w:tag w:val="goog_rdk_3794"/>
      </w:sdtPr>
      <w:sdtContent>
        <w:p w:rsidR="00000000" w:rsidDel="00000000" w:rsidP="00000000" w:rsidRDefault="00000000" w:rsidRPr="00000000" w14:paraId="0000034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82119656"/>
              <w:tag w:val="goog_rdk_3791"/>
            </w:sdtPr>
            <w:sdtContent>
              <w:ins w:author="Rossi Rossi" w:id="102" w:date="2026-09-22T06:56:59Z">
                <w:sdt>
                  <w:sdtPr>
                    <w:id w:val="1324714700"/>
                    <w:tag w:val="goog_rdk_3792"/>
                  </w:sdtPr>
                  <w:sdtContent>
                    <w:del w:author="Nivesh" w:id="19" w:date="2026-09-25T10:03:37Z"/>
                  </w:sdtContent>
                </w:sdt>
              </w:ins>
              <w:sdt>
                <w:sdtPr>
                  <w:id w:val="1649278868"/>
                  <w:tag w:val="goog_rdk_37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Once you have a key, configure your environment to use it securely in your</w:delText>
                      </w:r>
                    </w:del>
                  </w:ins>
                </w:sdtContent>
              </w:sdt>
              <w:ins w:author="Rossi Rossi" w:id="102" w:date="2026-09-22T06:56:59Z">
                <w:del w:author="Nivesh" w:id="19" w:date="2026-09-25T10:03:37Z"/>
              </w:ins>
            </w:sdtContent>
          </w:sdt>
        </w:p>
      </w:sdtContent>
    </w:sdt>
    <w:sdt>
      <w:sdtPr>
        <w:id w:val="1797711337"/>
        <w:tag w:val="goog_rdk_3798"/>
      </w:sdtPr>
      <w:sdtContent>
        <w:p w:rsidR="00000000" w:rsidDel="00000000" w:rsidP="00000000" w:rsidRDefault="00000000" w:rsidRPr="00000000" w14:paraId="0000034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8746832"/>
              <w:tag w:val="goog_rdk_3795"/>
            </w:sdtPr>
            <w:sdtContent>
              <w:ins w:author="Rossi Rossi" w:id="102" w:date="2026-09-22T06:56:59Z">
                <w:sdt>
                  <w:sdtPr>
                    <w:id w:val="-1510518969"/>
                    <w:tag w:val="goog_rdk_3796"/>
                  </w:sdtPr>
                  <w:sdtContent>
                    <w:del w:author="Nivesh" w:id="19" w:date="2026-09-25T10:03:37Z"/>
                  </w:sdtContent>
                </w:sdt>
              </w:ins>
              <w:sdt>
                <w:sdtPr>
                  <w:id w:val="-1054505296"/>
                  <w:tag w:val="goog_rdk_37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applications.</w:delText>
                      </w:r>
                    </w:del>
                  </w:ins>
                </w:sdtContent>
              </w:sdt>
              <w:ins w:author="Rossi Rossi" w:id="102" w:date="2026-09-22T06:56:59Z">
                <w:del w:author="Nivesh" w:id="19" w:date="2026-09-25T10:03:37Z"/>
              </w:ins>
            </w:sdtContent>
          </w:sdt>
        </w:p>
      </w:sdtContent>
    </w:sdt>
    <w:sdt>
      <w:sdtPr>
        <w:id w:val="-1474540911"/>
        <w:tag w:val="goog_rdk_3802"/>
      </w:sdtPr>
      <w:sdtContent>
        <w:p w:rsidR="00000000" w:rsidDel="00000000" w:rsidP="00000000" w:rsidRDefault="00000000" w:rsidRPr="00000000" w14:paraId="0000034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95210470"/>
              <w:tag w:val="goog_rdk_3799"/>
            </w:sdtPr>
            <w:sdtContent>
              <w:ins w:author="Rossi Rossi" w:id="102" w:date="2026-09-22T06:56:59Z">
                <w:sdt>
                  <w:sdtPr>
                    <w:id w:val="1596585488"/>
                    <w:tag w:val="goog_rdk_3800"/>
                  </w:sdtPr>
                  <w:sdtContent>
                    <w:del w:author="Nivesh" w:id="19" w:date="2026-09-25T10:03:37Z"/>
                  </w:sdtContent>
                </w:sdt>
              </w:ins>
              <w:sdt>
                <w:sdtPr>
                  <w:id w:val="749114930"/>
                  <w:tag w:val="goog_rdk_38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21402702"/>
        <w:tag w:val="goog_rdk_3806"/>
      </w:sdtPr>
      <w:sdtContent>
        <w:p w:rsidR="00000000" w:rsidDel="00000000" w:rsidP="00000000" w:rsidRDefault="00000000" w:rsidRPr="00000000" w14:paraId="0000034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06011282"/>
              <w:tag w:val="goog_rdk_3803"/>
            </w:sdtPr>
            <w:sdtContent>
              <w:ins w:author="Rossi Rossi" w:id="102" w:date="2026-09-22T06:56:59Z">
                <w:sdt>
                  <w:sdtPr>
                    <w:id w:val="-588897001"/>
                    <w:tag w:val="goog_rdk_3804"/>
                  </w:sdtPr>
                  <w:sdtContent>
                    <w:del w:author="Nivesh" w:id="19" w:date="2026-09-25T10:03:37Z"/>
                  </w:sdtContent>
                </w:sdt>
              </w:ins>
              <w:sdt>
                <w:sdtPr>
                  <w:id w:val="541570104"/>
                  <w:tag w:val="goog_rdk_38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Option 1: Use environment variables (recommended)</w:delText>
                      </w:r>
                    </w:del>
                  </w:ins>
                </w:sdtContent>
              </w:sdt>
              <w:ins w:author="Rossi Rossi" w:id="102" w:date="2026-09-22T06:56:59Z">
                <w:del w:author="Nivesh" w:id="19" w:date="2026-09-25T10:03:37Z"/>
              </w:ins>
            </w:sdtContent>
          </w:sdt>
        </w:p>
      </w:sdtContent>
    </w:sdt>
    <w:sdt>
      <w:sdtPr>
        <w:id w:val="-1329008390"/>
        <w:tag w:val="goog_rdk_3810"/>
      </w:sdtPr>
      <w:sdtContent>
        <w:p w:rsidR="00000000" w:rsidDel="00000000" w:rsidP="00000000" w:rsidRDefault="00000000" w:rsidRPr="00000000" w14:paraId="0000034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68076571"/>
              <w:tag w:val="goog_rdk_3807"/>
            </w:sdtPr>
            <w:sdtContent>
              <w:ins w:author="Rossi Rossi" w:id="102" w:date="2026-09-22T06:56:59Z">
                <w:sdt>
                  <w:sdtPr>
                    <w:id w:val="-2083682600"/>
                    <w:tag w:val="goog_rdk_3808"/>
                  </w:sdtPr>
                  <w:sdtContent>
                    <w:del w:author="Nivesh" w:id="19" w:date="2026-09-25T10:03:37Z"/>
                  </w:sdtContent>
                </w:sdt>
              </w:ins>
              <w:sdt>
                <w:sdtPr>
                  <w:id w:val="1733747849"/>
                  <w:tag w:val="goog_rdk_38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95067006"/>
        <w:tag w:val="goog_rdk_3814"/>
      </w:sdtPr>
      <w:sdtContent>
        <w:p w:rsidR="00000000" w:rsidDel="00000000" w:rsidP="00000000" w:rsidRDefault="00000000" w:rsidRPr="00000000" w14:paraId="0000034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3808117"/>
              <w:tag w:val="goog_rdk_3811"/>
            </w:sdtPr>
            <w:sdtContent>
              <w:ins w:author="Rossi Rossi" w:id="102" w:date="2026-09-22T06:56:59Z">
                <w:sdt>
                  <w:sdtPr>
                    <w:id w:val="-1942846298"/>
                    <w:tag w:val="goog_rdk_3812"/>
                  </w:sdtPr>
                  <w:sdtContent>
                    <w:del w:author="Nivesh" w:id="19" w:date="2026-09-25T10:03:37Z"/>
                  </w:sdtContent>
                </w:sdt>
              </w:ins>
              <w:sdt>
                <w:sdtPr>
                  <w:id w:val="-1605586935"/>
                  <w:tag w:val="goog_rdk_38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Set the environment variable `GEMINI_API_KEY` or `GOOGLE_API_KEY`. The Gemini</w:delText>
                      </w:r>
                    </w:del>
                  </w:ins>
                </w:sdtContent>
              </w:sdt>
              <w:ins w:author="Rossi Rossi" w:id="102" w:date="2026-09-22T06:56:59Z">
                <w:del w:author="Nivesh" w:id="19" w:date="2026-09-25T10:03:37Z"/>
              </w:ins>
            </w:sdtContent>
          </w:sdt>
        </w:p>
      </w:sdtContent>
    </w:sdt>
    <w:sdt>
      <w:sdtPr>
        <w:id w:val="-1843075260"/>
        <w:tag w:val="goog_rdk_3818"/>
      </w:sdtPr>
      <w:sdtContent>
        <w:p w:rsidR="00000000" w:rsidDel="00000000" w:rsidP="00000000" w:rsidRDefault="00000000" w:rsidRPr="00000000" w14:paraId="0000034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66640637"/>
              <w:tag w:val="goog_rdk_3815"/>
            </w:sdtPr>
            <w:sdtContent>
              <w:ins w:author="Rossi Rossi" w:id="102" w:date="2026-09-22T06:56:59Z">
                <w:sdt>
                  <w:sdtPr>
                    <w:id w:val="1115533863"/>
                    <w:tag w:val="goog_rdk_3816"/>
                  </w:sdtPr>
                  <w:sdtContent>
                    <w:del w:author="Nivesh" w:id="19" w:date="2026-09-25T10:03:37Z"/>
                  </w:sdtContent>
                </w:sdt>
              </w:ins>
              <w:sdt>
                <w:sdtPr>
                  <w:id w:val="-1491509291"/>
                  <w:tag w:val="goog_rdk_38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API client libraries automatically detect and use these variables. If both are</w:delText>
                      </w:r>
                    </w:del>
                  </w:ins>
                </w:sdtContent>
              </w:sdt>
              <w:ins w:author="Rossi Rossi" w:id="102" w:date="2026-09-22T06:56:59Z">
                <w:del w:author="Nivesh" w:id="19" w:date="2026-09-25T10:03:37Z"/>
              </w:ins>
            </w:sdtContent>
          </w:sdt>
        </w:p>
      </w:sdtContent>
    </w:sdt>
    <w:sdt>
      <w:sdtPr>
        <w:id w:val="321475969"/>
        <w:tag w:val="goog_rdk_3822"/>
      </w:sdtPr>
      <w:sdtContent>
        <w:p w:rsidR="00000000" w:rsidDel="00000000" w:rsidP="00000000" w:rsidRDefault="00000000" w:rsidRPr="00000000" w14:paraId="0000034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15477534"/>
              <w:tag w:val="goog_rdk_3819"/>
            </w:sdtPr>
            <w:sdtContent>
              <w:ins w:author="Rossi Rossi" w:id="102" w:date="2026-09-22T06:56:59Z">
                <w:sdt>
                  <w:sdtPr>
                    <w:id w:val="1814439502"/>
                    <w:tag w:val="goog_rdk_3820"/>
                  </w:sdtPr>
                  <w:sdtContent>
                    <w:del w:author="Nivesh" w:id="19" w:date="2026-09-25T10:03:37Z"/>
                  </w:sdtContent>
                </w:sdt>
              </w:ins>
              <w:sdt>
                <w:sdtPr>
                  <w:id w:val="-1258682714"/>
                  <w:tag w:val="goog_rdk_38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set, `GOOGLE_API_KEY` takes precedence.</w:delText>
                      </w:r>
                    </w:del>
                  </w:ins>
                </w:sdtContent>
              </w:sdt>
              <w:ins w:author="Rossi Rossi" w:id="102" w:date="2026-09-22T06:56:59Z">
                <w:del w:author="Nivesh" w:id="19" w:date="2026-09-25T10:03:37Z"/>
              </w:ins>
            </w:sdtContent>
          </w:sdt>
        </w:p>
      </w:sdtContent>
    </w:sdt>
    <w:sdt>
      <w:sdtPr>
        <w:id w:val="390362610"/>
        <w:tag w:val="goog_rdk_3826"/>
      </w:sdtPr>
      <w:sdtContent>
        <w:p w:rsidR="00000000" w:rsidDel="00000000" w:rsidP="00000000" w:rsidRDefault="00000000" w:rsidRPr="00000000" w14:paraId="0000035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45668092"/>
              <w:tag w:val="goog_rdk_3823"/>
            </w:sdtPr>
            <w:sdtContent>
              <w:ins w:author="Rossi Rossi" w:id="102" w:date="2026-09-22T06:56:59Z">
                <w:sdt>
                  <w:sdtPr>
                    <w:id w:val="-208847482"/>
                    <w:tag w:val="goog_rdk_3824"/>
                  </w:sdtPr>
                  <w:sdtContent>
                    <w:del w:author="Nivesh" w:id="19" w:date="2026-09-25T10:03:37Z"/>
                  </w:sdtContent>
                </w:sdt>
              </w:ins>
              <w:sdt>
                <w:sdtPr>
                  <w:id w:val="-307218543"/>
                  <w:tag w:val="goog_rdk_38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66642493"/>
        <w:tag w:val="goog_rdk_3830"/>
      </w:sdtPr>
      <w:sdtContent>
        <w:p w:rsidR="00000000" w:rsidDel="00000000" w:rsidP="00000000" w:rsidRDefault="00000000" w:rsidRPr="00000000" w14:paraId="0000035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38837514"/>
              <w:tag w:val="goog_rdk_3827"/>
            </w:sdtPr>
            <w:sdtContent>
              <w:ins w:author="Rossi Rossi" w:id="102" w:date="2026-09-22T06:56:59Z">
                <w:sdt>
                  <w:sdtPr>
                    <w:id w:val="-253394613"/>
                    <w:tag w:val="goog_rdk_3828"/>
                  </w:sdtPr>
                  <w:sdtContent>
                    <w:del w:author="Nivesh" w:id="19" w:date="2026-09-25T10:03:37Z"/>
                  </w:sdtContent>
                </w:sdt>
              </w:ins>
              <w:sdt>
                <w:sdtPr>
                  <w:id w:val="2109768450"/>
                  <w:tag w:val="goog_rdk_38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Select your operating system to set the variable:</w:delText>
                      </w:r>
                    </w:del>
                  </w:ins>
                </w:sdtContent>
              </w:sdt>
              <w:ins w:author="Rossi Rossi" w:id="102" w:date="2026-09-22T06:56:59Z">
                <w:del w:author="Nivesh" w:id="19" w:date="2026-09-25T10:03:37Z"/>
              </w:ins>
            </w:sdtContent>
          </w:sdt>
        </w:p>
      </w:sdtContent>
    </w:sdt>
    <w:sdt>
      <w:sdtPr>
        <w:id w:val="-590299353"/>
        <w:tag w:val="goog_rdk_3834"/>
      </w:sdtPr>
      <w:sdtContent>
        <w:p w:rsidR="00000000" w:rsidDel="00000000" w:rsidP="00000000" w:rsidRDefault="00000000" w:rsidRPr="00000000" w14:paraId="0000035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27377692"/>
              <w:tag w:val="goog_rdk_3831"/>
            </w:sdtPr>
            <w:sdtContent>
              <w:ins w:author="Rossi Rossi" w:id="102" w:date="2026-09-22T06:56:59Z">
                <w:sdt>
                  <w:sdtPr>
                    <w:id w:val="-1233145832"/>
                    <w:tag w:val="goog_rdk_3832"/>
                  </w:sdtPr>
                  <w:sdtContent>
                    <w:del w:author="Nivesh" w:id="19" w:date="2026-09-25T10:03:37Z"/>
                  </w:sdtContent>
                </w:sdt>
              </w:ins>
              <w:sdt>
                <w:sdtPr>
                  <w:id w:val="-1830742891"/>
                  <w:tag w:val="goog_rdk_38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66181477"/>
        <w:tag w:val="goog_rdk_3838"/>
      </w:sdtPr>
      <w:sdtContent>
        <w:p w:rsidR="00000000" w:rsidDel="00000000" w:rsidP="00000000" w:rsidRDefault="00000000" w:rsidRPr="00000000" w14:paraId="0000035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36016189"/>
              <w:tag w:val="goog_rdk_3835"/>
            </w:sdtPr>
            <w:sdtContent>
              <w:ins w:author="Rossi Rossi" w:id="102" w:date="2026-09-22T06:56:59Z">
                <w:sdt>
                  <w:sdtPr>
                    <w:id w:val="-995613827"/>
                    <w:tag w:val="goog_rdk_3836"/>
                  </w:sdtPr>
                  <w:sdtContent>
                    <w:del w:author="Nivesh" w:id="19" w:date="2026-09-25T10:03:37Z"/>
                  </w:sdtContent>
                </w:sdt>
              </w:ins>
              <w:sdt>
                <w:sdtPr>
                  <w:id w:val="-364702503"/>
                  <w:tag w:val="goog_rdk_38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Linux/macOS - Bash</w:delText>
                      </w:r>
                    </w:del>
                  </w:ins>
                </w:sdtContent>
              </w:sdt>
              <w:ins w:author="Rossi Rossi" w:id="102" w:date="2026-09-22T06:56:59Z">
                <w:del w:author="Nivesh" w:id="19" w:date="2026-09-25T10:03:37Z"/>
              </w:ins>
            </w:sdtContent>
          </w:sdt>
        </w:p>
      </w:sdtContent>
    </w:sdt>
    <w:sdt>
      <w:sdtPr>
        <w:id w:val="1634791594"/>
        <w:tag w:val="goog_rdk_3842"/>
      </w:sdtPr>
      <w:sdtContent>
        <w:p w:rsidR="00000000" w:rsidDel="00000000" w:rsidP="00000000" w:rsidRDefault="00000000" w:rsidRPr="00000000" w14:paraId="0000035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1368122"/>
              <w:tag w:val="goog_rdk_3839"/>
            </w:sdtPr>
            <w:sdtContent>
              <w:ins w:author="Rossi Rossi" w:id="102" w:date="2026-09-22T06:56:59Z">
                <w:sdt>
                  <w:sdtPr>
                    <w:id w:val="-1041625205"/>
                    <w:tag w:val="goog_rdk_3840"/>
                  </w:sdtPr>
                  <w:sdtContent>
                    <w:del w:author="Nivesh" w:id="19" w:date="2026-09-25T10:03:37Z"/>
                  </w:sdtContent>
                </w:sdt>
              </w:ins>
              <w:sdt>
                <w:sdtPr>
                  <w:id w:val="-1625382484"/>
                  <w:tag w:val="goog_rdk_38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11941258"/>
        <w:tag w:val="goog_rdk_3846"/>
      </w:sdtPr>
      <w:sdtContent>
        <w:p w:rsidR="00000000" w:rsidDel="00000000" w:rsidP="00000000" w:rsidRDefault="00000000" w:rsidRPr="00000000" w14:paraId="0000035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81750801"/>
              <w:tag w:val="goog_rdk_3843"/>
            </w:sdtPr>
            <w:sdtContent>
              <w:ins w:author="Rossi Rossi" w:id="102" w:date="2026-09-22T06:56:59Z">
                <w:sdt>
                  <w:sdtPr>
                    <w:id w:val="-1856678021"/>
                    <w:tag w:val="goog_rdk_3844"/>
                  </w:sdtPr>
                  <w:sdtContent>
                    <w:del w:author="Nivesh" w:id="19" w:date="2026-09-25T10:03:37Z"/>
                  </w:sdtContent>
                </w:sdt>
              </w:ins>
              <w:sdt>
                <w:sdtPr>
                  <w:id w:val="1512210886"/>
                  <w:tag w:val="goog_rdk_38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Verify if you have a bash configuration file:</w:delText>
                      </w:r>
                    </w:del>
                  </w:ins>
                </w:sdtContent>
              </w:sdt>
              <w:ins w:author="Rossi Rossi" w:id="102" w:date="2026-09-22T06:56:59Z">
                <w:del w:author="Nivesh" w:id="19" w:date="2026-09-25T10:03:37Z"/>
              </w:ins>
            </w:sdtContent>
          </w:sdt>
        </w:p>
      </w:sdtContent>
    </w:sdt>
    <w:sdt>
      <w:sdtPr>
        <w:id w:val="511754616"/>
        <w:tag w:val="goog_rdk_3850"/>
      </w:sdtPr>
      <w:sdtContent>
        <w:p w:rsidR="00000000" w:rsidDel="00000000" w:rsidP="00000000" w:rsidRDefault="00000000" w:rsidRPr="00000000" w14:paraId="0000035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25751353"/>
              <w:tag w:val="goog_rdk_3847"/>
            </w:sdtPr>
            <w:sdtContent>
              <w:ins w:author="Rossi Rossi" w:id="102" w:date="2026-09-22T06:56:59Z">
                <w:sdt>
                  <w:sdtPr>
                    <w:id w:val="-427363877"/>
                    <w:tag w:val="goog_rdk_3848"/>
                  </w:sdtPr>
                  <w:sdtContent>
                    <w:del w:author="Nivesh" w:id="19" w:date="2026-09-25T10:03:37Z"/>
                  </w:sdtContent>
                </w:sdt>
              </w:ins>
              <w:sdt>
                <w:sdtPr>
                  <w:id w:val="660465756"/>
                  <w:tag w:val="goog_rdk_384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33872365"/>
        <w:tag w:val="goog_rdk_3855"/>
      </w:sdtPr>
      <w:sdtContent>
        <w:p w:rsidR="00000000" w:rsidDel="00000000" w:rsidP="00000000" w:rsidRDefault="00000000" w:rsidRPr="00000000" w14:paraId="0000035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28952884"/>
              <w:tag w:val="goog_rdk_3851"/>
            </w:sdtPr>
            <w:sdtContent>
              <w:ins w:author="Rossi Rossi" w:id="102" w:date="2026-09-22T06:56:59Z">
                <w:sdt>
                  <w:sdtPr>
                    <w:id w:val="-940368518"/>
                    <w:tag w:val="goog_rdk_3852"/>
                  </w:sdtPr>
                  <w:sdtContent>
                    <w:del w:author="Nivesh" w:id="19" w:date="2026-09-25T10:03:37Z"/>
                  </w:sdtContent>
                </w:sdt>
              </w:ins>
              <w:sdt>
                <w:sdtPr>
                  <w:id w:val="-1892947359"/>
                  <w:tag w:val="goog_rdk_38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~/.bashrc</w:delText>
                      </w:r>
                    </w:del>
                  </w:ins>
                </w:sdtContent>
              </w:sdt>
              <w:ins w:author="Rossi Rossi" w:id="102" w:date="2026-09-22T06:56:59Z">
                <w:del w:author="Nivesh" w:id="19" w:date="2026-09-25T10:03:37Z">
                  <w:sdt>
                    <w:sdtPr>
                      <w:id w:val="1463229220"/>
                      <w:tag w:val="goog_rdk_3854"/>
                    </w:sdtPr>
                    <w:sdtContent>
                      <w:r w:rsidDel="00000000" w:rsidR="00000000" w:rsidRPr="00000000">
                        <w:rPr>
                          <w:rtl w:val="0"/>
                        </w:rPr>
                      </w:r>
                    </w:sdtContent>
                  </w:sdt>
                </w:del>
              </w:ins>
            </w:sdtContent>
          </w:sdt>
        </w:p>
      </w:sdtContent>
    </w:sdt>
    <w:sdt>
      <w:sdtPr>
        <w:id w:val="-1113130213"/>
        <w:tag w:val="goog_rdk_3859"/>
      </w:sdtPr>
      <w:sdtContent>
        <w:p w:rsidR="00000000" w:rsidDel="00000000" w:rsidP="00000000" w:rsidRDefault="00000000" w:rsidRPr="00000000" w14:paraId="0000035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3383468"/>
              <w:tag w:val="goog_rdk_3856"/>
            </w:sdtPr>
            <w:sdtContent>
              <w:ins w:author="Rossi Rossi" w:id="102" w:date="2026-09-22T06:56:59Z">
                <w:sdt>
                  <w:sdtPr>
                    <w:id w:val="919960715"/>
                    <w:tag w:val="goog_rdk_3857"/>
                  </w:sdtPr>
                  <w:sdtContent>
                    <w:del w:author="Nivesh" w:id="19" w:date="2026-09-25T10:03:37Z"/>
                  </w:sdtContent>
                </w:sdt>
              </w:ins>
              <w:sdt>
                <w:sdtPr>
                  <w:id w:val="-688665520"/>
                  <w:tag w:val="goog_rdk_385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02235712"/>
        <w:tag w:val="goog_rdk_3863"/>
      </w:sdtPr>
      <w:sdtContent>
        <w:p w:rsidR="00000000" w:rsidDel="00000000" w:rsidP="00000000" w:rsidRDefault="00000000" w:rsidRPr="00000000" w14:paraId="0000035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2779037"/>
              <w:tag w:val="goog_rdk_3860"/>
            </w:sdtPr>
            <w:sdtContent>
              <w:ins w:author="Rossi Rossi" w:id="102" w:date="2026-09-22T06:56:59Z">
                <w:sdt>
                  <w:sdtPr>
                    <w:id w:val="1112022142"/>
                    <w:tag w:val="goog_rdk_3861"/>
                  </w:sdtPr>
                  <w:sdtContent>
                    <w:del w:author="Nivesh" w:id="19" w:date="2026-09-25T10:03:37Z"/>
                  </w:sdtContent>
                </w:sdt>
              </w:ins>
              <w:sdt>
                <w:sdtPr>
                  <w:id w:val="-1888705361"/>
                  <w:tag w:val="goog_rdk_386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not, create one and open it:</w:delText>
                      </w:r>
                    </w:del>
                  </w:ins>
                </w:sdtContent>
              </w:sdt>
              <w:ins w:author="Rossi Rossi" w:id="102" w:date="2026-09-22T06:56:59Z">
                <w:del w:author="Nivesh" w:id="19" w:date="2026-09-25T10:03:37Z"/>
              </w:ins>
            </w:sdtContent>
          </w:sdt>
        </w:p>
      </w:sdtContent>
    </w:sdt>
    <w:sdt>
      <w:sdtPr>
        <w:id w:val="-1393528364"/>
        <w:tag w:val="goog_rdk_3867"/>
      </w:sdtPr>
      <w:sdtContent>
        <w:p w:rsidR="00000000" w:rsidDel="00000000" w:rsidP="00000000" w:rsidRDefault="00000000" w:rsidRPr="00000000" w14:paraId="0000035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48989166"/>
              <w:tag w:val="goog_rdk_3864"/>
            </w:sdtPr>
            <w:sdtContent>
              <w:ins w:author="Rossi Rossi" w:id="102" w:date="2026-09-22T06:56:59Z">
                <w:sdt>
                  <w:sdtPr>
                    <w:id w:val="144996236"/>
                    <w:tag w:val="goog_rdk_3865"/>
                  </w:sdtPr>
                  <w:sdtContent>
                    <w:del w:author="Nivesh" w:id="19" w:date="2026-09-25T10:03:37Z"/>
                  </w:sdtContent>
                </w:sdt>
              </w:ins>
              <w:sdt>
                <w:sdtPr>
                  <w:id w:val="358750211"/>
                  <w:tag w:val="goog_rdk_386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90780870"/>
        <w:tag w:val="goog_rdk_3871"/>
      </w:sdtPr>
      <w:sdtContent>
        <w:p w:rsidR="00000000" w:rsidDel="00000000" w:rsidP="00000000" w:rsidRDefault="00000000" w:rsidRPr="00000000" w14:paraId="0000035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90036320"/>
              <w:tag w:val="goog_rdk_3868"/>
            </w:sdtPr>
            <w:sdtContent>
              <w:ins w:author="Rossi Rossi" w:id="102" w:date="2026-09-22T06:56:59Z">
                <w:sdt>
                  <w:sdtPr>
                    <w:id w:val="-590760061"/>
                    <w:tag w:val="goog_rdk_3869"/>
                  </w:sdtPr>
                  <w:sdtContent>
                    <w:del w:author="Nivesh" w:id="19" w:date="2026-09-25T10:03:37Z"/>
                  </w:sdtContent>
                </w:sdt>
              </w:ins>
              <w:sdt>
                <w:sdtPr>
                  <w:id w:val="-2122862414"/>
                  <w:tag w:val="goog_rdk_387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touch ~/.bashrc &amp;&amp; open ~/.bashrc</w:delText>
                      </w:r>
                    </w:del>
                  </w:ins>
                </w:sdtContent>
              </w:sdt>
              <w:ins w:author="Rossi Rossi" w:id="102" w:date="2026-09-22T06:56:59Z">
                <w:del w:author="Nivesh" w:id="19" w:date="2026-09-25T10:03:37Z"/>
              </w:ins>
            </w:sdtContent>
          </w:sdt>
        </w:p>
      </w:sdtContent>
    </w:sdt>
    <w:sdt>
      <w:sdtPr>
        <w:id w:val="-1956066973"/>
        <w:tag w:val="goog_rdk_3875"/>
      </w:sdtPr>
      <w:sdtContent>
        <w:p w:rsidR="00000000" w:rsidDel="00000000" w:rsidP="00000000" w:rsidRDefault="00000000" w:rsidRPr="00000000" w14:paraId="0000035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62441918"/>
              <w:tag w:val="goog_rdk_3872"/>
            </w:sdtPr>
            <w:sdtContent>
              <w:ins w:author="Rossi Rossi" w:id="102" w:date="2026-09-22T06:56:59Z">
                <w:sdt>
                  <w:sdtPr>
                    <w:id w:val="-1063304200"/>
                    <w:tag w:val="goog_rdk_3873"/>
                  </w:sdtPr>
                  <w:sdtContent>
                    <w:del w:author="Nivesh" w:id="19" w:date="2026-09-25T10:03:37Z"/>
                  </w:sdtContent>
                </w:sdt>
              </w:ins>
              <w:sdt>
                <w:sdtPr>
                  <w:id w:val="-1180533670"/>
                  <w:tag w:val="goog_rdk_387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9976016"/>
        <w:tag w:val="goog_rdk_3879"/>
      </w:sdtPr>
      <w:sdtContent>
        <w:p w:rsidR="00000000" w:rsidDel="00000000" w:rsidP="00000000" w:rsidRDefault="00000000" w:rsidRPr="00000000" w14:paraId="0000035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23102352"/>
              <w:tag w:val="goog_rdk_3876"/>
            </w:sdtPr>
            <w:sdtContent>
              <w:ins w:author="Rossi Rossi" w:id="102" w:date="2026-09-22T06:56:59Z">
                <w:sdt>
                  <w:sdtPr>
                    <w:id w:val="-1057480685"/>
                    <w:tag w:val="goog_rdk_3877"/>
                  </w:sdtPr>
                  <w:sdtContent>
                    <w:del w:author="Nivesh" w:id="19" w:date="2026-09-25T10:03:37Z"/>
                  </w:sdtContent>
                </w:sdt>
              </w:ins>
              <w:sdt>
                <w:sdtPr>
                  <w:id w:val="-1719728647"/>
                  <w:tag w:val="goog_rdk_387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 the export command at the end of the file:</w:delText>
                      </w:r>
                    </w:del>
                  </w:ins>
                </w:sdtContent>
              </w:sdt>
              <w:ins w:author="Rossi Rossi" w:id="102" w:date="2026-09-22T06:56:59Z">
                <w:del w:author="Nivesh" w:id="19" w:date="2026-09-25T10:03:37Z"/>
              </w:ins>
            </w:sdtContent>
          </w:sdt>
        </w:p>
      </w:sdtContent>
    </w:sdt>
    <w:sdt>
      <w:sdtPr>
        <w:id w:val="1311655516"/>
        <w:tag w:val="goog_rdk_3883"/>
      </w:sdtPr>
      <w:sdtContent>
        <w:p w:rsidR="00000000" w:rsidDel="00000000" w:rsidP="00000000" w:rsidRDefault="00000000" w:rsidRPr="00000000" w14:paraId="0000035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25104344"/>
              <w:tag w:val="goog_rdk_3880"/>
            </w:sdtPr>
            <w:sdtContent>
              <w:ins w:author="Rossi Rossi" w:id="102" w:date="2026-09-22T06:56:59Z">
                <w:sdt>
                  <w:sdtPr>
                    <w:id w:val="2009086110"/>
                    <w:tag w:val="goog_rdk_3881"/>
                  </w:sdtPr>
                  <w:sdtContent>
                    <w:del w:author="Nivesh" w:id="19" w:date="2026-09-25T10:03:37Z"/>
                  </w:sdtContent>
                </w:sdt>
              </w:ins>
              <w:sdt>
                <w:sdtPr>
                  <w:id w:val="-360934949"/>
                  <w:tag w:val="goog_rdk_388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36063256"/>
        <w:tag w:val="goog_rdk_3887"/>
      </w:sdtPr>
      <w:sdtContent>
        <w:p w:rsidR="00000000" w:rsidDel="00000000" w:rsidP="00000000" w:rsidRDefault="00000000" w:rsidRPr="00000000" w14:paraId="0000035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55797961"/>
              <w:tag w:val="goog_rdk_3884"/>
            </w:sdtPr>
            <w:sdtContent>
              <w:ins w:author="Rossi Rossi" w:id="102" w:date="2026-09-22T06:56:59Z">
                <w:sdt>
                  <w:sdtPr>
                    <w:id w:val="771048018"/>
                    <w:tag w:val="goog_rdk_3885"/>
                  </w:sdtPr>
                  <w:sdtContent>
                    <w:del w:author="Nivesh" w:id="19" w:date="2026-09-25T10:03:37Z"/>
                  </w:sdtContent>
                </w:sdt>
              </w:ins>
              <w:sdt>
                <w:sdtPr>
                  <w:id w:val="-1843487357"/>
                  <w:tag w:val="goog_rdk_388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02" w:date="2026-09-22T06:56:59Z">
                <w:del w:author="Nivesh" w:id="19" w:date="2026-09-25T10:03:37Z"/>
              </w:ins>
            </w:sdtContent>
          </w:sdt>
        </w:p>
      </w:sdtContent>
    </w:sdt>
    <w:sdt>
      <w:sdtPr>
        <w:id w:val="905638973"/>
        <w:tag w:val="goog_rdk_3891"/>
      </w:sdtPr>
      <w:sdtContent>
        <w:p w:rsidR="00000000" w:rsidDel="00000000" w:rsidP="00000000" w:rsidRDefault="00000000" w:rsidRPr="00000000" w14:paraId="0000036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73558007"/>
              <w:tag w:val="goog_rdk_3888"/>
            </w:sdtPr>
            <w:sdtContent>
              <w:ins w:author="Rossi Rossi" w:id="102" w:date="2026-09-22T06:56:59Z">
                <w:sdt>
                  <w:sdtPr>
                    <w:id w:val="1308230779"/>
                    <w:tag w:val="goog_rdk_3889"/>
                  </w:sdtPr>
                  <w:sdtContent>
                    <w:del w:author="Nivesh" w:id="19" w:date="2026-09-25T10:03:37Z"/>
                  </w:sdtContent>
                </w:sdt>
              </w:ins>
              <w:sdt>
                <w:sdtPr>
                  <w:id w:val="1971640802"/>
                  <w:tag w:val="goog_rdk_389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07952180"/>
        <w:tag w:val="goog_rdk_3895"/>
      </w:sdtPr>
      <w:sdtContent>
        <w:p w:rsidR="00000000" w:rsidDel="00000000" w:rsidP="00000000" w:rsidRDefault="00000000" w:rsidRPr="00000000" w14:paraId="0000036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76228578"/>
              <w:tag w:val="goog_rdk_3892"/>
            </w:sdtPr>
            <w:sdtContent>
              <w:ins w:author="Rossi Rossi" w:id="102" w:date="2026-09-22T06:56:59Z">
                <w:sdt>
                  <w:sdtPr>
                    <w:id w:val="610019090"/>
                    <w:tag w:val="goog_rdk_3893"/>
                  </w:sdtPr>
                  <w:sdtContent>
                    <w:del w:author="Nivesh" w:id="19" w:date="2026-09-25T10:03:37Z"/>
                  </w:sdtContent>
                </w:sdt>
              </w:ins>
              <w:sdt>
                <w:sdtPr>
                  <w:id w:val="-1154145706"/>
                  <w:tag w:val="goog_rdk_389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02" w:date="2026-09-22T06:56:59Z">
                <w:del w:author="Nivesh" w:id="19" w:date="2026-09-25T10:03:37Z"/>
              </w:ins>
            </w:sdtContent>
          </w:sdt>
        </w:p>
      </w:sdtContent>
    </w:sdt>
    <w:sdt>
      <w:sdtPr>
        <w:id w:val="-1072508852"/>
        <w:tag w:val="goog_rdk_3899"/>
      </w:sdtPr>
      <w:sdtContent>
        <w:p w:rsidR="00000000" w:rsidDel="00000000" w:rsidP="00000000" w:rsidRDefault="00000000" w:rsidRPr="00000000" w14:paraId="0000036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58675057"/>
              <w:tag w:val="goog_rdk_3896"/>
            </w:sdtPr>
            <w:sdtContent>
              <w:ins w:author="Rossi Rossi" w:id="102" w:date="2026-09-22T06:56:59Z">
                <w:sdt>
                  <w:sdtPr>
                    <w:id w:val="1214900758"/>
                    <w:tag w:val="goog_rdk_3897"/>
                  </w:sdtPr>
                  <w:sdtContent>
                    <w:del w:author="Nivesh" w:id="19" w:date="2026-09-25T10:03:37Z"/>
                  </w:sdtContent>
                </w:sdt>
              </w:ins>
              <w:sdt>
                <w:sdtPr>
                  <w:id w:val="940188984"/>
                  <w:tag w:val="goog_rdk_389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78628586"/>
        <w:tag w:val="goog_rdk_3903"/>
      </w:sdtPr>
      <w:sdtContent>
        <w:p w:rsidR="00000000" w:rsidDel="00000000" w:rsidP="00000000" w:rsidRDefault="00000000" w:rsidRPr="00000000" w14:paraId="0000036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66776362"/>
              <w:tag w:val="goog_rdk_3900"/>
            </w:sdtPr>
            <w:sdtContent>
              <w:ins w:author="Rossi Rossi" w:id="102" w:date="2026-09-22T06:56:59Z">
                <w:sdt>
                  <w:sdtPr>
                    <w:id w:val="-1036626461"/>
                    <w:tag w:val="goog_rdk_3901"/>
                  </w:sdtPr>
                  <w:sdtContent>
                    <w:del w:author="Nivesh" w:id="19" w:date="2026-09-25T10:03:37Z"/>
                  </w:sdtContent>
                </w:sdt>
              </w:ins>
              <w:sdt>
                <w:sdtPr>
                  <w:id w:val="-1754480430"/>
                  <w:tag w:val="goog_rdk_390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source ~/.bashrc</w:delText>
                      </w:r>
                    </w:del>
                  </w:ins>
                </w:sdtContent>
              </w:sdt>
              <w:ins w:author="Rossi Rossi" w:id="102" w:date="2026-09-22T06:56:59Z">
                <w:del w:author="Nivesh" w:id="19" w:date="2026-09-25T10:03:37Z"/>
              </w:ins>
            </w:sdtContent>
          </w:sdt>
        </w:p>
      </w:sdtContent>
    </w:sdt>
    <w:sdt>
      <w:sdtPr>
        <w:id w:val="-1615215133"/>
        <w:tag w:val="goog_rdk_3907"/>
      </w:sdtPr>
      <w:sdtContent>
        <w:p w:rsidR="00000000" w:rsidDel="00000000" w:rsidP="00000000" w:rsidRDefault="00000000" w:rsidRPr="00000000" w14:paraId="0000036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39801414"/>
              <w:tag w:val="goog_rdk_3904"/>
            </w:sdtPr>
            <w:sdtContent>
              <w:ins w:author="Rossi Rossi" w:id="102" w:date="2026-09-22T06:56:59Z">
                <w:sdt>
                  <w:sdtPr>
                    <w:id w:val="271043511"/>
                    <w:tag w:val="goog_rdk_3905"/>
                  </w:sdtPr>
                  <w:sdtContent>
                    <w:del w:author="Nivesh" w:id="19" w:date="2026-09-25T10:03:37Z"/>
                  </w:sdtContent>
                </w:sdt>
              </w:ins>
              <w:sdt>
                <w:sdtPr>
                  <w:id w:val="-757249132"/>
                  <w:tag w:val="goog_rdk_390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38330083"/>
        <w:tag w:val="goog_rdk_3911"/>
      </w:sdtPr>
      <w:sdtContent>
        <w:p w:rsidR="00000000" w:rsidDel="00000000" w:rsidP="00000000" w:rsidRDefault="00000000" w:rsidRPr="00000000" w14:paraId="0000036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4451043"/>
              <w:tag w:val="goog_rdk_3908"/>
            </w:sdtPr>
            <w:sdtContent>
              <w:ins w:author="Rossi Rossi" w:id="102" w:date="2026-09-22T06:56:59Z">
                <w:sdt>
                  <w:sdtPr>
                    <w:id w:val="1445333367"/>
                    <w:tag w:val="goog_rdk_3909"/>
                  </w:sdtPr>
                  <w:sdtContent>
                    <w:del w:author="Nivesh" w:id="19" w:date="2026-09-25T10:03:37Z"/>
                  </w:sdtContent>
                </w:sdt>
              </w:ins>
              <w:sdt>
                <w:sdtPr>
                  <w:id w:val="-1366473144"/>
                  <w:tag w:val="goog_rdk_391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macOS - Zsh</w:delText>
                      </w:r>
                    </w:del>
                  </w:ins>
                </w:sdtContent>
              </w:sdt>
              <w:ins w:author="Rossi Rossi" w:id="102" w:date="2026-09-22T06:56:59Z">
                <w:del w:author="Nivesh" w:id="19" w:date="2026-09-25T10:03:37Z"/>
              </w:ins>
            </w:sdtContent>
          </w:sdt>
        </w:p>
      </w:sdtContent>
    </w:sdt>
    <w:sdt>
      <w:sdtPr>
        <w:id w:val="-881886869"/>
        <w:tag w:val="goog_rdk_3915"/>
      </w:sdtPr>
      <w:sdtContent>
        <w:p w:rsidR="00000000" w:rsidDel="00000000" w:rsidP="00000000" w:rsidRDefault="00000000" w:rsidRPr="00000000" w14:paraId="0000036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45238131"/>
              <w:tag w:val="goog_rdk_3912"/>
            </w:sdtPr>
            <w:sdtContent>
              <w:ins w:author="Rossi Rossi" w:id="102" w:date="2026-09-22T06:56:59Z">
                <w:sdt>
                  <w:sdtPr>
                    <w:id w:val="724698305"/>
                    <w:tag w:val="goog_rdk_3913"/>
                  </w:sdtPr>
                  <w:sdtContent>
                    <w:del w:author="Nivesh" w:id="19" w:date="2026-09-25T10:03:37Z"/>
                  </w:sdtContent>
                </w:sdt>
              </w:ins>
              <w:sdt>
                <w:sdtPr>
                  <w:id w:val="-1985924135"/>
                  <w:tag w:val="goog_rdk_391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31325462"/>
        <w:tag w:val="goog_rdk_3919"/>
      </w:sdtPr>
      <w:sdtContent>
        <w:p w:rsidR="00000000" w:rsidDel="00000000" w:rsidP="00000000" w:rsidRDefault="00000000" w:rsidRPr="00000000" w14:paraId="0000036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97896985"/>
              <w:tag w:val="goog_rdk_3916"/>
            </w:sdtPr>
            <w:sdtContent>
              <w:ins w:author="Rossi Rossi" w:id="102" w:date="2026-09-22T06:56:59Z">
                <w:sdt>
                  <w:sdtPr>
                    <w:id w:val="-354209173"/>
                    <w:tag w:val="goog_rdk_3917"/>
                  </w:sdtPr>
                  <w:sdtContent>
                    <w:del w:author="Nivesh" w:id="19" w:date="2026-09-25T10:03:37Z"/>
                  </w:sdtContent>
                </w:sdt>
              </w:ins>
              <w:sdt>
                <w:sdtPr>
                  <w:id w:val="-169504520"/>
                  <w:tag w:val="goog_rdk_391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Verify if you have a zsh configuration file:</w:delText>
                      </w:r>
                    </w:del>
                  </w:ins>
                </w:sdtContent>
              </w:sdt>
              <w:ins w:author="Rossi Rossi" w:id="102" w:date="2026-09-22T06:56:59Z">
                <w:del w:author="Nivesh" w:id="19" w:date="2026-09-25T10:03:37Z"/>
              </w:ins>
            </w:sdtContent>
          </w:sdt>
        </w:p>
      </w:sdtContent>
    </w:sdt>
    <w:sdt>
      <w:sdtPr>
        <w:id w:val="-831593716"/>
        <w:tag w:val="goog_rdk_3923"/>
      </w:sdtPr>
      <w:sdtContent>
        <w:p w:rsidR="00000000" w:rsidDel="00000000" w:rsidP="00000000" w:rsidRDefault="00000000" w:rsidRPr="00000000" w14:paraId="0000036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36776877"/>
              <w:tag w:val="goog_rdk_3920"/>
            </w:sdtPr>
            <w:sdtContent>
              <w:ins w:author="Rossi Rossi" w:id="102" w:date="2026-09-22T06:56:59Z">
                <w:sdt>
                  <w:sdtPr>
                    <w:id w:val="104012015"/>
                    <w:tag w:val="goog_rdk_3921"/>
                  </w:sdtPr>
                  <w:sdtContent>
                    <w:del w:author="Nivesh" w:id="19" w:date="2026-09-25T10:03:37Z"/>
                  </w:sdtContent>
                </w:sdt>
              </w:ins>
              <w:sdt>
                <w:sdtPr>
                  <w:id w:val="1301359349"/>
                  <w:tag w:val="goog_rdk_392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46739438"/>
        <w:tag w:val="goog_rdk_3927"/>
      </w:sdtPr>
      <w:sdtContent>
        <w:p w:rsidR="00000000" w:rsidDel="00000000" w:rsidP="00000000" w:rsidRDefault="00000000" w:rsidRPr="00000000" w14:paraId="0000036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46582661"/>
              <w:tag w:val="goog_rdk_3924"/>
            </w:sdtPr>
            <w:sdtContent>
              <w:ins w:author="Rossi Rossi" w:id="102" w:date="2026-09-22T06:56:59Z">
                <w:sdt>
                  <w:sdtPr>
                    <w:id w:val="1164528586"/>
                    <w:tag w:val="goog_rdk_3925"/>
                  </w:sdtPr>
                  <w:sdtContent>
                    <w:del w:author="Nivesh" w:id="19" w:date="2026-09-25T10:03:37Z"/>
                  </w:sdtContent>
                </w:sdt>
              </w:ins>
              <w:sdt>
                <w:sdtPr>
                  <w:id w:val="727338549"/>
                  <w:tag w:val="goog_rdk_392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~/.zshrc</w:delText>
                      </w:r>
                    </w:del>
                  </w:ins>
                </w:sdtContent>
              </w:sdt>
              <w:ins w:author="Rossi Rossi" w:id="102" w:date="2026-09-22T06:56:59Z">
                <w:del w:author="Nivesh" w:id="19" w:date="2026-09-25T10:03:37Z"/>
              </w:ins>
            </w:sdtContent>
          </w:sdt>
        </w:p>
      </w:sdtContent>
    </w:sdt>
    <w:sdt>
      <w:sdtPr>
        <w:id w:val="-332415992"/>
        <w:tag w:val="goog_rdk_3931"/>
      </w:sdtPr>
      <w:sdtContent>
        <w:p w:rsidR="00000000" w:rsidDel="00000000" w:rsidP="00000000" w:rsidRDefault="00000000" w:rsidRPr="00000000" w14:paraId="0000036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9991898"/>
              <w:tag w:val="goog_rdk_3928"/>
            </w:sdtPr>
            <w:sdtContent>
              <w:ins w:author="Rossi Rossi" w:id="102" w:date="2026-09-22T06:56:59Z">
                <w:sdt>
                  <w:sdtPr>
                    <w:id w:val="455027395"/>
                    <w:tag w:val="goog_rdk_3929"/>
                  </w:sdtPr>
                  <w:sdtContent>
                    <w:del w:author="Nivesh" w:id="19" w:date="2026-09-25T10:03:37Z"/>
                  </w:sdtContent>
                </w:sdt>
              </w:ins>
              <w:sdt>
                <w:sdtPr>
                  <w:id w:val="183208753"/>
                  <w:tag w:val="goog_rdk_393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79818032"/>
        <w:tag w:val="goog_rdk_3935"/>
      </w:sdtPr>
      <w:sdtContent>
        <w:p w:rsidR="00000000" w:rsidDel="00000000" w:rsidP="00000000" w:rsidRDefault="00000000" w:rsidRPr="00000000" w14:paraId="0000036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1424445"/>
              <w:tag w:val="goog_rdk_3932"/>
            </w:sdtPr>
            <w:sdtContent>
              <w:ins w:author="Rossi Rossi" w:id="102" w:date="2026-09-22T06:56:59Z">
                <w:sdt>
                  <w:sdtPr>
                    <w:id w:val="1098120614"/>
                    <w:tag w:val="goog_rdk_3933"/>
                  </w:sdtPr>
                  <w:sdtContent>
                    <w:del w:author="Nivesh" w:id="19" w:date="2026-09-25T10:03:37Z"/>
                  </w:sdtContent>
                </w:sdt>
              </w:ins>
              <w:sdt>
                <w:sdtPr>
                  <w:id w:val="-219673705"/>
                  <w:tag w:val="goog_rdk_393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not, create one and open it:</w:delText>
                      </w:r>
                    </w:del>
                  </w:ins>
                </w:sdtContent>
              </w:sdt>
              <w:ins w:author="Rossi Rossi" w:id="102" w:date="2026-09-22T06:56:59Z">
                <w:del w:author="Nivesh" w:id="19" w:date="2026-09-25T10:03:37Z"/>
              </w:ins>
            </w:sdtContent>
          </w:sdt>
        </w:p>
      </w:sdtContent>
    </w:sdt>
    <w:sdt>
      <w:sdtPr>
        <w:id w:val="954710168"/>
        <w:tag w:val="goog_rdk_3939"/>
      </w:sdtPr>
      <w:sdtContent>
        <w:p w:rsidR="00000000" w:rsidDel="00000000" w:rsidP="00000000" w:rsidRDefault="00000000" w:rsidRPr="00000000" w14:paraId="0000036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78890172"/>
              <w:tag w:val="goog_rdk_3936"/>
            </w:sdtPr>
            <w:sdtContent>
              <w:ins w:author="Rossi Rossi" w:id="102" w:date="2026-09-22T06:56:59Z">
                <w:sdt>
                  <w:sdtPr>
                    <w:id w:val="-1377350584"/>
                    <w:tag w:val="goog_rdk_3937"/>
                  </w:sdtPr>
                  <w:sdtContent>
                    <w:del w:author="Nivesh" w:id="19" w:date="2026-09-25T10:03:37Z"/>
                  </w:sdtContent>
                </w:sdt>
              </w:ins>
              <w:sdt>
                <w:sdtPr>
                  <w:id w:val="1601090797"/>
                  <w:tag w:val="goog_rdk_393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19775095"/>
        <w:tag w:val="goog_rdk_3943"/>
      </w:sdtPr>
      <w:sdtContent>
        <w:p w:rsidR="00000000" w:rsidDel="00000000" w:rsidP="00000000" w:rsidRDefault="00000000" w:rsidRPr="00000000" w14:paraId="0000036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07255766"/>
              <w:tag w:val="goog_rdk_3940"/>
            </w:sdtPr>
            <w:sdtContent>
              <w:ins w:author="Rossi Rossi" w:id="102" w:date="2026-09-22T06:56:59Z">
                <w:sdt>
                  <w:sdtPr>
                    <w:id w:val="556306549"/>
                    <w:tag w:val="goog_rdk_3941"/>
                  </w:sdtPr>
                  <w:sdtContent>
                    <w:del w:author="Nivesh" w:id="19" w:date="2026-09-25T10:03:37Z"/>
                  </w:sdtContent>
                </w:sdt>
              </w:ins>
              <w:sdt>
                <w:sdtPr>
                  <w:id w:val="1906742578"/>
                  <w:tag w:val="goog_rdk_394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touch ~/.zshrc &amp;&amp; open ~/.zshrc</w:delText>
                      </w:r>
                    </w:del>
                  </w:ins>
                </w:sdtContent>
              </w:sdt>
              <w:ins w:author="Rossi Rossi" w:id="102" w:date="2026-09-22T06:56:59Z">
                <w:del w:author="Nivesh" w:id="19" w:date="2026-09-25T10:03:37Z"/>
              </w:ins>
            </w:sdtContent>
          </w:sdt>
        </w:p>
      </w:sdtContent>
    </w:sdt>
    <w:sdt>
      <w:sdtPr>
        <w:id w:val="-1756785538"/>
        <w:tag w:val="goog_rdk_3947"/>
      </w:sdtPr>
      <w:sdtContent>
        <w:p w:rsidR="00000000" w:rsidDel="00000000" w:rsidP="00000000" w:rsidRDefault="00000000" w:rsidRPr="00000000" w14:paraId="0000036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2886002"/>
              <w:tag w:val="goog_rdk_3944"/>
            </w:sdtPr>
            <w:sdtContent>
              <w:ins w:author="Rossi Rossi" w:id="102" w:date="2026-09-22T06:56:59Z">
                <w:sdt>
                  <w:sdtPr>
                    <w:id w:val="-37710117"/>
                    <w:tag w:val="goog_rdk_3945"/>
                  </w:sdtPr>
                  <w:sdtContent>
                    <w:del w:author="Nivesh" w:id="19" w:date="2026-09-25T10:03:37Z"/>
                  </w:sdtContent>
                </w:sdt>
              </w:ins>
              <w:sdt>
                <w:sdtPr>
                  <w:id w:val="-409578457"/>
                  <w:tag w:val="goog_rdk_394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14417871"/>
        <w:tag w:val="goog_rdk_3951"/>
      </w:sdtPr>
      <w:sdtContent>
        <w:p w:rsidR="00000000" w:rsidDel="00000000" w:rsidP="00000000" w:rsidRDefault="00000000" w:rsidRPr="00000000" w14:paraId="0000036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376010"/>
              <w:tag w:val="goog_rdk_3948"/>
            </w:sdtPr>
            <w:sdtContent>
              <w:ins w:author="Rossi Rossi" w:id="102" w:date="2026-09-22T06:56:59Z">
                <w:sdt>
                  <w:sdtPr>
                    <w:id w:val="-972410417"/>
                    <w:tag w:val="goog_rdk_3949"/>
                  </w:sdtPr>
                  <w:sdtContent>
                    <w:del w:author="Nivesh" w:id="19" w:date="2026-09-25T10:03:37Z"/>
                  </w:sdtContent>
                </w:sdt>
              </w:ins>
              <w:sdt>
                <w:sdtPr>
                  <w:id w:val="-2070174331"/>
                  <w:tag w:val="goog_rdk_395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 the export command:</w:delText>
                      </w:r>
                    </w:del>
                  </w:ins>
                </w:sdtContent>
              </w:sdt>
              <w:ins w:author="Rossi Rossi" w:id="102" w:date="2026-09-22T06:56:59Z">
                <w:del w:author="Nivesh" w:id="19" w:date="2026-09-25T10:03:37Z"/>
              </w:ins>
            </w:sdtContent>
          </w:sdt>
        </w:p>
      </w:sdtContent>
    </w:sdt>
    <w:sdt>
      <w:sdtPr>
        <w:id w:val="-1862275784"/>
        <w:tag w:val="goog_rdk_3955"/>
      </w:sdtPr>
      <w:sdtContent>
        <w:p w:rsidR="00000000" w:rsidDel="00000000" w:rsidP="00000000" w:rsidRDefault="00000000" w:rsidRPr="00000000" w14:paraId="0000037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9079674"/>
              <w:tag w:val="goog_rdk_3952"/>
            </w:sdtPr>
            <w:sdtContent>
              <w:ins w:author="Rossi Rossi" w:id="102" w:date="2026-09-22T06:56:59Z">
                <w:sdt>
                  <w:sdtPr>
                    <w:id w:val="1723668456"/>
                    <w:tag w:val="goog_rdk_3953"/>
                  </w:sdtPr>
                  <w:sdtContent>
                    <w:del w:author="Nivesh" w:id="19" w:date="2026-09-25T10:03:37Z"/>
                  </w:sdtContent>
                </w:sdt>
              </w:ins>
              <w:sdt>
                <w:sdtPr>
                  <w:id w:val="1334245771"/>
                  <w:tag w:val="goog_rdk_395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87745453"/>
        <w:tag w:val="goog_rdk_3959"/>
      </w:sdtPr>
      <w:sdtContent>
        <w:p w:rsidR="00000000" w:rsidDel="00000000" w:rsidP="00000000" w:rsidRDefault="00000000" w:rsidRPr="00000000" w14:paraId="0000037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49808258"/>
              <w:tag w:val="goog_rdk_3956"/>
            </w:sdtPr>
            <w:sdtContent>
              <w:ins w:author="Rossi Rossi" w:id="102" w:date="2026-09-22T06:56:59Z">
                <w:sdt>
                  <w:sdtPr>
                    <w:id w:val="-493418755"/>
                    <w:tag w:val="goog_rdk_3957"/>
                  </w:sdtPr>
                  <w:sdtContent>
                    <w:del w:author="Nivesh" w:id="19" w:date="2026-09-25T10:03:37Z"/>
                  </w:sdtContent>
                </w:sdt>
              </w:ins>
              <w:sdt>
                <w:sdtPr>
                  <w:id w:val="-1930762932"/>
                  <w:tag w:val="goog_rdk_395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02" w:date="2026-09-22T06:56:59Z">
                <w:del w:author="Nivesh" w:id="19" w:date="2026-09-25T10:03:37Z"/>
              </w:ins>
            </w:sdtContent>
          </w:sdt>
        </w:p>
      </w:sdtContent>
    </w:sdt>
    <w:sdt>
      <w:sdtPr>
        <w:id w:val="1017245501"/>
        <w:tag w:val="goog_rdk_3963"/>
      </w:sdtPr>
      <w:sdtContent>
        <w:p w:rsidR="00000000" w:rsidDel="00000000" w:rsidP="00000000" w:rsidRDefault="00000000" w:rsidRPr="00000000" w14:paraId="0000037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47984014"/>
              <w:tag w:val="goog_rdk_3960"/>
            </w:sdtPr>
            <w:sdtContent>
              <w:ins w:author="Rossi Rossi" w:id="102" w:date="2026-09-22T06:56:59Z">
                <w:sdt>
                  <w:sdtPr>
                    <w:id w:val="-994800403"/>
                    <w:tag w:val="goog_rdk_3961"/>
                  </w:sdtPr>
                  <w:sdtContent>
                    <w:del w:author="Nivesh" w:id="19" w:date="2026-09-25T10:03:37Z"/>
                  </w:sdtContent>
                </w:sdt>
              </w:ins>
              <w:sdt>
                <w:sdtPr>
                  <w:id w:val="1272316356"/>
                  <w:tag w:val="goog_rdk_396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33878671"/>
        <w:tag w:val="goog_rdk_3967"/>
      </w:sdtPr>
      <w:sdtContent>
        <w:p w:rsidR="00000000" w:rsidDel="00000000" w:rsidP="00000000" w:rsidRDefault="00000000" w:rsidRPr="00000000" w14:paraId="0000037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68704863"/>
              <w:tag w:val="goog_rdk_3964"/>
            </w:sdtPr>
            <w:sdtContent>
              <w:ins w:author="Rossi Rossi" w:id="102" w:date="2026-09-22T06:56:59Z">
                <w:sdt>
                  <w:sdtPr>
                    <w:id w:val="86773634"/>
                    <w:tag w:val="goog_rdk_3965"/>
                  </w:sdtPr>
                  <w:sdtContent>
                    <w:del w:author="Nivesh" w:id="19" w:date="2026-09-25T10:03:37Z"/>
                  </w:sdtContent>
                </w:sdt>
              </w:ins>
              <w:sdt>
                <w:sdtPr>
                  <w:id w:val="506542895"/>
                  <w:tag w:val="goog_rdk_396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02" w:date="2026-09-22T06:56:59Z">
                <w:del w:author="Nivesh" w:id="19" w:date="2026-09-25T10:03:37Z"/>
              </w:ins>
            </w:sdtContent>
          </w:sdt>
        </w:p>
      </w:sdtContent>
    </w:sdt>
    <w:sdt>
      <w:sdtPr>
        <w:id w:val="-652226464"/>
        <w:tag w:val="goog_rdk_3971"/>
      </w:sdtPr>
      <w:sdtContent>
        <w:p w:rsidR="00000000" w:rsidDel="00000000" w:rsidP="00000000" w:rsidRDefault="00000000" w:rsidRPr="00000000" w14:paraId="0000037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6638030"/>
              <w:tag w:val="goog_rdk_3968"/>
            </w:sdtPr>
            <w:sdtContent>
              <w:ins w:author="Rossi Rossi" w:id="102" w:date="2026-09-22T06:56:59Z">
                <w:sdt>
                  <w:sdtPr>
                    <w:id w:val="1975185012"/>
                    <w:tag w:val="goog_rdk_3969"/>
                  </w:sdtPr>
                  <w:sdtContent>
                    <w:del w:author="Nivesh" w:id="19" w:date="2026-09-25T10:03:37Z"/>
                  </w:sdtContent>
                </w:sdt>
              </w:ins>
              <w:sdt>
                <w:sdtPr>
                  <w:id w:val="-1919169337"/>
                  <w:tag w:val="goog_rdk_397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58984572"/>
        <w:tag w:val="goog_rdk_3975"/>
      </w:sdtPr>
      <w:sdtContent>
        <w:p w:rsidR="00000000" w:rsidDel="00000000" w:rsidP="00000000" w:rsidRDefault="00000000" w:rsidRPr="00000000" w14:paraId="0000037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36341212"/>
              <w:tag w:val="goog_rdk_3972"/>
            </w:sdtPr>
            <w:sdtContent>
              <w:ins w:author="Rossi Rossi" w:id="102" w:date="2026-09-22T06:56:59Z">
                <w:sdt>
                  <w:sdtPr>
                    <w:id w:val="-435299398"/>
                    <w:tag w:val="goog_rdk_3973"/>
                  </w:sdtPr>
                  <w:sdtContent>
                    <w:del w:author="Nivesh" w:id="19" w:date="2026-09-25T10:03:37Z"/>
                  </w:sdtContent>
                </w:sdt>
              </w:ins>
              <w:sdt>
                <w:sdtPr>
                  <w:id w:val="-1491506849"/>
                  <w:tag w:val="goog_rdk_397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source ~/.zshrc</w:delText>
                      </w:r>
                    </w:del>
                  </w:ins>
                </w:sdtContent>
              </w:sdt>
              <w:ins w:author="Rossi Rossi" w:id="102" w:date="2026-09-22T06:56:59Z">
                <w:del w:author="Nivesh" w:id="19" w:date="2026-09-25T10:03:37Z"/>
              </w:ins>
            </w:sdtContent>
          </w:sdt>
        </w:p>
      </w:sdtContent>
    </w:sdt>
    <w:sdt>
      <w:sdtPr>
        <w:id w:val="1944394506"/>
        <w:tag w:val="goog_rdk_3979"/>
      </w:sdtPr>
      <w:sdtContent>
        <w:p w:rsidR="00000000" w:rsidDel="00000000" w:rsidP="00000000" w:rsidRDefault="00000000" w:rsidRPr="00000000" w14:paraId="0000037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22831343"/>
              <w:tag w:val="goog_rdk_3976"/>
            </w:sdtPr>
            <w:sdtContent>
              <w:ins w:author="Rossi Rossi" w:id="102" w:date="2026-09-22T06:56:59Z">
                <w:sdt>
                  <w:sdtPr>
                    <w:id w:val="-1616721168"/>
                    <w:tag w:val="goog_rdk_3977"/>
                  </w:sdtPr>
                  <w:sdtContent>
                    <w:del w:author="Nivesh" w:id="19" w:date="2026-09-25T10:03:37Z"/>
                  </w:sdtContent>
                </w:sdt>
              </w:ins>
              <w:sdt>
                <w:sdtPr>
                  <w:id w:val="-1401011107"/>
                  <w:tag w:val="goog_rdk_397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76130159"/>
        <w:tag w:val="goog_rdk_3983"/>
      </w:sdtPr>
      <w:sdtContent>
        <w:p w:rsidR="00000000" w:rsidDel="00000000" w:rsidP="00000000" w:rsidRDefault="00000000" w:rsidRPr="00000000" w14:paraId="0000037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29158169"/>
              <w:tag w:val="goog_rdk_3980"/>
            </w:sdtPr>
            <w:sdtContent>
              <w:ins w:author="Rossi Rossi" w:id="102" w:date="2026-09-22T06:56:59Z">
                <w:sdt>
                  <w:sdtPr>
                    <w:id w:val="-1548481527"/>
                    <w:tag w:val="goog_rdk_3981"/>
                  </w:sdtPr>
                  <w:sdtContent>
                    <w:del w:author="Nivesh" w:id="19" w:date="2026-09-25T10:03:37Z"/>
                  </w:sdtContent>
                </w:sdt>
              </w:ins>
              <w:sdt>
                <w:sdtPr>
                  <w:id w:val="1870135173"/>
                  <w:tag w:val="goog_rdk_398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Windows</w:delText>
                      </w:r>
                    </w:del>
                  </w:ins>
                </w:sdtContent>
              </w:sdt>
              <w:ins w:author="Rossi Rossi" w:id="102" w:date="2026-09-22T06:56:59Z">
                <w:del w:author="Nivesh" w:id="19" w:date="2026-09-25T10:03:37Z"/>
              </w:ins>
            </w:sdtContent>
          </w:sdt>
        </w:p>
      </w:sdtContent>
    </w:sdt>
    <w:sdt>
      <w:sdtPr>
        <w:id w:val="-735130873"/>
        <w:tag w:val="goog_rdk_3987"/>
      </w:sdtPr>
      <w:sdtContent>
        <w:p w:rsidR="00000000" w:rsidDel="00000000" w:rsidP="00000000" w:rsidRDefault="00000000" w:rsidRPr="00000000" w14:paraId="0000037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3356171"/>
              <w:tag w:val="goog_rdk_3984"/>
            </w:sdtPr>
            <w:sdtContent>
              <w:ins w:author="Rossi Rossi" w:id="102" w:date="2026-09-22T06:56:59Z">
                <w:sdt>
                  <w:sdtPr>
                    <w:id w:val="-649497652"/>
                    <w:tag w:val="goog_rdk_3985"/>
                  </w:sdtPr>
                  <w:sdtContent>
                    <w:del w:author="Nivesh" w:id="19" w:date="2026-09-25T10:03:37Z"/>
                  </w:sdtContent>
                </w:sdt>
              </w:ins>
              <w:sdt>
                <w:sdtPr>
                  <w:id w:val="-526273232"/>
                  <w:tag w:val="goog_rdk_398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13316696"/>
        <w:tag w:val="goog_rdk_3991"/>
      </w:sdtPr>
      <w:sdtContent>
        <w:p w:rsidR="00000000" w:rsidDel="00000000" w:rsidP="00000000" w:rsidRDefault="00000000" w:rsidRPr="00000000" w14:paraId="0000037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71087056"/>
              <w:tag w:val="goog_rdk_3988"/>
            </w:sdtPr>
            <w:sdtContent>
              <w:ins w:author="Rossi Rossi" w:id="102" w:date="2026-09-22T06:56:59Z">
                <w:sdt>
                  <w:sdtPr>
                    <w:id w:val="-1850365706"/>
                    <w:tag w:val="goog_rdk_3989"/>
                  </w:sdtPr>
                  <w:sdtContent>
                    <w:del w:author="Nivesh" w:id="19" w:date="2026-09-25T10:03:37Z"/>
                  </w:sdtContent>
                </w:sdt>
              </w:ins>
              <w:sdt>
                <w:sdtPr>
                  <w:id w:val="41720157"/>
                  <w:tag w:val="goog_rdk_399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Search for "Environment Variables" in the Windows search bar.</w:delText>
                      </w:r>
                    </w:del>
                  </w:ins>
                </w:sdtContent>
              </w:sdt>
              <w:ins w:author="Rossi Rossi" w:id="102" w:date="2026-09-22T06:56:59Z">
                <w:del w:author="Nivesh" w:id="19" w:date="2026-09-25T10:03:37Z"/>
              </w:ins>
            </w:sdtContent>
          </w:sdt>
        </w:p>
      </w:sdtContent>
    </w:sdt>
    <w:sdt>
      <w:sdtPr>
        <w:id w:val="55785446"/>
        <w:tag w:val="goog_rdk_3995"/>
      </w:sdtPr>
      <w:sdtContent>
        <w:p w:rsidR="00000000" w:rsidDel="00000000" w:rsidP="00000000" w:rsidRDefault="00000000" w:rsidRPr="00000000" w14:paraId="0000037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72584333"/>
              <w:tag w:val="goog_rdk_3992"/>
            </w:sdtPr>
            <w:sdtContent>
              <w:ins w:author="Rossi Rossi" w:id="102" w:date="2026-09-22T06:56:59Z">
                <w:sdt>
                  <w:sdtPr>
                    <w:id w:val="229308252"/>
                    <w:tag w:val="goog_rdk_3993"/>
                  </w:sdtPr>
                  <w:sdtContent>
                    <w:del w:author="Nivesh" w:id="19" w:date="2026-09-25T10:03:37Z"/>
                  </w:sdtContent>
                </w:sdt>
              </w:ins>
              <w:sdt>
                <w:sdtPr>
                  <w:id w:val="1034810646"/>
                  <w:tag w:val="goog_rdk_399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Click **Environment Variables** in the System Properties dialog.</w:delText>
                      </w:r>
                    </w:del>
                  </w:ins>
                </w:sdtContent>
              </w:sdt>
              <w:ins w:author="Rossi Rossi" w:id="102" w:date="2026-09-22T06:56:59Z">
                <w:del w:author="Nivesh" w:id="19" w:date="2026-09-25T10:03:37Z"/>
              </w:ins>
            </w:sdtContent>
          </w:sdt>
        </w:p>
      </w:sdtContent>
    </w:sdt>
    <w:sdt>
      <w:sdtPr>
        <w:id w:val="-1882426612"/>
        <w:tag w:val="goog_rdk_3999"/>
      </w:sdtPr>
      <w:sdtContent>
        <w:p w:rsidR="00000000" w:rsidDel="00000000" w:rsidP="00000000" w:rsidRDefault="00000000" w:rsidRPr="00000000" w14:paraId="0000037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16805296"/>
              <w:tag w:val="goog_rdk_3996"/>
            </w:sdtPr>
            <w:sdtContent>
              <w:ins w:author="Rossi Rossi" w:id="102" w:date="2026-09-22T06:56:59Z">
                <w:sdt>
                  <w:sdtPr>
                    <w:id w:val="-269205047"/>
                    <w:tag w:val="goog_rdk_3997"/>
                  </w:sdtPr>
                  <w:sdtContent>
                    <w:del w:author="Nivesh" w:id="19" w:date="2026-09-25T10:03:37Z"/>
                  </w:sdtContent>
                </w:sdt>
              </w:ins>
              <w:sdt>
                <w:sdtPr>
                  <w:id w:val="1321627069"/>
                  <w:tag w:val="goog_rdk_399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**User variables** or **System variables** , click **New...**.</w:delText>
                      </w:r>
                    </w:del>
                  </w:ins>
                </w:sdtContent>
              </w:sdt>
              <w:ins w:author="Rossi Rossi" w:id="102" w:date="2026-09-22T06:56:59Z">
                <w:del w:author="Nivesh" w:id="19" w:date="2026-09-25T10:03:37Z"/>
              </w:ins>
            </w:sdtContent>
          </w:sdt>
        </w:p>
      </w:sdtContent>
    </w:sdt>
    <w:sdt>
      <w:sdtPr>
        <w:id w:val="519688161"/>
        <w:tag w:val="goog_rdk_4003"/>
      </w:sdtPr>
      <w:sdtContent>
        <w:p w:rsidR="00000000" w:rsidDel="00000000" w:rsidP="00000000" w:rsidRDefault="00000000" w:rsidRPr="00000000" w14:paraId="0000037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78967268"/>
              <w:tag w:val="goog_rdk_4000"/>
            </w:sdtPr>
            <w:sdtContent>
              <w:ins w:author="Rossi Rossi" w:id="102" w:date="2026-09-22T06:56:59Z">
                <w:sdt>
                  <w:sdtPr>
                    <w:id w:val="1543237028"/>
                    <w:tag w:val="goog_rdk_4001"/>
                  </w:sdtPr>
                  <w:sdtContent>
                    <w:del w:author="Nivesh" w:id="19" w:date="2026-09-25T10:03:37Z"/>
                  </w:sdtContent>
                </w:sdt>
              </w:ins>
              <w:sdt>
                <w:sdtPr>
                  <w:id w:val="-279585667"/>
                  <w:tag w:val="goog_rdk_400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Set the variable name to `GEMINI_API_KEY` and the value to your API key.</w:delText>
                      </w:r>
                    </w:del>
                  </w:ins>
                </w:sdtContent>
              </w:sdt>
              <w:ins w:author="Rossi Rossi" w:id="102" w:date="2026-09-22T06:56:59Z">
                <w:del w:author="Nivesh" w:id="19" w:date="2026-09-25T10:03:37Z"/>
              </w:ins>
            </w:sdtContent>
          </w:sdt>
        </w:p>
      </w:sdtContent>
    </w:sdt>
    <w:sdt>
      <w:sdtPr>
        <w:id w:val="955099194"/>
        <w:tag w:val="goog_rdk_4007"/>
      </w:sdtPr>
      <w:sdtContent>
        <w:p w:rsidR="00000000" w:rsidDel="00000000" w:rsidP="00000000" w:rsidRDefault="00000000" w:rsidRPr="00000000" w14:paraId="0000037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11366994"/>
              <w:tag w:val="goog_rdk_4004"/>
            </w:sdtPr>
            <w:sdtContent>
              <w:ins w:author="Rossi Rossi" w:id="102" w:date="2026-09-22T06:56:59Z">
                <w:sdt>
                  <w:sdtPr>
                    <w:id w:val="1222894940"/>
                    <w:tag w:val="goog_rdk_4005"/>
                  </w:sdtPr>
                  <w:sdtContent>
                    <w:del w:author="Nivesh" w:id="19" w:date="2026-09-25T10:03:37Z"/>
                  </w:sdtContent>
                </w:sdt>
              </w:ins>
              <w:sdt>
                <w:sdtPr>
                  <w:id w:val="1902784076"/>
                  <w:tag w:val="goog_rdk_400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02" w:date="2026-09-22T06:56:59Z">
                <w:del w:author="Nivesh" w:id="19" w:date="2026-09-25T10:03:37Z"/>
              </w:ins>
            </w:sdtContent>
          </w:sdt>
        </w:p>
      </w:sdtContent>
    </w:sdt>
    <w:sdt>
      <w:sdtPr>
        <w:id w:val="-1350523393"/>
        <w:tag w:val="goog_rdk_4011"/>
      </w:sdtPr>
      <w:sdtContent>
        <w:p w:rsidR="00000000" w:rsidDel="00000000" w:rsidP="00000000" w:rsidRDefault="00000000" w:rsidRPr="00000000" w14:paraId="0000037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5893058"/>
              <w:tag w:val="goog_rdk_4008"/>
            </w:sdtPr>
            <w:sdtContent>
              <w:ins w:author="Rossi Rossi" w:id="102" w:date="2026-09-22T06:56:59Z">
                <w:sdt>
                  <w:sdtPr>
                    <w:id w:val="-582544801"/>
                    <w:tag w:val="goog_rdk_4009"/>
                  </w:sdtPr>
                  <w:sdtContent>
                    <w:del w:author="Nivesh" w:id="19" w:date="2026-09-25T10:03:37Z"/>
                  </w:sdtContent>
                </w:sdt>
              </w:ins>
              <w:sdt>
                <w:sdtPr>
                  <w:id w:val="-1089533345"/>
                  <w:tag w:val="goog_rdk_401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17378941"/>
        <w:tag w:val="goog_rdk_4015"/>
      </w:sdtPr>
      <w:sdtContent>
        <w:p w:rsidR="00000000" w:rsidDel="00000000" w:rsidP="00000000" w:rsidRDefault="00000000" w:rsidRPr="00000000" w14:paraId="0000037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7500634"/>
              <w:tag w:val="goog_rdk_4012"/>
            </w:sdtPr>
            <w:sdtContent>
              <w:ins w:author="Rossi Rossi" w:id="102" w:date="2026-09-22T06:56:59Z">
                <w:sdt>
                  <w:sdtPr>
                    <w:id w:val="1460527353"/>
                    <w:tag w:val="goog_rdk_4013"/>
                  </w:sdtPr>
                  <w:sdtContent>
                    <w:del w:author="Nivesh" w:id="19" w:date="2026-09-25T10:03:37Z"/>
                  </w:sdtContent>
                </w:sdt>
              </w:ins>
              <w:sdt>
                <w:sdtPr>
                  <w:id w:val="1144469350"/>
                  <w:tag w:val="goog_rdk_401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02" w:date="2026-09-22T06:56:59Z">
                <w:del w:author="Nivesh" w:id="19" w:date="2026-09-25T10:03:37Z"/>
              </w:ins>
            </w:sdtContent>
          </w:sdt>
        </w:p>
      </w:sdtContent>
    </w:sdt>
    <w:sdt>
      <w:sdtPr>
        <w:id w:val="-2113025535"/>
        <w:tag w:val="goog_rdk_4019"/>
      </w:sdtPr>
      <w:sdtContent>
        <w:p w:rsidR="00000000" w:rsidDel="00000000" w:rsidP="00000000" w:rsidRDefault="00000000" w:rsidRPr="00000000" w14:paraId="0000038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99531903"/>
              <w:tag w:val="goog_rdk_4016"/>
            </w:sdtPr>
            <w:sdtContent>
              <w:ins w:author="Rossi Rossi" w:id="102" w:date="2026-09-22T06:56:59Z">
                <w:sdt>
                  <w:sdtPr>
                    <w:id w:val="-1790135730"/>
                    <w:tag w:val="goog_rdk_4017"/>
                  </w:sdtPr>
                  <w:sdtContent>
                    <w:del w:author="Nivesh" w:id="19" w:date="2026-09-25T10:03:37Z"/>
                  </w:sdtContent>
                </w:sdt>
              </w:ins>
              <w:sdt>
                <w:sdtPr>
                  <w:id w:val="-370671664"/>
                  <w:tag w:val="goog_rdk_401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70329536"/>
        <w:tag w:val="goog_rdk_4023"/>
      </w:sdtPr>
      <w:sdtContent>
        <w:p w:rsidR="00000000" w:rsidDel="00000000" w:rsidP="00000000" w:rsidRDefault="00000000" w:rsidRPr="00000000" w14:paraId="0000038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08601077"/>
              <w:tag w:val="goog_rdk_4020"/>
            </w:sdtPr>
            <w:sdtContent>
              <w:ins w:author="Rossi Rossi" w:id="102" w:date="2026-09-22T06:56:59Z">
                <w:sdt>
                  <w:sdtPr>
                    <w:id w:val="724325842"/>
                    <w:tag w:val="goog_rdk_4021"/>
                  </w:sdtPr>
                  <w:sdtContent>
                    <w:del w:author="Nivesh" w:id="19" w:date="2026-09-25T10:03:37Z"/>
                  </w:sdtContent>
                </w:sdt>
              </w:ins>
              <w:sdt>
                <w:sdtPr>
                  <w:id w:val="1657409390"/>
                  <w:tag w:val="goog_rdk_402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02" w:date="2026-09-22T06:56:59Z">
                <w:del w:author="Nivesh" w:id="19" w:date="2026-09-25T10:03:37Z"/>
              </w:ins>
            </w:sdtContent>
          </w:sdt>
        </w:p>
      </w:sdtContent>
    </w:sdt>
    <w:sdt>
      <w:sdtPr>
        <w:id w:val="51017600"/>
        <w:tag w:val="goog_rdk_4027"/>
      </w:sdtPr>
      <w:sdtContent>
        <w:p w:rsidR="00000000" w:rsidDel="00000000" w:rsidP="00000000" w:rsidRDefault="00000000" w:rsidRPr="00000000" w14:paraId="0000038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78213031"/>
              <w:tag w:val="goog_rdk_4024"/>
            </w:sdtPr>
            <w:sdtContent>
              <w:ins w:author="Rossi Rossi" w:id="102" w:date="2026-09-22T06:56:59Z">
                <w:sdt>
                  <w:sdtPr>
                    <w:id w:val="1772217614"/>
                    <w:tag w:val="goog_rdk_4025"/>
                  </w:sdtPr>
                  <w:sdtContent>
                    <w:del w:author="Nivesh" w:id="19" w:date="2026-09-25T10:03:37Z"/>
                  </w:sdtContent>
                </w:sdt>
              </w:ins>
              <w:sdt>
                <w:sdtPr>
                  <w:id w:val="78283928"/>
                  <w:tag w:val="goog_rdk_402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02" w:date="2026-09-22T06:56:59Z">
                <w:del w:author="Nivesh" w:id="19" w:date="2026-09-25T10:03:37Z"/>
              </w:ins>
            </w:sdtContent>
          </w:sdt>
        </w:p>
      </w:sdtContent>
    </w:sdt>
    <w:sdt>
      <w:sdtPr>
        <w:id w:val="242172980"/>
        <w:tag w:val="goog_rdk_4031"/>
      </w:sdtPr>
      <w:sdtContent>
        <w:p w:rsidR="00000000" w:rsidDel="00000000" w:rsidP="00000000" w:rsidRDefault="00000000" w:rsidRPr="00000000" w14:paraId="0000038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93008145"/>
              <w:tag w:val="goog_rdk_4028"/>
            </w:sdtPr>
            <w:sdtContent>
              <w:ins w:author="Rossi Rossi" w:id="102" w:date="2026-09-22T06:56:59Z">
                <w:sdt>
                  <w:sdtPr>
                    <w:id w:val="-579035686"/>
                    <w:tag w:val="goog_rdk_4029"/>
                  </w:sdtPr>
                  <w:sdtContent>
                    <w:del w:author="Nivesh" w:id="19" w:date="2026-09-25T10:03:37Z"/>
                  </w:sdtContent>
                </w:sdt>
              </w:ins>
              <w:sdt>
                <w:sdtPr>
                  <w:id w:val="1832531331"/>
                  <w:tag w:val="goog_rdk_4030"/>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58688184"/>
        <w:tag w:val="goog_rdk_4035"/>
      </w:sdtPr>
      <w:sdtContent>
        <w:p w:rsidR="00000000" w:rsidDel="00000000" w:rsidP="00000000" w:rsidRDefault="00000000" w:rsidRPr="00000000" w14:paraId="0000038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53216719"/>
              <w:tag w:val="goog_rdk_4032"/>
            </w:sdtPr>
            <w:sdtContent>
              <w:ins w:author="Rossi Rossi" w:id="102" w:date="2026-09-22T06:56:59Z">
                <w:sdt>
                  <w:sdtPr>
                    <w:id w:val="-951215642"/>
                    <w:tag w:val="goog_rdk_4033"/>
                  </w:sdtPr>
                  <w:sdtContent>
                    <w:del w:author="Nivesh" w:id="19" w:date="2026-09-25T10:03:37Z"/>
                  </w:sdtContent>
                </w:sdt>
              </w:ins>
              <w:sdt>
                <w:sdtPr>
                  <w:id w:val="1538809860"/>
                  <w:tag w:val="goog_rdk_403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Python</w:delText>
                      </w:r>
                    </w:del>
                  </w:ins>
                </w:sdtContent>
              </w:sdt>
              <w:ins w:author="Rossi Rossi" w:id="102" w:date="2026-09-22T06:56:59Z">
                <w:del w:author="Nivesh" w:id="19" w:date="2026-09-25T10:03:37Z"/>
              </w:ins>
            </w:sdtContent>
          </w:sdt>
        </w:p>
      </w:sdtContent>
    </w:sdt>
    <w:sdt>
      <w:sdtPr>
        <w:id w:val="-1861058272"/>
        <w:tag w:val="goog_rdk_4039"/>
      </w:sdtPr>
      <w:sdtContent>
        <w:p w:rsidR="00000000" w:rsidDel="00000000" w:rsidP="00000000" w:rsidRDefault="00000000" w:rsidRPr="00000000" w14:paraId="0000038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1030302"/>
              <w:tag w:val="goog_rdk_4036"/>
            </w:sdtPr>
            <w:sdtContent>
              <w:ins w:author="Rossi Rossi" w:id="102" w:date="2026-09-22T06:56:59Z">
                <w:sdt>
                  <w:sdtPr>
                    <w:id w:val="1579580468"/>
                    <w:tag w:val="goog_rdk_4037"/>
                  </w:sdtPr>
                  <w:sdtContent>
                    <w:del w:author="Nivesh" w:id="19" w:date="2026-09-25T10:03:37Z"/>
                  </w:sdtContent>
                </w:sdt>
              </w:ins>
              <w:sdt>
                <w:sdtPr>
                  <w:id w:val="-630111429"/>
                  <w:tag w:val="goog_rdk_403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01272697"/>
        <w:tag w:val="goog_rdk_4043"/>
      </w:sdtPr>
      <w:sdtContent>
        <w:p w:rsidR="00000000" w:rsidDel="00000000" w:rsidP="00000000" w:rsidRDefault="00000000" w:rsidRPr="00000000" w14:paraId="0000038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75961963"/>
              <w:tag w:val="goog_rdk_4040"/>
            </w:sdtPr>
            <w:sdtContent>
              <w:ins w:author="Rossi Rossi" w:id="102" w:date="2026-09-22T06:56:59Z">
                <w:sdt>
                  <w:sdtPr>
                    <w:id w:val="-1537117683"/>
                    <w:tag w:val="goog_rdk_4041"/>
                  </w:sdtPr>
                  <w:sdtContent>
                    <w:del w:author="Nivesh" w:id="19" w:date="2026-09-25T10:03:37Z"/>
                  </w:sdtContent>
                </w:sdt>
              </w:ins>
              <w:sdt>
                <w:sdtPr>
                  <w:id w:val="-481271751"/>
                  <w:tag w:val="goog_rdk_404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from google import genai</w:delText>
                      </w:r>
                    </w:del>
                  </w:ins>
                </w:sdtContent>
              </w:sdt>
              <w:ins w:author="Rossi Rossi" w:id="102" w:date="2026-09-22T06:56:59Z">
                <w:del w:author="Nivesh" w:id="19" w:date="2026-09-25T10:03:37Z"/>
              </w:ins>
            </w:sdtContent>
          </w:sdt>
        </w:p>
      </w:sdtContent>
    </w:sdt>
    <w:sdt>
      <w:sdtPr>
        <w:id w:val="659571858"/>
        <w:tag w:val="goog_rdk_4047"/>
      </w:sdtPr>
      <w:sdtContent>
        <w:p w:rsidR="00000000" w:rsidDel="00000000" w:rsidP="00000000" w:rsidRDefault="00000000" w:rsidRPr="00000000" w14:paraId="0000038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68583601"/>
              <w:tag w:val="goog_rdk_4044"/>
            </w:sdtPr>
            <w:sdtContent>
              <w:ins w:author="Rossi Rossi" w:id="102" w:date="2026-09-22T06:56:59Z">
                <w:sdt>
                  <w:sdtPr>
                    <w:id w:val="-103406841"/>
                    <w:tag w:val="goog_rdk_4045"/>
                  </w:sdtPr>
                  <w:sdtContent>
                    <w:del w:author="Nivesh" w:id="19" w:date="2026-09-25T10:03:37Z"/>
                  </w:sdtContent>
                </w:sdt>
              </w:ins>
              <w:sdt>
                <w:sdtPr>
                  <w:id w:val="-1351001808"/>
                  <w:tag w:val="goog_rdk_4046"/>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35686899"/>
        <w:tag w:val="goog_rdk_4051"/>
      </w:sdtPr>
      <w:sdtContent>
        <w:p w:rsidR="00000000" w:rsidDel="00000000" w:rsidP="00000000" w:rsidRDefault="00000000" w:rsidRPr="00000000" w14:paraId="0000038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91903072"/>
              <w:tag w:val="goog_rdk_4048"/>
            </w:sdtPr>
            <w:sdtContent>
              <w:ins w:author="Rossi Rossi" w:id="102" w:date="2026-09-22T06:56:59Z">
                <w:sdt>
                  <w:sdtPr>
                    <w:id w:val="-934515382"/>
                    <w:tag w:val="goog_rdk_4049"/>
                  </w:sdtPr>
                  <w:sdtContent>
                    <w:del w:author="Nivesh" w:id="19" w:date="2026-09-25T10:03:37Z"/>
                  </w:sdtContent>
                </w:sdt>
              </w:ins>
              <w:sdt>
                <w:sdtPr>
                  <w:id w:val="1814671505"/>
                  <w:tag w:val="goog_rdk_405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102" w:date="2026-09-22T06:56:59Z">
                <w:del w:author="Nivesh" w:id="19" w:date="2026-09-25T10:03:37Z"/>
              </w:ins>
            </w:sdtContent>
          </w:sdt>
        </w:p>
      </w:sdtContent>
    </w:sdt>
    <w:sdt>
      <w:sdtPr>
        <w:id w:val="-1159371481"/>
        <w:tag w:val="goog_rdk_4057"/>
      </w:sdtPr>
      <w:sdtContent>
        <w:p w:rsidR="00000000" w:rsidDel="00000000" w:rsidP="00000000" w:rsidRDefault="00000000" w:rsidRPr="00000000" w14:paraId="00000389">
          <w:pPr>
            <w:numPr>
              <w:ilvl w:val="1"/>
              <w:numId w:val="2"/>
            </w:numPr>
            <w:ind w:left="502" w:hanging="360"/>
            <w:rPr>
              <w:ins w:author="Jai Dharshan" w:id="125" w:date="2026-09-26T08:06:24Z"/>
              <w:del w:author="Nivesh" w:id="19" w:date="2026-09-25T10:03:37Z"/>
            </w:rPr>
            <w:pPrChange w:author="FATHIMA RAIHANA A S" w:id="0" w:date="2026-09-25T17:38:39Z">
              <w:pPr>
                <w:numPr>
                  <w:ilvl w:val="1"/>
                  <w:numId w:val="9"/>
                </w:numPr>
                <w:ind w:left="502" w:hanging="360"/>
              </w:pPr>
            </w:pPrChange>
          </w:pPr>
          <w:sdt>
            <w:sdtPr>
              <w:id w:val="-330244081"/>
              <w:tag w:val="goog_rdk_4054"/>
            </w:sdtPr>
            <w:sdtContent>
              <w:ins w:author="Jai Dharshan" w:id="125" w:date="2026-09-26T08:06:24Z">
                <w:sdt>
                  <w:sdtPr>
                    <w:id w:val="-796758781"/>
                    <w:tag w:val="goog_rdk_4055"/>
                  </w:sdtPr>
                  <w:sdtContent>
                    <w:del w:author="Nivesh" w:id="19" w:date="2026-09-25T10:03:37Z"/>
                  </w:sdtContent>
                </w:sdt>
              </w:ins>
              <w:sdt>
                <w:sdtPr>
                  <w:id w:val="2108180605"/>
                  <w:tag w:val="goog_rdk_4056"/>
                </w:sdtPr>
                <w:sdtContent>
                  <w:ins w:author="Jai Dharshan" w:id="125" w:date="2026-09-26T08:06:24Z">
                    <w:del w:author="Nivesh" w:id="19" w:date="2026-09-25T10:03:37Z">
                      <w:r w:rsidDel="00000000" w:rsidR="00000000" w:rsidRPr="00000000">
                        <w:rPr>
                          <w:rtl w:val="0"/>
                        </w:rPr>
                      </w:r>
                    </w:del>
                  </w:ins>
                </w:sdtContent>
              </w:sdt>
              <w:ins w:author="Jai Dharshan" w:id="125" w:date="2026-09-26T08:06:24Z">
                <w:del w:author="Nivesh" w:id="19" w:date="2026-09-25T10:03:37Z"/>
              </w:ins>
            </w:sdtContent>
          </w:sdt>
        </w:p>
      </w:sdtContent>
    </w:sdt>
    <w:sdt>
      <w:sdtPr>
        <w:id w:val="-89545734"/>
        <w:tag w:val="goog_rdk_4063"/>
      </w:sdtPr>
      <w:sdtContent>
        <w:p w:rsidR="00000000" w:rsidDel="00000000" w:rsidP="00000000" w:rsidRDefault="00000000" w:rsidRPr="00000000" w14:paraId="0000038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66335663"/>
              <w:tag w:val="goog_rdk_4060"/>
            </w:sdtPr>
            <w:sdtContent>
              <w:ins w:author="Rossi Rossi" w:id="102" w:date="2026-09-22T06:56:59Z">
                <w:sdt>
                  <w:sdtPr>
                    <w:id w:val="-692476776"/>
                    <w:tag w:val="goog_rdk_4061"/>
                  </w:sdtPr>
                  <w:sdtContent>
                    <w:del w:author="Nivesh" w:id="19" w:date="2026-09-25T10:03:37Z"/>
                  </w:sdtContent>
                </w:sdt>
              </w:ins>
              <w:sdt>
                <w:sdtPr>
                  <w:id w:val="845103866"/>
                  <w:tag w:val="goog_rdk_4062"/>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50524717"/>
        <w:tag w:val="goog_rdk_4067"/>
      </w:sdtPr>
      <w:sdtContent>
        <w:p w:rsidR="00000000" w:rsidDel="00000000" w:rsidP="00000000" w:rsidRDefault="00000000" w:rsidRPr="00000000" w14:paraId="0000038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03446746"/>
              <w:tag w:val="goog_rdk_4064"/>
            </w:sdtPr>
            <w:sdtContent>
              <w:ins w:author="Rossi Rossi" w:id="102" w:date="2026-09-22T06:56:59Z">
                <w:sdt>
                  <w:sdtPr>
                    <w:id w:val="633284952"/>
                    <w:tag w:val="goog_rdk_4065"/>
                  </w:sdtPr>
                  <w:sdtContent>
                    <w:del w:author="Nivesh" w:id="19" w:date="2026-09-25T10:03:37Z"/>
                  </w:sdtContent>
                </w:sdt>
              </w:ins>
              <w:sdt>
                <w:sdtPr>
                  <w:id w:val="1618472374"/>
                  <w:tag w:val="goog_rdk_406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02" w:date="2026-09-22T06:56:59Z">
                <w:del w:author="Nivesh" w:id="19" w:date="2026-09-25T10:03:37Z"/>
              </w:ins>
            </w:sdtContent>
          </w:sdt>
        </w:p>
      </w:sdtContent>
    </w:sdt>
    <w:sdt>
      <w:sdtPr>
        <w:id w:val="1154159851"/>
        <w:tag w:val="goog_rdk_4071"/>
      </w:sdtPr>
      <w:sdtContent>
        <w:p w:rsidR="00000000" w:rsidDel="00000000" w:rsidP="00000000" w:rsidRDefault="00000000" w:rsidRPr="00000000" w14:paraId="0000038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89229337"/>
              <w:tag w:val="goog_rdk_4068"/>
            </w:sdtPr>
            <w:sdtContent>
              <w:ins w:author="Rossi Rossi" w:id="102" w:date="2026-09-22T06:56:59Z">
                <w:sdt>
                  <w:sdtPr>
                    <w:id w:val="-497322270"/>
                    <w:tag w:val="goog_rdk_4069"/>
                  </w:sdtPr>
                  <w:sdtContent>
                    <w:del w:author="Nivesh" w:id="19" w:date="2026-09-25T10:03:37Z"/>
                  </w:sdtContent>
                </w:sdt>
              </w:ins>
              <w:sdt>
                <w:sdtPr>
                  <w:id w:val="2021886986"/>
                  <w:tag w:val="goog_rdk_407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model="gemini-3.8-flash",</w:delText>
                      </w:r>
                    </w:del>
                  </w:ins>
                </w:sdtContent>
              </w:sdt>
              <w:ins w:author="Rossi Rossi" w:id="102" w:date="2026-09-22T06:56:59Z">
                <w:del w:author="Nivesh" w:id="19" w:date="2026-09-25T10:03:37Z"/>
              </w:ins>
            </w:sdtContent>
          </w:sdt>
        </w:p>
      </w:sdtContent>
    </w:sdt>
    <w:sdt>
      <w:sdtPr>
        <w:id w:val="-371584106"/>
        <w:tag w:val="goog_rdk_4076"/>
      </w:sdtPr>
      <w:sdtContent>
        <w:p w:rsidR="00000000" w:rsidDel="00000000" w:rsidP="00000000" w:rsidRDefault="00000000" w:rsidRPr="00000000" w14:paraId="0000038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7674628"/>
              <w:tag w:val="goog_rdk_4072"/>
            </w:sdtPr>
            <w:sdtContent>
              <w:ins w:author="Rossi Rossi" w:id="102" w:date="2026-09-22T06:56:59Z">
                <w:sdt>
                  <w:sdtPr>
                    <w:id w:val="1279355014"/>
                    <w:tag w:val="goog_rdk_4073"/>
                  </w:sdtPr>
                  <w:sdtContent>
                    <w:del w:author="Nivesh" w:id="19" w:date="2026-09-25T10:03:37Z"/>
                  </w:sdtContent>
                </w:sdt>
              </w:ins>
              <w:sdt>
                <w:sdtPr>
                  <w:id w:val="1756025099"/>
                  <w:tag w:val="goog_rdk_407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02" w:date="2026-09-22T06:56:59Z">
                <w:del w:author="Nivesh" w:id="19" w:date="2026-09-25T10:03:37Z">
                  <w:sdt>
                    <w:sdtPr>
                      <w:id w:val="1710850876"/>
                      <w:tag w:val="goog_rdk_4075"/>
                    </w:sdtPr>
                    <w:sdtContent>
                      <w:r w:rsidDel="00000000" w:rsidR="00000000" w:rsidRPr="00000000">
                        <w:rPr>
                          <w:rtl w:val="0"/>
                        </w:rPr>
                      </w:r>
                    </w:sdtContent>
                  </w:sdt>
                </w:del>
              </w:ins>
            </w:sdtContent>
          </w:sdt>
        </w:p>
      </w:sdtContent>
    </w:sdt>
    <w:sdt>
      <w:sdtPr>
        <w:id w:val="7700161"/>
        <w:tag w:val="goog_rdk_4080"/>
      </w:sdtPr>
      <w:sdtContent>
        <w:p w:rsidR="00000000" w:rsidDel="00000000" w:rsidP="00000000" w:rsidRDefault="00000000" w:rsidRPr="00000000" w14:paraId="0000038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57540281"/>
              <w:tag w:val="goog_rdk_4077"/>
            </w:sdtPr>
            <w:sdtContent>
              <w:ins w:author="Rossi Rossi" w:id="102" w:date="2026-09-22T06:56:59Z">
                <w:sdt>
                  <w:sdtPr>
                    <w:id w:val="1595658780"/>
                    <w:tag w:val="goog_rdk_4078"/>
                  </w:sdtPr>
                  <w:sdtContent>
                    <w:del w:author="Nivesh" w:id="19" w:date="2026-09-25T10:03:37Z"/>
                  </w:sdtContent>
                </w:sdt>
              </w:ins>
              <w:sdt>
                <w:sdtPr>
                  <w:id w:val="285907668"/>
                  <w:tag w:val="goog_rdk_407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353294871"/>
        <w:tag w:val="goog_rdk_4084"/>
      </w:sdtPr>
      <w:sdtContent>
        <w:p w:rsidR="00000000" w:rsidDel="00000000" w:rsidP="00000000" w:rsidRDefault="00000000" w:rsidRPr="00000000" w14:paraId="0000038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38678436"/>
              <w:tag w:val="goog_rdk_4081"/>
            </w:sdtPr>
            <w:sdtContent>
              <w:ins w:author="Rossi Rossi" w:id="102" w:date="2026-09-22T06:56:59Z">
                <w:sdt>
                  <w:sdtPr>
                    <w:id w:val="559913263"/>
                    <w:tag w:val="goog_rdk_4082"/>
                  </w:sdtPr>
                  <w:sdtContent>
                    <w:del w:author="Nivesh" w:id="19" w:date="2026-09-25T10:03:37Z"/>
                  </w:sdtContent>
                </w:sdt>
              </w:ins>
              <w:sdt>
                <w:sdtPr>
                  <w:id w:val="-80915700"/>
                  <w:tag w:val="goog_rdk_408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print(interaction.output_text)</w:delText>
                      </w:r>
                    </w:del>
                  </w:ins>
                </w:sdtContent>
              </w:sdt>
              <w:ins w:author="Rossi Rossi" w:id="102" w:date="2026-09-22T06:56:59Z">
                <w:del w:author="Nivesh" w:id="19" w:date="2026-09-25T10:03:37Z"/>
              </w:ins>
            </w:sdtContent>
          </w:sdt>
        </w:p>
      </w:sdtContent>
    </w:sdt>
    <w:sdt>
      <w:sdtPr>
        <w:id w:val="-1934936473"/>
        <w:tag w:val="goog_rdk_4088"/>
      </w:sdtPr>
      <w:sdtContent>
        <w:p w:rsidR="00000000" w:rsidDel="00000000" w:rsidP="00000000" w:rsidRDefault="00000000" w:rsidRPr="00000000" w14:paraId="0000039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65606610"/>
              <w:tag w:val="goog_rdk_4085"/>
            </w:sdtPr>
            <w:sdtContent>
              <w:ins w:author="Rossi Rossi" w:id="102" w:date="2026-09-22T06:56:59Z">
                <w:sdt>
                  <w:sdtPr>
                    <w:id w:val="1620171575"/>
                    <w:tag w:val="goog_rdk_4086"/>
                  </w:sdtPr>
                  <w:sdtContent>
                    <w:del w:author="Nivesh" w:id="19" w:date="2026-09-25T10:03:37Z"/>
                  </w:sdtContent>
                </w:sdt>
              </w:ins>
              <w:sdt>
                <w:sdtPr>
                  <w:id w:val="38045737"/>
                  <w:tag w:val="goog_rdk_408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50277539"/>
        <w:tag w:val="goog_rdk_4092"/>
      </w:sdtPr>
      <w:sdtContent>
        <w:p w:rsidR="00000000" w:rsidDel="00000000" w:rsidP="00000000" w:rsidRDefault="00000000" w:rsidRPr="00000000" w14:paraId="0000039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85717409"/>
              <w:tag w:val="goog_rdk_4089"/>
            </w:sdtPr>
            <w:sdtContent>
              <w:ins w:author="Rossi Rossi" w:id="102" w:date="2026-09-22T06:56:59Z">
                <w:sdt>
                  <w:sdtPr>
                    <w:id w:val="1495650909"/>
                    <w:tag w:val="goog_rdk_4090"/>
                  </w:sdtPr>
                  <w:sdtContent>
                    <w:del w:author="Nivesh" w:id="19" w:date="2026-09-25T10:03:37Z"/>
                  </w:sdtContent>
                </w:sdt>
              </w:ins>
              <w:sdt>
                <w:sdtPr>
                  <w:id w:val="855382586"/>
                  <w:tag w:val="goog_rdk_409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JavaScript</w:delText>
                      </w:r>
                    </w:del>
                  </w:ins>
                </w:sdtContent>
              </w:sdt>
              <w:ins w:author="Rossi Rossi" w:id="102" w:date="2026-09-22T06:56:59Z">
                <w:del w:author="Nivesh" w:id="19" w:date="2026-09-25T10:03:37Z"/>
              </w:ins>
            </w:sdtContent>
          </w:sdt>
        </w:p>
      </w:sdtContent>
    </w:sdt>
    <w:sdt>
      <w:sdtPr>
        <w:id w:val="1738876844"/>
        <w:tag w:val="goog_rdk_4096"/>
      </w:sdtPr>
      <w:sdtContent>
        <w:p w:rsidR="00000000" w:rsidDel="00000000" w:rsidP="00000000" w:rsidRDefault="00000000" w:rsidRPr="00000000" w14:paraId="0000039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65676835"/>
              <w:tag w:val="goog_rdk_4093"/>
            </w:sdtPr>
            <w:sdtContent>
              <w:ins w:author="Rossi Rossi" w:id="102" w:date="2026-09-22T06:56:59Z">
                <w:sdt>
                  <w:sdtPr>
                    <w:id w:val="-642616588"/>
                    <w:tag w:val="goog_rdk_4094"/>
                  </w:sdtPr>
                  <w:sdtContent>
                    <w:del w:author="Nivesh" w:id="19" w:date="2026-09-25T10:03:37Z"/>
                  </w:sdtContent>
                </w:sdt>
              </w:ins>
              <w:sdt>
                <w:sdtPr>
                  <w:id w:val="1864735800"/>
                  <w:tag w:val="goog_rdk_409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39910238"/>
        <w:tag w:val="goog_rdk_4100"/>
      </w:sdtPr>
      <w:sdtContent>
        <w:p w:rsidR="00000000" w:rsidDel="00000000" w:rsidP="00000000" w:rsidRDefault="00000000" w:rsidRPr="00000000" w14:paraId="0000039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32350625"/>
              <w:tag w:val="goog_rdk_4097"/>
            </w:sdtPr>
            <w:sdtContent>
              <w:ins w:author="Rossi Rossi" w:id="102" w:date="2026-09-22T06:56:59Z">
                <w:sdt>
                  <w:sdtPr>
                    <w:id w:val="1676376560"/>
                    <w:tag w:val="goog_rdk_4098"/>
                  </w:sdtPr>
                  <w:sdtContent>
                    <w:del w:author="Nivesh" w:id="19" w:date="2026-09-25T10:03:37Z"/>
                  </w:sdtContent>
                </w:sdt>
              </w:ins>
              <w:sdt>
                <w:sdtPr>
                  <w:id w:val="150379990"/>
                  <w:tag w:val="goog_rdk_409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02" w:date="2026-09-22T06:56:59Z">
                <w:del w:author="Nivesh" w:id="19" w:date="2026-09-25T10:03:37Z"/>
              </w:ins>
            </w:sdtContent>
          </w:sdt>
        </w:p>
      </w:sdtContent>
    </w:sdt>
    <w:sdt>
      <w:sdtPr>
        <w:id w:val="-265858583"/>
        <w:tag w:val="goog_rdk_4104"/>
      </w:sdtPr>
      <w:sdtContent>
        <w:p w:rsidR="00000000" w:rsidDel="00000000" w:rsidP="00000000" w:rsidRDefault="00000000" w:rsidRPr="00000000" w14:paraId="0000039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9530144"/>
              <w:tag w:val="goog_rdk_4101"/>
            </w:sdtPr>
            <w:sdtContent>
              <w:ins w:author="Rossi Rossi" w:id="102" w:date="2026-09-22T06:56:59Z">
                <w:sdt>
                  <w:sdtPr>
                    <w:id w:val="1186206340"/>
                    <w:tag w:val="goog_rdk_4102"/>
                  </w:sdtPr>
                  <w:sdtContent>
                    <w:del w:author="Nivesh" w:id="19" w:date="2026-09-25T10:03:37Z"/>
                  </w:sdtContent>
                </w:sdt>
              </w:ins>
              <w:sdt>
                <w:sdtPr>
                  <w:id w:val="-2120634675"/>
                  <w:tag w:val="goog_rdk_410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33093811"/>
        <w:tag w:val="goog_rdk_4108"/>
      </w:sdtPr>
      <w:sdtContent>
        <w:p w:rsidR="00000000" w:rsidDel="00000000" w:rsidP="00000000" w:rsidRDefault="00000000" w:rsidRPr="00000000" w14:paraId="0000039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92873151"/>
              <w:tag w:val="goog_rdk_4105"/>
            </w:sdtPr>
            <w:sdtContent>
              <w:ins w:author="Rossi Rossi" w:id="102" w:date="2026-09-22T06:56:59Z">
                <w:sdt>
                  <w:sdtPr>
                    <w:id w:val="-715453467"/>
                    <w:tag w:val="goog_rdk_4106"/>
                  </w:sdtPr>
                  <w:sdtContent>
                    <w:del w:author="Nivesh" w:id="19" w:date="2026-09-25T10:03:37Z"/>
                  </w:sdtContent>
                </w:sdt>
              </w:ins>
              <w:sdt>
                <w:sdtPr>
                  <w:id w:val="1433956904"/>
                  <w:tag w:val="goog_rdk_410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02" w:date="2026-09-22T06:56:59Z">
                <w:del w:author="Nivesh" w:id="19" w:date="2026-09-25T10:03:37Z"/>
              </w:ins>
            </w:sdtContent>
          </w:sdt>
        </w:p>
      </w:sdtContent>
    </w:sdt>
    <w:sdt>
      <w:sdtPr>
        <w:id w:val="1919700302"/>
        <w:tag w:val="goog_rdk_4112"/>
      </w:sdtPr>
      <w:sdtContent>
        <w:p w:rsidR="00000000" w:rsidDel="00000000" w:rsidP="00000000" w:rsidRDefault="00000000" w:rsidRPr="00000000" w14:paraId="0000039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12563829"/>
              <w:tag w:val="goog_rdk_4109"/>
            </w:sdtPr>
            <w:sdtContent>
              <w:ins w:author="Rossi Rossi" w:id="102" w:date="2026-09-22T06:56:59Z">
                <w:sdt>
                  <w:sdtPr>
                    <w:id w:val="-1076897357"/>
                    <w:tag w:val="goog_rdk_4110"/>
                  </w:sdtPr>
                  <w:sdtContent>
                    <w:del w:author="Nivesh" w:id="19" w:date="2026-09-25T10:03:37Z"/>
                  </w:sdtContent>
                </w:sdt>
              </w:ins>
              <w:sdt>
                <w:sdtPr>
                  <w:id w:val="-23698567"/>
                  <w:tag w:val="goog_rdk_411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57679849"/>
        <w:tag w:val="goog_rdk_4116"/>
      </w:sdtPr>
      <w:sdtContent>
        <w:p w:rsidR="00000000" w:rsidDel="00000000" w:rsidP="00000000" w:rsidRDefault="00000000" w:rsidRPr="00000000" w14:paraId="0000039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92420517"/>
              <w:tag w:val="goog_rdk_4113"/>
            </w:sdtPr>
            <w:sdtContent>
              <w:ins w:author="Rossi Rossi" w:id="102" w:date="2026-09-22T06:56:59Z">
                <w:sdt>
                  <w:sdtPr>
                    <w:id w:val="-952442038"/>
                    <w:tag w:val="goog_rdk_4114"/>
                  </w:sdtPr>
                  <w:sdtContent>
                    <w:del w:author="Nivesh" w:id="19" w:date="2026-09-25T10:03:37Z"/>
                  </w:sdtContent>
                </w:sdt>
              </w:ins>
              <w:sdt>
                <w:sdtPr>
                  <w:id w:val="880878971"/>
                  <w:tag w:val="goog_rdk_411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async function main() {</w:delText>
                      </w:r>
                    </w:del>
                  </w:ins>
                </w:sdtContent>
              </w:sdt>
              <w:ins w:author="Rossi Rossi" w:id="102" w:date="2026-09-22T06:56:59Z">
                <w:del w:author="Nivesh" w:id="19" w:date="2026-09-25T10:03:37Z"/>
              </w:ins>
            </w:sdtContent>
          </w:sdt>
        </w:p>
      </w:sdtContent>
    </w:sdt>
    <w:sdt>
      <w:sdtPr>
        <w:id w:val="101711905"/>
        <w:tag w:val="goog_rdk_4120"/>
      </w:sdtPr>
      <w:sdtContent>
        <w:p w:rsidR="00000000" w:rsidDel="00000000" w:rsidP="00000000" w:rsidRDefault="00000000" w:rsidRPr="00000000" w14:paraId="0000039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01482425"/>
              <w:tag w:val="goog_rdk_4117"/>
            </w:sdtPr>
            <w:sdtContent>
              <w:ins w:author="Rossi Rossi" w:id="102" w:date="2026-09-22T06:56:59Z">
                <w:sdt>
                  <w:sdtPr>
                    <w:id w:val="-753216700"/>
                    <w:tag w:val="goog_rdk_4118"/>
                  </w:sdtPr>
                  <w:sdtContent>
                    <w:del w:author="Nivesh" w:id="19" w:date="2026-09-25T10:03:37Z"/>
                  </w:sdtContent>
                </w:sdt>
              </w:ins>
              <w:sdt>
                <w:sdtPr>
                  <w:id w:val="-318473720"/>
                  <w:tag w:val="goog_rdk_411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02" w:date="2026-09-22T06:56:59Z">
                <w:del w:author="Nivesh" w:id="19" w:date="2026-09-25T10:03:37Z"/>
              </w:ins>
            </w:sdtContent>
          </w:sdt>
        </w:p>
      </w:sdtContent>
    </w:sdt>
    <w:sdt>
      <w:sdtPr>
        <w:id w:val="894855939"/>
        <w:tag w:val="goog_rdk_4124"/>
      </w:sdtPr>
      <w:sdtContent>
        <w:p w:rsidR="00000000" w:rsidDel="00000000" w:rsidP="00000000" w:rsidRDefault="00000000" w:rsidRPr="00000000" w14:paraId="0000039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39289717"/>
              <w:tag w:val="goog_rdk_4121"/>
            </w:sdtPr>
            <w:sdtContent>
              <w:ins w:author="Rossi Rossi" w:id="102" w:date="2026-09-22T06:56:59Z">
                <w:sdt>
                  <w:sdtPr>
                    <w:id w:val="-1172575720"/>
                    <w:tag w:val="goog_rdk_4122"/>
                  </w:sdtPr>
                  <w:sdtContent>
                    <w:del w:author="Nivesh" w:id="19" w:date="2026-09-25T10:03:37Z"/>
                  </w:sdtContent>
                </w:sdt>
              </w:ins>
              <w:sdt>
                <w:sdtPr>
                  <w:id w:val="-801817704"/>
                  <w:tag w:val="goog_rdk_412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2141366238"/>
        <w:tag w:val="goog_rdk_4128"/>
      </w:sdtPr>
      <w:sdtContent>
        <w:p w:rsidR="00000000" w:rsidDel="00000000" w:rsidP="00000000" w:rsidRDefault="00000000" w:rsidRPr="00000000" w14:paraId="0000039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50753874"/>
              <w:tag w:val="goog_rdk_4125"/>
            </w:sdtPr>
            <w:sdtContent>
              <w:ins w:author="Rossi Rossi" w:id="102" w:date="2026-09-22T06:56:59Z">
                <w:sdt>
                  <w:sdtPr>
                    <w:id w:val="-661811431"/>
                    <w:tag w:val="goog_rdk_4126"/>
                  </w:sdtPr>
                  <w:sdtContent>
                    <w:del w:author="Nivesh" w:id="19" w:date="2026-09-25T10:03:37Z"/>
                  </w:sdtContent>
                </w:sdt>
              </w:ins>
              <w:sdt>
                <w:sdtPr>
                  <w:id w:val="684193124"/>
                  <w:tag w:val="goog_rdk_412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479950776"/>
        <w:tag w:val="goog_rdk_4132"/>
      </w:sdtPr>
      <w:sdtContent>
        <w:p w:rsidR="00000000" w:rsidDel="00000000" w:rsidP="00000000" w:rsidRDefault="00000000" w:rsidRPr="00000000" w14:paraId="0000039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89436212"/>
              <w:tag w:val="goog_rdk_4129"/>
            </w:sdtPr>
            <w:sdtContent>
              <w:ins w:author="Rossi Rossi" w:id="102" w:date="2026-09-22T06:56:59Z">
                <w:sdt>
                  <w:sdtPr>
                    <w:id w:val="-102393794"/>
                    <w:tag w:val="goog_rdk_4130"/>
                  </w:sdtPr>
                  <w:sdtContent>
                    <w:del w:author="Nivesh" w:id="19" w:date="2026-09-25T10:03:37Z"/>
                  </w:sdtContent>
                </w:sdt>
              </w:ins>
              <w:sdt>
                <w:sdtPr>
                  <w:id w:val="-431687309"/>
                  <w:tag w:val="goog_rdk_413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580060553"/>
        <w:tag w:val="goog_rdk_4136"/>
      </w:sdtPr>
      <w:sdtContent>
        <w:p w:rsidR="00000000" w:rsidDel="00000000" w:rsidP="00000000" w:rsidRDefault="00000000" w:rsidRPr="00000000" w14:paraId="0000039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79693636"/>
              <w:tag w:val="goog_rdk_4133"/>
            </w:sdtPr>
            <w:sdtContent>
              <w:ins w:author="Rossi Rossi" w:id="102" w:date="2026-09-22T06:56:59Z">
                <w:sdt>
                  <w:sdtPr>
                    <w:id w:val="-731379574"/>
                    <w:tag w:val="goog_rdk_4134"/>
                  </w:sdtPr>
                  <w:sdtContent>
                    <w:del w:author="Nivesh" w:id="19" w:date="2026-09-25T10:03:37Z"/>
                  </w:sdtContent>
                </w:sdt>
              </w:ins>
              <w:sdt>
                <w:sdtPr>
                  <w:id w:val="-188413026"/>
                  <w:tag w:val="goog_rdk_413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02" w:date="2026-09-22T06:56:59Z">
                <w:del w:author="Nivesh" w:id="19" w:date="2026-09-25T10:03:37Z"/>
              </w:ins>
            </w:sdtContent>
          </w:sdt>
        </w:p>
      </w:sdtContent>
    </w:sdt>
    <w:sdt>
      <w:sdtPr>
        <w:id w:val="-1232288938"/>
        <w:tag w:val="goog_rdk_4140"/>
      </w:sdtPr>
      <w:sdtContent>
        <w:p w:rsidR="00000000" w:rsidDel="00000000" w:rsidP="00000000" w:rsidRDefault="00000000" w:rsidRPr="00000000" w14:paraId="0000039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69447530"/>
              <w:tag w:val="goog_rdk_4137"/>
            </w:sdtPr>
            <w:sdtContent>
              <w:ins w:author="Rossi Rossi" w:id="102" w:date="2026-09-22T06:56:59Z">
                <w:sdt>
                  <w:sdtPr>
                    <w:id w:val="-1022541359"/>
                    <w:tag w:val="goog_rdk_4138"/>
                  </w:sdtPr>
                  <w:sdtContent>
                    <w:del w:author="Nivesh" w:id="19" w:date="2026-09-25T10:03:37Z"/>
                  </w:sdtContent>
                </w:sdt>
              </w:ins>
              <w:sdt>
                <w:sdtPr>
                  <w:id w:val="79102019"/>
                  <w:tag w:val="goog_rdk_413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364712135"/>
        <w:tag w:val="goog_rdk_4144"/>
      </w:sdtPr>
      <w:sdtContent>
        <w:p w:rsidR="00000000" w:rsidDel="00000000" w:rsidP="00000000" w:rsidRDefault="00000000" w:rsidRPr="00000000" w14:paraId="0000039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27000979"/>
              <w:tag w:val="goog_rdk_4141"/>
            </w:sdtPr>
            <w:sdtContent>
              <w:ins w:author="Rossi Rossi" w:id="102" w:date="2026-09-22T06:56:59Z">
                <w:sdt>
                  <w:sdtPr>
                    <w:id w:val="-346038606"/>
                    <w:tag w:val="goog_rdk_4142"/>
                  </w:sdtPr>
                  <w:sdtContent>
                    <w:del w:author="Nivesh" w:id="19" w:date="2026-09-25T10:03:37Z"/>
                  </w:sdtContent>
                </w:sdt>
              </w:ins>
              <w:sdt>
                <w:sdtPr>
                  <w:id w:val="1073736691"/>
                  <w:tag w:val="goog_rdk_414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43468536"/>
        <w:tag w:val="goog_rdk_4148"/>
      </w:sdtPr>
      <w:sdtContent>
        <w:p w:rsidR="00000000" w:rsidDel="00000000" w:rsidP="00000000" w:rsidRDefault="00000000" w:rsidRPr="00000000" w14:paraId="0000039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05049532"/>
              <w:tag w:val="goog_rdk_4145"/>
            </w:sdtPr>
            <w:sdtContent>
              <w:ins w:author="Rossi Rossi" w:id="102" w:date="2026-09-22T06:56:59Z">
                <w:sdt>
                  <w:sdtPr>
                    <w:id w:val="814135726"/>
                    <w:tag w:val="goog_rdk_4146"/>
                  </w:sdtPr>
                  <w:sdtContent>
                    <w:del w:author="Nivesh" w:id="19" w:date="2026-09-25T10:03:37Z"/>
                  </w:sdtContent>
                </w:sdt>
              </w:ins>
              <w:sdt>
                <w:sdtPr>
                  <w:id w:val="1473559113"/>
                  <w:tag w:val="goog_rdk_414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main();</w:delText>
                      </w:r>
                    </w:del>
                  </w:ins>
                </w:sdtContent>
              </w:sdt>
              <w:ins w:author="Rossi Rossi" w:id="102" w:date="2026-09-22T06:56:59Z">
                <w:del w:author="Nivesh" w:id="19" w:date="2026-09-25T10:03:37Z"/>
              </w:ins>
            </w:sdtContent>
          </w:sdt>
        </w:p>
      </w:sdtContent>
    </w:sdt>
    <w:sdt>
      <w:sdtPr>
        <w:id w:val="504903160"/>
        <w:tag w:val="goog_rdk_4152"/>
      </w:sdtPr>
      <w:sdtContent>
        <w:p w:rsidR="00000000" w:rsidDel="00000000" w:rsidP="00000000" w:rsidRDefault="00000000" w:rsidRPr="00000000" w14:paraId="000003A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72224273"/>
              <w:tag w:val="goog_rdk_4149"/>
            </w:sdtPr>
            <w:sdtContent>
              <w:ins w:author="Rossi Rossi" w:id="102" w:date="2026-09-22T06:56:59Z">
                <w:sdt>
                  <w:sdtPr>
                    <w:id w:val="1397152241"/>
                    <w:tag w:val="goog_rdk_4150"/>
                  </w:sdtPr>
                  <w:sdtContent>
                    <w:del w:author="Nivesh" w:id="19" w:date="2026-09-25T10:03:37Z"/>
                  </w:sdtContent>
                </w:sdt>
              </w:ins>
              <w:sdt>
                <w:sdtPr>
                  <w:id w:val="-1422569096"/>
                  <w:tag w:val="goog_rdk_415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40554464"/>
        <w:tag w:val="goog_rdk_4156"/>
      </w:sdtPr>
      <w:sdtContent>
        <w:p w:rsidR="00000000" w:rsidDel="00000000" w:rsidP="00000000" w:rsidRDefault="00000000" w:rsidRPr="00000000" w14:paraId="000003A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55628263"/>
              <w:tag w:val="goog_rdk_4153"/>
            </w:sdtPr>
            <w:sdtContent>
              <w:ins w:author="Rossi Rossi" w:id="102" w:date="2026-09-22T06:56:59Z">
                <w:sdt>
                  <w:sdtPr>
                    <w:id w:val="1035746841"/>
                    <w:tag w:val="goog_rdk_4154"/>
                  </w:sdtPr>
                  <w:sdtContent>
                    <w:del w:author="Nivesh" w:id="19" w:date="2026-09-25T10:03:37Z"/>
                  </w:sdtContent>
                </w:sdt>
              </w:ins>
              <w:sdt>
                <w:sdtPr>
                  <w:id w:val="-130640873"/>
                  <w:tag w:val="goog_rdk_415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Java</w:delText>
                      </w:r>
                    </w:del>
                  </w:ins>
                </w:sdtContent>
              </w:sdt>
              <w:ins w:author="Rossi Rossi" w:id="102" w:date="2026-09-22T06:56:59Z">
                <w:del w:author="Nivesh" w:id="19" w:date="2026-09-25T10:03:37Z"/>
              </w:ins>
            </w:sdtContent>
          </w:sdt>
        </w:p>
      </w:sdtContent>
    </w:sdt>
    <w:sdt>
      <w:sdtPr>
        <w:id w:val="-81566574"/>
        <w:tag w:val="goog_rdk_4160"/>
      </w:sdtPr>
      <w:sdtContent>
        <w:p w:rsidR="00000000" w:rsidDel="00000000" w:rsidP="00000000" w:rsidRDefault="00000000" w:rsidRPr="00000000" w14:paraId="000003A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53689673"/>
              <w:tag w:val="goog_rdk_4157"/>
            </w:sdtPr>
            <w:sdtContent>
              <w:ins w:author="Rossi Rossi" w:id="102" w:date="2026-09-22T06:56:59Z">
                <w:sdt>
                  <w:sdtPr>
                    <w:id w:val="-1978153323"/>
                    <w:tag w:val="goog_rdk_4158"/>
                  </w:sdtPr>
                  <w:sdtContent>
                    <w:del w:author="Nivesh" w:id="19" w:date="2026-09-25T10:03:37Z"/>
                  </w:sdtContent>
                </w:sdt>
              </w:ins>
              <w:sdt>
                <w:sdtPr>
                  <w:id w:val="1837753904"/>
                  <w:tag w:val="goog_rdk_415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96336926"/>
        <w:tag w:val="goog_rdk_4164"/>
      </w:sdtPr>
      <w:sdtContent>
        <w:p w:rsidR="00000000" w:rsidDel="00000000" w:rsidP="00000000" w:rsidRDefault="00000000" w:rsidRPr="00000000" w14:paraId="000003A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7567520"/>
              <w:tag w:val="goog_rdk_4161"/>
            </w:sdtPr>
            <w:sdtContent>
              <w:ins w:author="Rossi Rossi" w:id="102" w:date="2026-09-22T06:56:59Z">
                <w:sdt>
                  <w:sdtPr>
                    <w:id w:val="-484722337"/>
                    <w:tag w:val="goog_rdk_4162"/>
                  </w:sdtPr>
                  <w:sdtContent>
                    <w:del w:author="Nivesh" w:id="19" w:date="2026-09-25T10:03:37Z"/>
                  </w:sdtContent>
                </w:sdt>
              </w:ins>
              <w:sdt>
                <w:sdtPr>
                  <w:id w:val="-181532194"/>
                  <w:tag w:val="goog_rdk_416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com.google.genai.Client;</w:delText>
                      </w:r>
                    </w:del>
                  </w:ins>
                </w:sdtContent>
              </w:sdt>
              <w:ins w:author="Rossi Rossi" w:id="102" w:date="2026-09-22T06:56:59Z">
                <w:del w:author="Nivesh" w:id="19" w:date="2026-09-25T10:03:37Z"/>
              </w:ins>
            </w:sdtContent>
          </w:sdt>
        </w:p>
      </w:sdtContent>
    </w:sdt>
    <w:sdt>
      <w:sdtPr>
        <w:id w:val="2122561239"/>
        <w:tag w:val="goog_rdk_4168"/>
      </w:sdtPr>
      <w:sdtContent>
        <w:p w:rsidR="00000000" w:rsidDel="00000000" w:rsidP="00000000" w:rsidRDefault="00000000" w:rsidRPr="00000000" w14:paraId="000003A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1339297"/>
              <w:tag w:val="goog_rdk_4165"/>
            </w:sdtPr>
            <w:sdtContent>
              <w:ins w:author="Rossi Rossi" w:id="102" w:date="2026-09-22T06:56:59Z">
                <w:sdt>
                  <w:sdtPr>
                    <w:id w:val="1956092321"/>
                    <w:tag w:val="goog_rdk_4166"/>
                  </w:sdtPr>
                  <w:sdtContent>
                    <w:del w:author="Nivesh" w:id="19" w:date="2026-09-25T10:03:37Z"/>
                  </w:sdtContent>
                </w:sdt>
              </w:ins>
              <w:sdt>
                <w:sdtPr>
                  <w:id w:val="3045159"/>
                  <w:tag w:val="goog_rdk_416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02" w:date="2026-09-22T06:56:59Z">
                <w:del w:author="Nivesh" w:id="19" w:date="2026-09-25T10:03:37Z"/>
              </w:ins>
            </w:sdtContent>
          </w:sdt>
        </w:p>
      </w:sdtContent>
    </w:sdt>
    <w:sdt>
      <w:sdtPr>
        <w:id w:val="-1842438623"/>
        <w:tag w:val="goog_rdk_4172"/>
      </w:sdtPr>
      <w:sdtContent>
        <w:p w:rsidR="00000000" w:rsidDel="00000000" w:rsidP="00000000" w:rsidRDefault="00000000" w:rsidRPr="00000000" w14:paraId="000003A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87722501"/>
              <w:tag w:val="goog_rdk_4169"/>
            </w:sdtPr>
            <w:sdtContent>
              <w:ins w:author="Rossi Rossi" w:id="102" w:date="2026-09-22T06:56:59Z">
                <w:sdt>
                  <w:sdtPr>
                    <w:id w:val="-2029563535"/>
                    <w:tag w:val="goog_rdk_4170"/>
                  </w:sdtPr>
                  <w:sdtContent>
                    <w:del w:author="Nivesh" w:id="19" w:date="2026-09-25T10:03:37Z"/>
                  </w:sdtContent>
                </w:sdt>
              </w:ins>
              <w:sdt>
                <w:sdtPr>
                  <w:id w:val="-586448128"/>
                  <w:tag w:val="goog_rdk_417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02" w:date="2026-09-22T06:56:59Z">
                <w:del w:author="Nivesh" w:id="19" w:date="2026-09-25T10:03:37Z"/>
              </w:ins>
            </w:sdtContent>
          </w:sdt>
        </w:p>
      </w:sdtContent>
    </w:sdt>
    <w:sdt>
      <w:sdtPr>
        <w:id w:val="2030604139"/>
        <w:tag w:val="goog_rdk_4176"/>
      </w:sdtPr>
      <w:sdtContent>
        <w:p w:rsidR="00000000" w:rsidDel="00000000" w:rsidP="00000000" w:rsidRDefault="00000000" w:rsidRPr="00000000" w14:paraId="000003A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12815749"/>
              <w:tag w:val="goog_rdk_4173"/>
            </w:sdtPr>
            <w:sdtContent>
              <w:ins w:author="Rossi Rossi" w:id="102" w:date="2026-09-22T06:56:59Z">
                <w:sdt>
                  <w:sdtPr>
                    <w:id w:val="-721884862"/>
                    <w:tag w:val="goog_rdk_4174"/>
                  </w:sdtPr>
                  <w:sdtContent>
                    <w:del w:author="Nivesh" w:id="19" w:date="2026-09-25T10:03:37Z"/>
                  </w:sdtContent>
                </w:sdt>
              </w:ins>
              <w:sdt>
                <w:sdtPr>
                  <w:id w:val="-99157970"/>
                  <w:tag w:val="goog_rdk_417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02" w:date="2026-09-22T06:56:59Z">
                <w:del w:author="Nivesh" w:id="19" w:date="2026-09-25T10:03:37Z"/>
              </w:ins>
            </w:sdtContent>
          </w:sdt>
        </w:p>
      </w:sdtContent>
    </w:sdt>
    <w:sdt>
      <w:sdtPr>
        <w:id w:val="506306711"/>
        <w:tag w:val="goog_rdk_4180"/>
      </w:sdtPr>
      <w:sdtContent>
        <w:p w:rsidR="00000000" w:rsidDel="00000000" w:rsidP="00000000" w:rsidRDefault="00000000" w:rsidRPr="00000000" w14:paraId="000003A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2827061"/>
              <w:tag w:val="goog_rdk_4177"/>
            </w:sdtPr>
            <w:sdtContent>
              <w:ins w:author="Rossi Rossi" w:id="102" w:date="2026-09-22T06:56:59Z">
                <w:sdt>
                  <w:sdtPr>
                    <w:id w:val="-1472772275"/>
                    <w:tag w:val="goog_rdk_4178"/>
                  </w:sdtPr>
                  <w:sdtContent>
                    <w:del w:author="Nivesh" w:id="19" w:date="2026-09-25T10:03:37Z"/>
                  </w:sdtContent>
                </w:sdt>
              </w:ins>
              <w:sdt>
                <w:sdtPr>
                  <w:id w:val="1107164082"/>
                  <w:tag w:val="goog_rdk_417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com.google.genai.gaos.models.interactions.Model;</w:delText>
                      </w:r>
                    </w:del>
                  </w:ins>
                </w:sdtContent>
              </w:sdt>
              <w:ins w:author="Rossi Rossi" w:id="102" w:date="2026-09-22T06:56:59Z">
                <w:del w:author="Nivesh" w:id="19" w:date="2026-09-25T10:03:37Z"/>
              </w:ins>
            </w:sdtContent>
          </w:sdt>
        </w:p>
      </w:sdtContent>
    </w:sdt>
    <w:sdt>
      <w:sdtPr>
        <w:id w:val="628857988"/>
        <w:tag w:val="goog_rdk_4184"/>
      </w:sdtPr>
      <w:sdtContent>
        <w:p w:rsidR="00000000" w:rsidDel="00000000" w:rsidP="00000000" w:rsidRDefault="00000000" w:rsidRPr="00000000" w14:paraId="000003A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1055581"/>
              <w:tag w:val="goog_rdk_4181"/>
            </w:sdtPr>
            <w:sdtContent>
              <w:ins w:author="Rossi Rossi" w:id="102" w:date="2026-09-22T06:56:59Z">
                <w:sdt>
                  <w:sdtPr>
                    <w:id w:val="1362081006"/>
                    <w:tag w:val="goog_rdk_4182"/>
                  </w:sdtPr>
                  <w:sdtContent>
                    <w:del w:author="Nivesh" w:id="19" w:date="2026-09-25T10:03:37Z"/>
                  </w:sdtContent>
                </w:sdt>
              </w:ins>
              <w:sdt>
                <w:sdtPr>
                  <w:id w:val="-1105045988"/>
                  <w:tag w:val="goog_rdk_418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import com.google.genai.gaos.models.operations.CreateInteractionRequestBody;</w:delText>
                      </w:r>
                    </w:del>
                  </w:ins>
                </w:sdtContent>
              </w:sdt>
              <w:ins w:author="Rossi Rossi" w:id="102" w:date="2026-09-22T06:56:59Z">
                <w:del w:author="Nivesh" w:id="19" w:date="2026-09-25T10:03:37Z"/>
              </w:ins>
            </w:sdtContent>
          </w:sdt>
        </w:p>
      </w:sdtContent>
    </w:sdt>
    <w:sdt>
      <w:sdtPr>
        <w:id w:val="-418709321"/>
        <w:tag w:val="goog_rdk_4188"/>
      </w:sdtPr>
      <w:sdtContent>
        <w:p w:rsidR="00000000" w:rsidDel="00000000" w:rsidP="00000000" w:rsidRDefault="00000000" w:rsidRPr="00000000" w14:paraId="000003A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85200632"/>
              <w:tag w:val="goog_rdk_4185"/>
            </w:sdtPr>
            <w:sdtContent>
              <w:ins w:author="Rossi Rossi" w:id="102" w:date="2026-09-22T06:56:59Z">
                <w:sdt>
                  <w:sdtPr>
                    <w:id w:val="-908384760"/>
                    <w:tag w:val="goog_rdk_4186"/>
                  </w:sdtPr>
                  <w:sdtContent>
                    <w:del w:author="Nivesh" w:id="19" w:date="2026-09-25T10:03:37Z"/>
                  </w:sdtContent>
                </w:sdt>
              </w:ins>
              <w:sdt>
                <w:sdtPr>
                  <w:id w:val="-1349877073"/>
                  <w:tag w:val="goog_rdk_418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79539969"/>
        <w:tag w:val="goog_rdk_4192"/>
      </w:sdtPr>
      <w:sdtContent>
        <w:p w:rsidR="00000000" w:rsidDel="00000000" w:rsidP="00000000" w:rsidRDefault="00000000" w:rsidRPr="00000000" w14:paraId="000003A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91808425"/>
              <w:tag w:val="goog_rdk_4189"/>
            </w:sdtPr>
            <w:sdtContent>
              <w:ins w:author="Rossi Rossi" w:id="102" w:date="2026-09-22T06:56:59Z">
                <w:sdt>
                  <w:sdtPr>
                    <w:id w:val="-1868853"/>
                    <w:tag w:val="goog_rdk_4190"/>
                  </w:sdtPr>
                  <w:sdtContent>
                    <w:del w:author="Nivesh" w:id="19" w:date="2026-09-25T10:03:37Z"/>
                  </w:sdtContent>
                </w:sdt>
              </w:ins>
              <w:sdt>
                <w:sdtPr>
                  <w:id w:val="-1890509908"/>
                  <w:tag w:val="goog_rdk_419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02" w:date="2026-09-22T06:56:59Z">
                <w:del w:author="Nivesh" w:id="19" w:date="2026-09-25T10:03:37Z"/>
              </w:ins>
            </w:sdtContent>
          </w:sdt>
        </w:p>
      </w:sdtContent>
    </w:sdt>
    <w:sdt>
      <w:sdtPr>
        <w:id w:val="128919589"/>
        <w:tag w:val="goog_rdk_4196"/>
      </w:sdtPr>
      <w:sdtContent>
        <w:p w:rsidR="00000000" w:rsidDel="00000000" w:rsidP="00000000" w:rsidRDefault="00000000" w:rsidRPr="00000000" w14:paraId="000003A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7063642"/>
              <w:tag w:val="goog_rdk_4193"/>
            </w:sdtPr>
            <w:sdtContent>
              <w:ins w:author="Rossi Rossi" w:id="102" w:date="2026-09-22T06:56:59Z">
                <w:sdt>
                  <w:sdtPr>
                    <w:id w:val="1158169285"/>
                    <w:tag w:val="goog_rdk_4194"/>
                  </w:sdtPr>
                  <w:sdtContent>
                    <w:del w:author="Nivesh" w:id="19" w:date="2026-09-25T10:03:37Z"/>
                  </w:sdtContent>
                </w:sdt>
              </w:ins>
              <w:sdt>
                <w:sdtPr>
                  <w:id w:val="-1311145033"/>
                  <w:tag w:val="goog_rdk_419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95417393"/>
        <w:tag w:val="goog_rdk_4200"/>
      </w:sdtPr>
      <w:sdtContent>
        <w:p w:rsidR="00000000" w:rsidDel="00000000" w:rsidP="00000000" w:rsidRDefault="00000000" w:rsidRPr="00000000" w14:paraId="000003A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04638470"/>
              <w:tag w:val="goog_rdk_4197"/>
            </w:sdtPr>
            <w:sdtContent>
              <w:ins w:author="Rossi Rossi" w:id="102" w:date="2026-09-22T06:56:59Z">
                <w:sdt>
                  <w:sdtPr>
                    <w:id w:val="707634452"/>
                    <w:tag w:val="goog_rdk_4198"/>
                  </w:sdtPr>
                  <w:sdtContent>
                    <w:del w:author="Nivesh" w:id="19" w:date="2026-09-25T10:03:37Z"/>
                  </w:sdtContent>
                </w:sdt>
              </w:ins>
              <w:sdt>
                <w:sdtPr>
                  <w:id w:val="1206445064"/>
                  <w:tag w:val="goog_rdk_419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 params =</w:delText>
                      </w:r>
                    </w:del>
                  </w:ins>
                </w:sdtContent>
              </w:sdt>
              <w:ins w:author="Rossi Rossi" w:id="102" w:date="2026-09-22T06:56:59Z">
                <w:del w:author="Nivesh" w:id="19" w:date="2026-09-25T10:03:37Z"/>
              </w:ins>
            </w:sdtContent>
          </w:sdt>
        </w:p>
      </w:sdtContent>
    </w:sdt>
    <w:sdt>
      <w:sdtPr>
        <w:id w:val="-696756905"/>
        <w:tag w:val="goog_rdk_4204"/>
      </w:sdtPr>
      <w:sdtContent>
        <w:p w:rsidR="00000000" w:rsidDel="00000000" w:rsidP="00000000" w:rsidRDefault="00000000" w:rsidRPr="00000000" w14:paraId="000003A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90959633"/>
              <w:tag w:val="goog_rdk_4201"/>
            </w:sdtPr>
            <w:sdtContent>
              <w:ins w:author="Rossi Rossi" w:id="102" w:date="2026-09-22T06:56:59Z">
                <w:sdt>
                  <w:sdtPr>
                    <w:id w:val="-1237086993"/>
                    <w:tag w:val="goog_rdk_4202"/>
                  </w:sdtPr>
                  <w:sdtContent>
                    <w:del w:author="Nivesh" w:id="19" w:date="2026-09-25T10:03:37Z"/>
                  </w:sdtContent>
                </w:sdt>
              </w:ins>
              <w:sdt>
                <w:sdtPr>
                  <w:id w:val="-178789823"/>
                  <w:tag w:val="goog_rdk_420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CreateModelInteraction.builder()</w:delText>
                      </w:r>
                    </w:del>
                  </w:ins>
                </w:sdtContent>
              </w:sdt>
              <w:ins w:author="Rossi Rossi" w:id="102" w:date="2026-09-22T06:56:59Z">
                <w:del w:author="Nivesh" w:id="19" w:date="2026-09-25T10:03:37Z"/>
              </w:ins>
            </w:sdtContent>
          </w:sdt>
        </w:p>
      </w:sdtContent>
    </w:sdt>
    <w:sdt>
      <w:sdtPr>
        <w:id w:val="145458806"/>
        <w:tag w:val="goog_rdk_4208"/>
      </w:sdtPr>
      <w:sdtContent>
        <w:p w:rsidR="00000000" w:rsidDel="00000000" w:rsidP="00000000" w:rsidRDefault="00000000" w:rsidRPr="00000000" w14:paraId="000003A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44773244"/>
              <w:tag w:val="goog_rdk_4205"/>
            </w:sdtPr>
            <w:sdtContent>
              <w:ins w:author="Rossi Rossi" w:id="102" w:date="2026-09-22T06:56:59Z">
                <w:sdt>
                  <w:sdtPr>
                    <w:id w:val="-1617807674"/>
                    <w:tag w:val="goog_rdk_4206"/>
                  </w:sdtPr>
                  <w:sdtContent>
                    <w:del w:author="Nivesh" w:id="19" w:date="2026-09-25T10:03:37Z"/>
                  </w:sdtContent>
                </w:sdt>
              </w:ins>
              <w:sdt>
                <w:sdtPr>
                  <w:id w:val="1369612211"/>
                  <w:tag w:val="goog_rdk_420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.model(Model.of("gemini-3.8-flash"))</w:delText>
                      </w:r>
                    </w:del>
                  </w:ins>
                </w:sdtContent>
              </w:sdt>
              <w:ins w:author="Rossi Rossi" w:id="102" w:date="2026-09-22T06:56:59Z">
                <w:del w:author="Nivesh" w:id="19" w:date="2026-09-25T10:03:37Z"/>
              </w:ins>
            </w:sdtContent>
          </w:sdt>
        </w:p>
      </w:sdtContent>
    </w:sdt>
    <w:sdt>
      <w:sdtPr>
        <w:id w:val="-178116042"/>
        <w:tag w:val="goog_rdk_4212"/>
      </w:sdtPr>
      <w:sdtContent>
        <w:p w:rsidR="00000000" w:rsidDel="00000000" w:rsidP="00000000" w:rsidRDefault="00000000" w:rsidRPr="00000000" w14:paraId="000003A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60095905"/>
              <w:tag w:val="goog_rdk_4209"/>
            </w:sdtPr>
            <w:sdtContent>
              <w:ins w:author="Rossi Rossi" w:id="102" w:date="2026-09-22T06:56:59Z">
                <w:sdt>
                  <w:sdtPr>
                    <w:id w:val="1228188536"/>
                    <w:tag w:val="goog_rdk_4210"/>
                  </w:sdtPr>
                  <w:sdtContent>
                    <w:del w:author="Nivesh" w:id="19" w:date="2026-09-25T10:03:37Z"/>
                  </w:sdtContent>
                </w:sdt>
              </w:ins>
              <w:sdt>
                <w:sdtPr>
                  <w:id w:val="577365834"/>
                  <w:tag w:val="goog_rdk_421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02" w:date="2026-09-22T06:56:59Z">
                <w:del w:author="Nivesh" w:id="19" w:date="2026-09-25T10:03:37Z"/>
              </w:ins>
            </w:sdtContent>
          </w:sdt>
        </w:p>
      </w:sdtContent>
    </w:sdt>
    <w:sdt>
      <w:sdtPr>
        <w:id w:val="1910910202"/>
        <w:tag w:val="goog_rdk_4216"/>
      </w:sdtPr>
      <w:sdtContent>
        <w:p w:rsidR="00000000" w:rsidDel="00000000" w:rsidP="00000000" w:rsidRDefault="00000000" w:rsidRPr="00000000" w14:paraId="000003B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5341506"/>
              <w:tag w:val="goog_rdk_4213"/>
            </w:sdtPr>
            <w:sdtContent>
              <w:ins w:author="Rossi Rossi" w:id="102" w:date="2026-09-22T06:56:59Z">
                <w:sdt>
                  <w:sdtPr>
                    <w:id w:val="-1595875883"/>
                    <w:tag w:val="goog_rdk_4214"/>
                  </w:sdtPr>
                  <w:sdtContent>
                    <w:del w:author="Nivesh" w:id="19" w:date="2026-09-25T10:03:37Z"/>
                  </w:sdtContent>
                </w:sdt>
              </w:ins>
              <w:sdt>
                <w:sdtPr>
                  <w:id w:val="-1774082807"/>
                  <w:tag w:val="goog_rdk_421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.build();</w:delText>
                      </w:r>
                    </w:del>
                  </w:ins>
                </w:sdtContent>
              </w:sdt>
              <w:ins w:author="Rossi Rossi" w:id="102" w:date="2026-09-22T06:56:59Z">
                <w:del w:author="Nivesh" w:id="19" w:date="2026-09-25T10:03:37Z"/>
              </w:ins>
            </w:sdtContent>
          </w:sdt>
        </w:p>
      </w:sdtContent>
    </w:sdt>
    <w:sdt>
      <w:sdtPr>
        <w:id w:val="-1623291097"/>
        <w:tag w:val="goog_rdk_4220"/>
      </w:sdtPr>
      <w:sdtContent>
        <w:p w:rsidR="00000000" w:rsidDel="00000000" w:rsidP="00000000" w:rsidRDefault="00000000" w:rsidRPr="00000000" w14:paraId="000003B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36538488"/>
              <w:tag w:val="goog_rdk_4217"/>
            </w:sdtPr>
            <w:sdtContent>
              <w:ins w:author="Rossi Rossi" w:id="102" w:date="2026-09-22T06:56:59Z">
                <w:sdt>
                  <w:sdtPr>
                    <w:id w:val="667971195"/>
                    <w:tag w:val="goog_rdk_4218"/>
                  </w:sdtPr>
                  <w:sdtContent>
                    <w:del w:author="Nivesh" w:id="19" w:date="2026-09-25T10:03:37Z"/>
                  </w:sdtContent>
                </w:sdt>
              </w:ins>
              <w:sdt>
                <w:sdtPr>
                  <w:id w:val="-298976678"/>
                  <w:tag w:val="goog_rdk_421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91090791"/>
        <w:tag w:val="goog_rdk_4224"/>
      </w:sdtPr>
      <w:sdtContent>
        <w:p w:rsidR="00000000" w:rsidDel="00000000" w:rsidP="00000000" w:rsidRDefault="00000000" w:rsidRPr="00000000" w14:paraId="000003B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46770086"/>
              <w:tag w:val="goog_rdk_4221"/>
            </w:sdtPr>
            <w:sdtContent>
              <w:ins w:author="Rossi Rossi" w:id="102" w:date="2026-09-22T06:56:59Z">
                <w:sdt>
                  <w:sdtPr>
                    <w:id w:val="99370452"/>
                    <w:tag w:val="goog_rdk_4222"/>
                  </w:sdtPr>
                  <w:sdtContent>
                    <w:del w:author="Nivesh" w:id="19" w:date="2026-09-25T10:03:37Z"/>
                  </w:sdtContent>
                </w:sdt>
              </w:ins>
              <w:sdt>
                <w:sdtPr>
                  <w:id w:val="-248408137"/>
                  <w:tag w:val="goog_rdk_422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Interaction interaction =</w:delText>
                      </w:r>
                    </w:del>
                  </w:ins>
                </w:sdtContent>
              </w:sdt>
              <w:ins w:author="Rossi Rossi" w:id="102" w:date="2026-09-22T06:56:59Z">
                <w:del w:author="Nivesh" w:id="19" w:date="2026-09-25T10:03:37Z"/>
              </w:ins>
            </w:sdtContent>
          </w:sdt>
        </w:p>
      </w:sdtContent>
    </w:sdt>
    <w:sdt>
      <w:sdtPr>
        <w:id w:val="911068884"/>
        <w:tag w:val="goog_rdk_4228"/>
      </w:sdtPr>
      <w:sdtContent>
        <w:p w:rsidR="00000000" w:rsidDel="00000000" w:rsidP="00000000" w:rsidRDefault="00000000" w:rsidRPr="00000000" w14:paraId="000003B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92175811"/>
              <w:tag w:val="goog_rdk_4225"/>
            </w:sdtPr>
            <w:sdtContent>
              <w:ins w:author="Rossi Rossi" w:id="102" w:date="2026-09-22T06:56:59Z">
                <w:sdt>
                  <w:sdtPr>
                    <w:id w:val="-846688735"/>
                    <w:tag w:val="goog_rdk_4226"/>
                  </w:sdtPr>
                  <w:sdtContent>
                    <w:del w:author="Nivesh" w:id="19" w:date="2026-09-25T10:03:37Z"/>
                  </w:sdtContent>
                </w:sdt>
              </w:ins>
              <w:sdt>
                <w:sdtPr>
                  <w:id w:val="-426955250"/>
                  <w:tag w:val="goog_rdk_422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02" w:date="2026-09-22T06:56:59Z">
                <w:del w:author="Nivesh" w:id="19" w:date="2026-09-25T10:03:37Z"/>
              </w:ins>
            </w:sdtContent>
          </w:sdt>
        </w:p>
      </w:sdtContent>
    </w:sdt>
    <w:sdt>
      <w:sdtPr>
        <w:id w:val="2136369838"/>
        <w:tag w:val="goog_rdk_4232"/>
      </w:sdtPr>
      <w:sdtContent>
        <w:p w:rsidR="00000000" w:rsidDel="00000000" w:rsidP="00000000" w:rsidRDefault="00000000" w:rsidRPr="00000000" w14:paraId="000003B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18492509"/>
              <w:tag w:val="goog_rdk_4229"/>
            </w:sdtPr>
            <w:sdtContent>
              <w:ins w:author="Rossi Rossi" w:id="102" w:date="2026-09-22T06:56:59Z">
                <w:sdt>
                  <w:sdtPr>
                    <w:id w:val="-649740535"/>
                    <w:tag w:val="goog_rdk_4230"/>
                  </w:sdtPr>
                  <w:sdtContent>
                    <w:del w:author="Nivesh" w:id="19" w:date="2026-09-25T10:03:37Z"/>
                  </w:sdtContent>
                </w:sdt>
              </w:ins>
              <w:sdt>
                <w:sdtPr>
                  <w:id w:val="873011456"/>
                  <w:tag w:val="goog_rdk_423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868499153"/>
        <w:tag w:val="goog_rdk_4236"/>
      </w:sdtPr>
      <w:sdtContent>
        <w:p w:rsidR="00000000" w:rsidDel="00000000" w:rsidP="00000000" w:rsidRDefault="00000000" w:rsidRPr="00000000" w14:paraId="000003B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07191008"/>
              <w:tag w:val="goog_rdk_4233"/>
            </w:sdtPr>
            <w:sdtContent>
              <w:ins w:author="Rossi Rossi" w:id="102" w:date="2026-09-22T06:56:59Z">
                <w:sdt>
                  <w:sdtPr>
                    <w:id w:val="-229721487"/>
                    <w:tag w:val="goog_rdk_4234"/>
                  </w:sdtPr>
                  <w:sdtContent>
                    <w:del w:author="Nivesh" w:id="19" w:date="2026-09-25T10:03:37Z"/>
                  </w:sdtContent>
                </w:sdt>
              </w:ins>
              <w:sdt>
                <w:sdtPr>
                  <w:id w:val="-988308468"/>
                  <w:tag w:val="goog_rdk_423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02" w:date="2026-09-22T06:56:59Z">
                <w:del w:author="Nivesh" w:id="19" w:date="2026-09-25T10:03:37Z"/>
              </w:ins>
            </w:sdtContent>
          </w:sdt>
        </w:p>
      </w:sdtContent>
    </w:sdt>
    <w:sdt>
      <w:sdtPr>
        <w:id w:val="185110449"/>
        <w:tag w:val="goog_rdk_4240"/>
      </w:sdtPr>
      <w:sdtContent>
        <w:p w:rsidR="00000000" w:rsidDel="00000000" w:rsidP="00000000" w:rsidRDefault="00000000" w:rsidRPr="00000000" w14:paraId="000003B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23649095"/>
              <w:tag w:val="goog_rdk_4237"/>
            </w:sdtPr>
            <w:sdtContent>
              <w:ins w:author="Rossi Rossi" w:id="102" w:date="2026-09-22T06:56:59Z">
                <w:sdt>
                  <w:sdtPr>
                    <w:id w:val="879441902"/>
                    <w:tag w:val="goog_rdk_4238"/>
                  </w:sdtPr>
                  <w:sdtContent>
                    <w:del w:author="Nivesh" w:id="19" w:date="2026-09-25T10:03:37Z"/>
                  </w:sdtContent>
                </w:sdt>
              </w:ins>
              <w:sdt>
                <w:sdtPr>
                  <w:id w:val="286215542"/>
                  <w:tag w:val="goog_rdk_423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22134350"/>
        <w:tag w:val="goog_rdk_4244"/>
      </w:sdtPr>
      <w:sdtContent>
        <w:p w:rsidR="00000000" w:rsidDel="00000000" w:rsidP="00000000" w:rsidRDefault="00000000" w:rsidRPr="00000000" w14:paraId="000003B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7962014"/>
              <w:tag w:val="goog_rdk_4241"/>
            </w:sdtPr>
            <w:sdtContent>
              <w:ins w:author="Rossi Rossi" w:id="102" w:date="2026-09-22T06:56:59Z">
                <w:sdt>
                  <w:sdtPr>
                    <w:id w:val="746125594"/>
                    <w:tag w:val="goog_rdk_4242"/>
                  </w:sdtPr>
                  <w:sdtContent>
                    <w:del w:author="Nivesh" w:id="19" w:date="2026-09-25T10:03:37Z"/>
                  </w:sdtContent>
                </w:sdt>
              </w:ins>
              <w:sdt>
                <w:sdtPr>
                  <w:id w:val="-1855287392"/>
                  <w:tag w:val="goog_rdk_424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w:delText>
                      </w:r>
                    </w:del>
                  </w:ins>
                </w:sdtContent>
              </w:sdt>
              <w:ins w:author="Rossi Rossi" w:id="102" w:date="2026-09-22T06:56:59Z">
                <w:del w:author="Nivesh" w:id="19" w:date="2026-09-25T10:03:37Z"/>
              </w:ins>
            </w:sdtContent>
          </w:sdt>
        </w:p>
      </w:sdtContent>
    </w:sdt>
    <w:sdt>
      <w:sdtPr>
        <w:id w:val="192287665"/>
        <w:tag w:val="goog_rdk_4248"/>
      </w:sdtPr>
      <w:sdtContent>
        <w:p w:rsidR="00000000" w:rsidDel="00000000" w:rsidP="00000000" w:rsidRDefault="00000000" w:rsidRPr="00000000" w14:paraId="000003B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23628861"/>
              <w:tag w:val="goog_rdk_4245"/>
            </w:sdtPr>
            <w:sdtContent>
              <w:ins w:author="Rossi Rossi" w:id="102" w:date="2026-09-22T06:56:59Z">
                <w:sdt>
                  <w:sdtPr>
                    <w:id w:val="-1374321966"/>
                    <w:tag w:val="goog_rdk_4246"/>
                  </w:sdtPr>
                  <w:sdtContent>
                    <w:del w:author="Nivesh" w:id="19" w:date="2026-09-25T10:03:37Z"/>
                  </w:sdtContent>
                </w:sdt>
              </w:ins>
              <w:sdt>
                <w:sdtPr>
                  <w:id w:val="941764226"/>
                  <w:tag w:val="goog_rdk_424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30949997"/>
        <w:tag w:val="goog_rdk_4252"/>
      </w:sdtPr>
      <w:sdtContent>
        <w:p w:rsidR="00000000" w:rsidDel="00000000" w:rsidP="00000000" w:rsidRDefault="00000000" w:rsidRPr="00000000" w14:paraId="000003B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10508740"/>
              <w:tag w:val="goog_rdk_4249"/>
            </w:sdtPr>
            <w:sdtContent>
              <w:ins w:author="Rossi Rossi" w:id="102" w:date="2026-09-22T06:56:59Z">
                <w:sdt>
                  <w:sdtPr>
                    <w:id w:val="1272272705"/>
                    <w:tag w:val="goog_rdk_4250"/>
                  </w:sdtPr>
                  <w:sdtContent>
                    <w:del w:author="Nivesh" w:id="19" w:date="2026-09-25T10:03:37Z"/>
                  </w:sdtContent>
                </w:sdt>
              </w:ins>
              <w:sdt>
                <w:sdtPr>
                  <w:id w:val="-1860271569"/>
                  <w:tag w:val="goog_rdk_425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02" w:date="2026-09-22T06:56:59Z">
                <w:del w:author="Nivesh" w:id="19" w:date="2026-09-25T10:03:37Z"/>
              </w:ins>
            </w:sdtContent>
          </w:sdt>
        </w:p>
      </w:sdtContent>
    </w:sdt>
    <w:sdt>
      <w:sdtPr>
        <w:id w:val="1904712570"/>
        <w:tag w:val="goog_rdk_4256"/>
      </w:sdtPr>
      <w:sdtContent>
        <w:p w:rsidR="00000000" w:rsidDel="00000000" w:rsidP="00000000" w:rsidRDefault="00000000" w:rsidRPr="00000000" w14:paraId="000003B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91883156"/>
              <w:tag w:val="goog_rdk_4253"/>
            </w:sdtPr>
            <w:sdtContent>
              <w:ins w:author="Rossi Rossi" w:id="102" w:date="2026-09-22T06:56:59Z">
                <w:sdt>
                  <w:sdtPr>
                    <w:id w:val="731180739"/>
                    <w:tag w:val="goog_rdk_4254"/>
                  </w:sdtPr>
                  <w:sdtContent>
                    <w:del w:author="Nivesh" w:id="19" w:date="2026-09-25T10:03:37Z"/>
                  </w:sdtContent>
                </w:sdt>
              </w:ins>
              <w:sdt>
                <w:sdtPr>
                  <w:id w:val="-1550078072"/>
                  <w:tag w:val="goog_rdk_425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'Content-Type: application/json' \</w:delText>
                      </w:r>
                    </w:del>
                  </w:ins>
                </w:sdtContent>
              </w:sdt>
              <w:ins w:author="Rossi Rossi" w:id="102" w:date="2026-09-22T06:56:59Z">
                <w:del w:author="Nivesh" w:id="19" w:date="2026-09-25T10:03:37Z"/>
              </w:ins>
            </w:sdtContent>
          </w:sdt>
        </w:p>
      </w:sdtContent>
    </w:sdt>
    <w:sdt>
      <w:sdtPr>
        <w:id w:val="-385297503"/>
        <w:tag w:val="goog_rdk_4260"/>
      </w:sdtPr>
      <w:sdtContent>
        <w:p w:rsidR="00000000" w:rsidDel="00000000" w:rsidP="00000000" w:rsidRDefault="00000000" w:rsidRPr="00000000" w14:paraId="000003B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49264018"/>
              <w:tag w:val="goog_rdk_4257"/>
            </w:sdtPr>
            <w:sdtContent>
              <w:ins w:author="Rossi Rossi" w:id="102" w:date="2026-09-22T06:56:59Z">
                <w:sdt>
                  <w:sdtPr>
                    <w:id w:val="-881137549"/>
                    <w:tag w:val="goog_rdk_4258"/>
                  </w:sdtPr>
                  <w:sdtContent>
                    <w:del w:author="Nivesh" w:id="19" w:date="2026-09-25T10:03:37Z"/>
                  </w:sdtContent>
                </w:sdt>
              </w:ins>
              <w:sdt>
                <w:sdtPr>
                  <w:id w:val="-260381258"/>
                  <w:tag w:val="goog_rdk_425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"x-goog-api-key: YOUR_API_KEY" \</w:delText>
                      </w:r>
                    </w:del>
                  </w:ins>
                </w:sdtContent>
              </w:sdt>
              <w:ins w:author="Rossi Rossi" w:id="102" w:date="2026-09-22T06:56:59Z">
                <w:del w:author="Nivesh" w:id="19" w:date="2026-09-25T10:03:37Z"/>
              </w:ins>
            </w:sdtContent>
          </w:sdt>
        </w:p>
      </w:sdtContent>
    </w:sdt>
    <w:sdt>
      <w:sdtPr>
        <w:id w:val="-1571589749"/>
        <w:tag w:val="goog_rdk_4264"/>
      </w:sdtPr>
      <w:sdtContent>
        <w:p w:rsidR="00000000" w:rsidDel="00000000" w:rsidP="00000000" w:rsidRDefault="00000000" w:rsidRPr="00000000" w14:paraId="000003B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18531834"/>
              <w:tag w:val="goog_rdk_4261"/>
            </w:sdtPr>
            <w:sdtContent>
              <w:ins w:author="Rossi Rossi" w:id="102" w:date="2026-09-22T06:56:59Z">
                <w:sdt>
                  <w:sdtPr>
                    <w:id w:val="1567239959"/>
                    <w:tag w:val="goog_rdk_4262"/>
                  </w:sdtPr>
                  <w:sdtContent>
                    <w:del w:author="Nivesh" w:id="19" w:date="2026-09-25T10:03:37Z"/>
                  </w:sdtContent>
                </w:sdt>
              </w:ins>
              <w:sdt>
                <w:sdtPr>
                  <w:id w:val="2081665087"/>
                  <w:tag w:val="goog_rdk_426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-X POST \</w:delText>
                      </w:r>
                    </w:del>
                  </w:ins>
                </w:sdtContent>
              </w:sdt>
              <w:ins w:author="Rossi Rossi" w:id="102" w:date="2026-09-22T06:56:59Z">
                <w:del w:author="Nivesh" w:id="19" w:date="2026-09-25T10:03:37Z"/>
              </w:ins>
            </w:sdtContent>
          </w:sdt>
        </w:p>
      </w:sdtContent>
    </w:sdt>
    <w:sdt>
      <w:sdtPr>
        <w:id w:val="1928831862"/>
        <w:tag w:val="goog_rdk_4268"/>
      </w:sdtPr>
      <w:sdtContent>
        <w:p w:rsidR="00000000" w:rsidDel="00000000" w:rsidP="00000000" w:rsidRDefault="00000000" w:rsidRPr="00000000" w14:paraId="000003B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08299147"/>
              <w:tag w:val="goog_rdk_4265"/>
            </w:sdtPr>
            <w:sdtContent>
              <w:ins w:author="Rossi Rossi" w:id="102" w:date="2026-09-22T06:56:59Z">
                <w:sdt>
                  <w:sdtPr>
                    <w:id w:val="-1960438806"/>
                    <w:tag w:val="goog_rdk_4266"/>
                  </w:sdtPr>
                  <w:sdtContent>
                    <w:del w:author="Nivesh" w:id="19" w:date="2026-09-25T10:03:37Z"/>
                  </w:sdtContent>
                </w:sdt>
              </w:ins>
              <w:sdt>
                <w:sdtPr>
                  <w:id w:val="879607971"/>
                  <w:tag w:val="goog_rdk_426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 '{</w:delText>
                      </w:r>
                    </w:del>
                  </w:ins>
                </w:sdtContent>
              </w:sdt>
              <w:ins w:author="Rossi Rossi" w:id="102" w:date="2026-09-22T06:56:59Z">
                <w:del w:author="Nivesh" w:id="19" w:date="2026-09-25T10:03:37Z"/>
              </w:ins>
            </w:sdtContent>
          </w:sdt>
        </w:p>
      </w:sdtContent>
    </w:sdt>
    <w:sdt>
      <w:sdtPr>
        <w:id w:val="-2084557042"/>
        <w:tag w:val="goog_rdk_4272"/>
      </w:sdtPr>
      <w:sdtContent>
        <w:p w:rsidR="00000000" w:rsidDel="00000000" w:rsidP="00000000" w:rsidRDefault="00000000" w:rsidRPr="00000000" w14:paraId="000003B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6797636"/>
              <w:tag w:val="goog_rdk_4269"/>
            </w:sdtPr>
            <w:sdtContent>
              <w:ins w:author="Rossi Rossi" w:id="102" w:date="2026-09-22T06:56:59Z">
                <w:sdt>
                  <w:sdtPr>
                    <w:id w:val="-1635151669"/>
                    <w:tag w:val="goog_rdk_4270"/>
                  </w:sdtPr>
                  <w:sdtContent>
                    <w:del w:author="Nivesh" w:id="19" w:date="2026-09-25T10:03:37Z"/>
                  </w:sdtContent>
                </w:sdt>
              </w:ins>
              <w:sdt>
                <w:sdtPr>
                  <w:id w:val="454869389"/>
                  <w:tag w:val="goog_rdk_427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333019194"/>
        <w:tag w:val="goog_rdk_4276"/>
      </w:sdtPr>
      <w:sdtContent>
        <w:p w:rsidR="00000000" w:rsidDel="00000000" w:rsidP="00000000" w:rsidRDefault="00000000" w:rsidRPr="00000000" w14:paraId="000003B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93290665"/>
              <w:tag w:val="goog_rdk_4273"/>
            </w:sdtPr>
            <w:sdtContent>
              <w:ins w:author="Rossi Rossi" w:id="102" w:date="2026-09-22T06:56:59Z">
                <w:sdt>
                  <w:sdtPr>
                    <w:id w:val="1278097295"/>
                    <w:tag w:val="goog_rdk_4274"/>
                  </w:sdtPr>
                  <w:sdtContent>
                    <w:del w:author="Nivesh" w:id="19" w:date="2026-09-25T10:03:37Z"/>
                  </w:sdtContent>
                </w:sdt>
              </w:ins>
              <w:sdt>
                <w:sdtPr>
                  <w:id w:val="-477816227"/>
                  <w:tag w:val="goog_rdk_427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1623608962"/>
        <w:tag w:val="goog_rdk_4280"/>
      </w:sdtPr>
      <w:sdtContent>
        <w:p w:rsidR="00000000" w:rsidDel="00000000" w:rsidP="00000000" w:rsidRDefault="00000000" w:rsidRPr="00000000" w14:paraId="000003C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58702915"/>
              <w:tag w:val="goog_rdk_4277"/>
            </w:sdtPr>
            <w:sdtContent>
              <w:ins w:author="Rossi Rossi" w:id="102" w:date="2026-09-22T06:56:59Z">
                <w:sdt>
                  <w:sdtPr>
                    <w:id w:val="1425442092"/>
                    <w:tag w:val="goog_rdk_4278"/>
                  </w:sdtPr>
                  <w:sdtContent>
                    <w:del w:author="Nivesh" w:id="19" w:date="2026-09-25T10:03:37Z"/>
                  </w:sdtContent>
                </w:sdt>
              </w:ins>
              <w:sdt>
                <w:sdtPr>
                  <w:id w:val="-1906723018"/>
                  <w:tag w:val="goog_rdk_427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474114908"/>
        <w:tag w:val="goog_rdk_4284"/>
      </w:sdtPr>
      <w:sdtContent>
        <w:p w:rsidR="00000000" w:rsidDel="00000000" w:rsidP="00000000" w:rsidRDefault="00000000" w:rsidRPr="00000000" w14:paraId="000003C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39168643"/>
              <w:tag w:val="goog_rdk_4281"/>
            </w:sdtPr>
            <w:sdtContent>
              <w:ins w:author="Rossi Rossi" w:id="102" w:date="2026-09-22T06:56:59Z">
                <w:sdt>
                  <w:sdtPr>
                    <w:id w:val="828544296"/>
                    <w:tag w:val="goog_rdk_4282"/>
                  </w:sdtPr>
                  <w:sdtContent>
                    <w:del w:author="Nivesh" w:id="19" w:date="2026-09-25T10:03:37Z"/>
                  </w:sdtContent>
                </w:sdt>
              </w:ins>
              <w:sdt>
                <w:sdtPr>
                  <w:id w:val="1760048338"/>
                  <w:tag w:val="goog_rdk_428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47346298"/>
        <w:tag w:val="goog_rdk_4288"/>
      </w:sdtPr>
      <w:sdtContent>
        <w:p w:rsidR="00000000" w:rsidDel="00000000" w:rsidP="00000000" w:rsidRDefault="00000000" w:rsidRPr="00000000" w14:paraId="000003C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93003066"/>
              <w:tag w:val="goog_rdk_4285"/>
            </w:sdtPr>
            <w:sdtContent>
              <w:ins w:author="Rossi Rossi" w:id="102" w:date="2026-09-22T06:56:59Z">
                <w:sdt>
                  <w:sdtPr>
                    <w:id w:val="1369798150"/>
                    <w:tag w:val="goog_rdk_4286"/>
                  </w:sdtPr>
                  <w:sdtContent>
                    <w:del w:author="Nivesh" w:id="19" w:date="2026-09-25T10:03:37Z"/>
                  </w:sdtContent>
                </w:sdt>
              </w:ins>
              <w:sdt>
                <w:sdtPr>
                  <w:id w:val="-1920332654"/>
                  <w:tag w:val="goog_rdk_428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Security and secret management</w:delText>
                      </w:r>
                    </w:del>
                  </w:ins>
                </w:sdtContent>
              </w:sdt>
              <w:ins w:author="Rossi Rossi" w:id="102" w:date="2026-09-22T06:56:59Z">
                <w:del w:author="Nivesh" w:id="19" w:date="2026-09-25T10:03:37Z"/>
              </w:ins>
            </w:sdtContent>
          </w:sdt>
        </w:p>
      </w:sdtContent>
    </w:sdt>
    <w:sdt>
      <w:sdtPr>
        <w:id w:val="1302292186"/>
        <w:tag w:val="goog_rdk_4292"/>
      </w:sdtPr>
      <w:sdtContent>
        <w:p w:rsidR="00000000" w:rsidDel="00000000" w:rsidP="00000000" w:rsidRDefault="00000000" w:rsidRPr="00000000" w14:paraId="000003C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556484"/>
              <w:tag w:val="goog_rdk_4289"/>
            </w:sdtPr>
            <w:sdtContent>
              <w:ins w:author="Rossi Rossi" w:id="102" w:date="2026-09-22T06:56:59Z">
                <w:sdt>
                  <w:sdtPr>
                    <w:id w:val="-1134783898"/>
                    <w:tag w:val="goog_rdk_4290"/>
                  </w:sdtPr>
                  <w:sdtContent>
                    <w:del w:author="Nivesh" w:id="19" w:date="2026-09-25T10:03:37Z"/>
                  </w:sdtContent>
                </w:sdt>
              </w:ins>
              <w:sdt>
                <w:sdtPr>
                  <w:id w:val="26122705"/>
                  <w:tag w:val="goog_rdk_429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291136164"/>
        <w:tag w:val="goog_rdk_4296"/>
      </w:sdtPr>
      <w:sdtContent>
        <w:p w:rsidR="00000000" w:rsidDel="00000000" w:rsidP="00000000" w:rsidRDefault="00000000" w:rsidRPr="00000000" w14:paraId="000003C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11356465"/>
              <w:tag w:val="goog_rdk_4293"/>
            </w:sdtPr>
            <w:sdtContent>
              <w:ins w:author="Rossi Rossi" w:id="102" w:date="2026-09-22T06:56:59Z">
                <w:sdt>
                  <w:sdtPr>
                    <w:id w:val="80867542"/>
                    <w:tag w:val="goog_rdk_4294"/>
                  </w:sdtPr>
                  <w:sdtContent>
                    <w:del w:author="Nivesh" w:id="19" w:date="2026-09-25T10:03:37Z"/>
                  </w:sdtContent>
                </w:sdt>
              </w:ins>
              <w:sdt>
                <w:sdtPr>
                  <w:id w:val="527112266"/>
                  <w:tag w:val="goog_rdk_429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02" w:date="2026-09-22T06:56:59Z">
                <w:del w:author="Nivesh" w:id="19" w:date="2026-09-25T10:03:37Z"/>
              </w:ins>
            </w:sdtContent>
          </w:sdt>
        </w:p>
      </w:sdtContent>
    </w:sdt>
    <w:sdt>
      <w:sdtPr>
        <w:id w:val="706789490"/>
        <w:tag w:val="goog_rdk_4300"/>
      </w:sdtPr>
      <w:sdtContent>
        <w:p w:rsidR="00000000" w:rsidDel="00000000" w:rsidP="00000000" w:rsidRDefault="00000000" w:rsidRPr="00000000" w14:paraId="000003C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82101706"/>
              <w:tag w:val="goog_rdk_4297"/>
            </w:sdtPr>
            <w:sdtContent>
              <w:ins w:author="Rossi Rossi" w:id="102" w:date="2026-09-22T06:56:59Z">
                <w:sdt>
                  <w:sdtPr>
                    <w:id w:val="1981106238"/>
                    <w:tag w:val="goog_rdk_4298"/>
                  </w:sdtPr>
                  <w:sdtContent>
                    <w:del w:author="Nivesh" w:id="19" w:date="2026-09-25T10:03:37Z"/>
                  </w:sdtContent>
                </w:sdt>
              </w:ins>
              <w:sdt>
                <w:sdtPr>
                  <w:id w:val="-1993149076"/>
                  <w:tag w:val="goog_rdk_429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02" w:date="2026-09-22T06:56:59Z">
                <w:del w:author="Nivesh" w:id="19" w:date="2026-09-25T10:03:37Z"/>
              </w:ins>
            </w:sdtContent>
          </w:sdt>
        </w:p>
      </w:sdtContent>
    </w:sdt>
    <w:sdt>
      <w:sdtPr>
        <w:id w:val="1636408339"/>
        <w:tag w:val="goog_rdk_4304"/>
      </w:sdtPr>
      <w:sdtContent>
        <w:p w:rsidR="00000000" w:rsidDel="00000000" w:rsidP="00000000" w:rsidRDefault="00000000" w:rsidRPr="00000000" w14:paraId="000003C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30829608"/>
              <w:tag w:val="goog_rdk_4301"/>
            </w:sdtPr>
            <w:sdtContent>
              <w:ins w:author="Rossi Rossi" w:id="102" w:date="2026-09-22T06:56:59Z">
                <w:sdt>
                  <w:sdtPr>
                    <w:id w:val="-1422452002"/>
                    <w:tag w:val="goog_rdk_4302"/>
                  </w:sdtPr>
                  <w:sdtContent>
                    <w:del w:author="Nivesh" w:id="19" w:date="2026-09-25T10:03:37Z"/>
                  </w:sdtContent>
                </w:sdt>
              </w:ins>
              <w:sdt>
                <w:sdtPr>
                  <w:id w:val="713822008"/>
                  <w:tag w:val="goog_rdk_430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resources.</w:delText>
                      </w:r>
                    </w:del>
                  </w:ins>
                </w:sdtContent>
              </w:sdt>
              <w:ins w:author="Rossi Rossi" w:id="102" w:date="2026-09-22T06:56:59Z">
                <w:del w:author="Nivesh" w:id="19" w:date="2026-09-25T10:03:37Z"/>
              </w:ins>
            </w:sdtContent>
          </w:sdt>
        </w:p>
      </w:sdtContent>
    </w:sdt>
    <w:sdt>
      <w:sdtPr>
        <w:id w:val="927743046"/>
        <w:tag w:val="goog_rdk_4308"/>
      </w:sdtPr>
      <w:sdtContent>
        <w:p w:rsidR="00000000" w:rsidDel="00000000" w:rsidP="00000000" w:rsidRDefault="00000000" w:rsidRPr="00000000" w14:paraId="000003C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65636600"/>
              <w:tag w:val="goog_rdk_4305"/>
            </w:sdtPr>
            <w:sdtContent>
              <w:ins w:author="Rossi Rossi" w:id="102" w:date="2026-09-22T06:56:59Z">
                <w:sdt>
                  <w:sdtPr>
                    <w:id w:val="-1681104319"/>
                    <w:tag w:val="goog_rdk_4306"/>
                  </w:sdtPr>
                  <w:sdtContent>
                    <w:del w:author="Nivesh" w:id="19" w:date="2026-09-25T10:03:37Z"/>
                  </w:sdtContent>
                </w:sdt>
              </w:ins>
              <w:sdt>
                <w:sdtPr>
                  <w:id w:val="968868170"/>
                  <w:tag w:val="goog_rdk_430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17347079"/>
        <w:tag w:val="goog_rdk_4312"/>
      </w:sdtPr>
      <w:sdtContent>
        <w:p w:rsidR="00000000" w:rsidDel="00000000" w:rsidP="00000000" w:rsidRDefault="00000000" w:rsidRPr="00000000" w14:paraId="000003C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65667471"/>
              <w:tag w:val="goog_rdk_4309"/>
            </w:sdtPr>
            <w:sdtContent>
              <w:ins w:author="Rossi Rossi" w:id="102" w:date="2026-09-22T06:56:59Z">
                <w:sdt>
                  <w:sdtPr>
                    <w:id w:val="-539461001"/>
                    <w:tag w:val="goog_rdk_4310"/>
                  </w:sdtPr>
                  <w:sdtContent>
                    <w:del w:author="Nivesh" w:id="19" w:date="2026-09-25T10:03:37Z"/>
                  </w:sdtContent>
                </w:sdt>
              </w:ins>
              <w:sdt>
                <w:sdtPr>
                  <w:id w:val="-395127009"/>
                  <w:tag w:val="goog_rdk_431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Critical security rules</w:delText>
                      </w:r>
                    </w:del>
                  </w:ins>
                </w:sdtContent>
              </w:sdt>
              <w:ins w:author="Rossi Rossi" w:id="102" w:date="2026-09-22T06:56:59Z">
                <w:del w:author="Nivesh" w:id="19" w:date="2026-09-25T10:03:37Z"/>
              </w:ins>
            </w:sdtContent>
          </w:sdt>
        </w:p>
      </w:sdtContent>
    </w:sdt>
    <w:sdt>
      <w:sdtPr>
        <w:id w:val="-375997457"/>
        <w:tag w:val="goog_rdk_4316"/>
      </w:sdtPr>
      <w:sdtContent>
        <w:p w:rsidR="00000000" w:rsidDel="00000000" w:rsidP="00000000" w:rsidRDefault="00000000" w:rsidRPr="00000000" w14:paraId="000003C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11594592"/>
              <w:tag w:val="goog_rdk_4313"/>
            </w:sdtPr>
            <w:sdtContent>
              <w:ins w:author="Rossi Rossi" w:id="102" w:date="2026-09-22T06:56:59Z">
                <w:sdt>
                  <w:sdtPr>
                    <w:id w:val="-863088625"/>
                    <w:tag w:val="goog_rdk_4314"/>
                  </w:sdtPr>
                  <w:sdtContent>
                    <w:del w:author="Nivesh" w:id="19" w:date="2026-09-25T10:03:37Z"/>
                  </w:sdtContent>
                </w:sdt>
              </w:ins>
              <w:sdt>
                <w:sdtPr>
                  <w:id w:val="-449592923"/>
                  <w:tag w:val="goog_rdk_431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372817319"/>
        <w:tag w:val="goog_rdk_4320"/>
      </w:sdtPr>
      <w:sdtContent>
        <w:p w:rsidR="00000000" w:rsidDel="00000000" w:rsidP="00000000" w:rsidRDefault="00000000" w:rsidRPr="00000000" w14:paraId="000003C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6467216"/>
              <w:tag w:val="goog_rdk_4317"/>
            </w:sdtPr>
            <w:sdtContent>
              <w:ins w:author="Rossi Rossi" w:id="102" w:date="2026-09-22T06:56:59Z">
                <w:sdt>
                  <w:sdtPr>
                    <w:id w:val="1028197925"/>
                    <w:tag w:val="goog_rdk_4318"/>
                  </w:sdtPr>
                  <w:sdtContent>
                    <w:del w:author="Nivesh" w:id="19" w:date="2026-09-25T10:03:37Z"/>
                  </w:sdtContent>
                </w:sdt>
              </w:ins>
              <w:sdt>
                <w:sdtPr>
                  <w:id w:val="-1565545303"/>
                  <w:tag w:val="goog_rdk_431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02" w:date="2026-09-22T06:56:59Z">
                <w:del w:author="Nivesh" w:id="19" w:date="2026-09-25T10:03:37Z"/>
              </w:ins>
            </w:sdtContent>
          </w:sdt>
        </w:p>
      </w:sdtContent>
    </w:sdt>
    <w:sdt>
      <w:sdtPr>
        <w:id w:val="-1976030082"/>
        <w:tag w:val="goog_rdk_4324"/>
      </w:sdtPr>
      <w:sdtContent>
        <w:p w:rsidR="00000000" w:rsidDel="00000000" w:rsidP="00000000" w:rsidRDefault="00000000" w:rsidRPr="00000000" w14:paraId="000003C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70981191"/>
              <w:tag w:val="goog_rdk_4321"/>
            </w:sdtPr>
            <w:sdtContent>
              <w:ins w:author="Rossi Rossi" w:id="102" w:date="2026-09-22T06:56:59Z">
                <w:sdt>
                  <w:sdtPr>
                    <w:id w:val="-823672402"/>
                    <w:tag w:val="goog_rdk_4322"/>
                  </w:sdtPr>
                  <w:sdtContent>
                    <w:del w:author="Nivesh" w:id="19" w:date="2026-09-25T10:03:37Z"/>
                  </w:sdtContent>
                </w:sdt>
              </w:ins>
              <w:sdt>
                <w:sdtPr>
                  <w:id w:val="-549695710"/>
                  <w:tag w:val="goog_rdk_432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02" w:date="2026-09-22T06:56:59Z">
                <w:del w:author="Nivesh" w:id="19" w:date="2026-09-25T10:03:37Z"/>
              </w:ins>
            </w:sdtContent>
          </w:sdt>
        </w:p>
      </w:sdtContent>
    </w:sdt>
    <w:sdt>
      <w:sdtPr>
        <w:id w:val="-1869644087"/>
        <w:tag w:val="goog_rdk_4328"/>
      </w:sdtPr>
      <w:sdtContent>
        <w:p w:rsidR="00000000" w:rsidDel="00000000" w:rsidP="00000000" w:rsidRDefault="00000000" w:rsidRPr="00000000" w14:paraId="000003C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27256976"/>
              <w:tag w:val="goog_rdk_4325"/>
            </w:sdtPr>
            <w:sdtContent>
              <w:ins w:author="Rossi Rossi" w:id="102" w:date="2026-09-22T06:56:59Z">
                <w:sdt>
                  <w:sdtPr>
                    <w:id w:val="-258034623"/>
                    <w:tag w:val="goog_rdk_4326"/>
                  </w:sdtPr>
                  <w:sdtContent>
                    <w:del w:author="Nivesh" w:id="19" w:date="2026-09-25T10:03:37Z"/>
                  </w:sdtContent>
                </w:sdt>
              </w:ins>
              <w:sdt>
                <w:sdtPr>
                  <w:id w:val="1253938075"/>
                  <w:tag w:val="goog_rdk_432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34845919"/>
        <w:tag w:val="goog_rdk_4332"/>
      </w:sdtPr>
      <w:sdtContent>
        <w:p w:rsidR="00000000" w:rsidDel="00000000" w:rsidP="00000000" w:rsidRDefault="00000000" w:rsidRPr="00000000" w14:paraId="000003C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70760773"/>
              <w:tag w:val="goog_rdk_4329"/>
            </w:sdtPr>
            <w:sdtContent>
              <w:ins w:author="Rossi Rossi" w:id="102" w:date="2026-09-22T06:56:59Z">
                <w:sdt>
                  <w:sdtPr>
                    <w:id w:val="429160669"/>
                    <w:tag w:val="goog_rdk_4330"/>
                  </w:sdtPr>
                  <w:sdtContent>
                    <w:del w:author="Nivesh" w:id="19" w:date="2026-09-25T10:03:37Z"/>
                  </w:sdtContent>
                </w:sdt>
              </w:ins>
              <w:sdt>
                <w:sdtPr>
                  <w:id w:val="-1325174039"/>
                  <w:tag w:val="goog_rdk_433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02" w:date="2026-09-22T06:56:59Z">
                <w:del w:author="Nivesh" w:id="19" w:date="2026-09-25T10:03:37Z"/>
              </w:ins>
            </w:sdtContent>
          </w:sdt>
        </w:p>
      </w:sdtContent>
    </w:sdt>
    <w:sdt>
      <w:sdtPr>
        <w:id w:val="-714030427"/>
        <w:tag w:val="goog_rdk_4336"/>
      </w:sdtPr>
      <w:sdtContent>
        <w:p w:rsidR="00000000" w:rsidDel="00000000" w:rsidP="00000000" w:rsidRDefault="00000000" w:rsidRPr="00000000" w14:paraId="000003C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06319991"/>
              <w:tag w:val="goog_rdk_4333"/>
            </w:sdtPr>
            <w:sdtContent>
              <w:ins w:author="Rossi Rossi" w:id="102" w:date="2026-09-22T06:56:59Z">
                <w:sdt>
                  <w:sdtPr>
                    <w:id w:val="1333781060"/>
                    <w:tag w:val="goog_rdk_4334"/>
                  </w:sdtPr>
                  <w:sdtContent>
                    <w:del w:author="Nivesh" w:id="19" w:date="2026-09-25T10:03:37Z"/>
                  </w:sdtContent>
                </w:sdt>
              </w:ins>
              <w:sdt>
                <w:sdtPr>
                  <w:id w:val="1590533548"/>
                  <w:tag w:val="goog_rdk_433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76192984"/>
        <w:tag w:val="goog_rdk_4340"/>
      </w:sdtPr>
      <w:sdtContent>
        <w:p w:rsidR="00000000" w:rsidDel="00000000" w:rsidP="00000000" w:rsidRDefault="00000000" w:rsidRPr="00000000" w14:paraId="000003C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87536233"/>
              <w:tag w:val="goog_rdk_4337"/>
            </w:sdtPr>
            <w:sdtContent>
              <w:ins w:author="Rossi Rossi" w:id="102" w:date="2026-09-22T06:56:59Z">
                <w:sdt>
                  <w:sdtPr>
                    <w:id w:val="-717789009"/>
                    <w:tag w:val="goog_rdk_4338"/>
                  </w:sdtPr>
                  <w:sdtContent>
                    <w:del w:author="Nivesh" w:id="19" w:date="2026-09-25T10:03:37Z"/>
                  </w:sdtContent>
                </w:sdt>
              </w:ins>
              <w:sdt>
                <w:sdtPr>
                  <w:id w:val="-823143787"/>
                  <w:tag w:val="goog_rdk_433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02" w:date="2026-09-22T06:56:59Z">
                <w:del w:author="Nivesh" w:id="19" w:date="2026-09-25T10:03:37Z"/>
              </w:ins>
            </w:sdtContent>
          </w:sdt>
        </w:p>
      </w:sdtContent>
    </w:sdt>
    <w:sdt>
      <w:sdtPr>
        <w:id w:val="673876514"/>
        <w:tag w:val="goog_rdk_4350"/>
      </w:sdtPr>
      <w:sdtContent>
        <w:p w:rsidR="00000000" w:rsidDel="00000000" w:rsidP="00000000" w:rsidRDefault="00000000" w:rsidRPr="00000000" w14:paraId="000003D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8641239"/>
              <w:tag w:val="goog_rdk_4341"/>
            </w:sdtPr>
            <w:sdtContent>
              <w:ins w:author="Rossi Rossi" w:id="102" w:date="2026-09-22T06:56:59Z">
                <w:sdt>
                  <w:sdtPr>
                    <w:id w:val="-1443255101"/>
                    <w:tag w:val="goog_rdk_4342"/>
                  </w:sdtPr>
                  <w:sdtContent>
                    <w:del w:author="Nivesh" w:id="19" w:date="2026-09-25T10:03:37Z"/>
                  </w:sdtContent>
                </w:sdt>
              </w:ins>
              <w:sdt>
                <w:sdtPr>
                  <w:id w:val="651885433"/>
                  <w:tag w:val="goog_rdk_434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Manager** : For production, store your keys in a secure secret store such as [Google Cloud </w:delText>
                      </w:r>
                    </w:del>
                  </w:ins>
                </w:sdtContent>
              </w:sdt>
              <w:ins w:author="Rossi Rossi" w:id="102" w:date="2026-09-22T06:56:59Z">
                <w:del w:author="Nivesh" w:id="19" w:date="2026-09-25T10:03:37Z"/>
              </w:ins>
            </w:sdtContent>
          </w:sdt>
          <w:sdt>
            <w:sdtPr>
              <w:id w:val="-530659383"/>
              <w:tag w:val="goog_rdk_4344"/>
            </w:sdtPr>
            <w:sdtContent>
              <w:ins w:author="Santhosh" w:id="126" w:date="2026-09-24T06:45:02Z">
                <w:sdt>
                  <w:sdtPr>
                    <w:id w:val="1425132568"/>
                    <w:tag w:val="goog_rdk_4345"/>
                  </w:sdtPr>
                  <w:sdtContent>
                    <w:del w:author="Nivesh" w:id="19" w:date="2026-09-25T10:03:37Z"/>
                  </w:sdtContent>
                </w:sdt>
              </w:ins>
              <w:sdt>
                <w:sdtPr>
                  <w:id w:val="876255543"/>
                  <w:tag w:val="goog_rdk_4346"/>
                </w:sdtPr>
                <w:sdtContent>
                  <w:ins w:author="Santhosh" w:id="126" w:date="2026-09-24T06:45:0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6</w:delText>
                      </w:r>
                    </w:del>
                  </w:ins>
                </w:sdtContent>
              </w:sdt>
              <w:ins w:author="Santhosh" w:id="126" w:date="2026-09-24T06:45:02Z">
                <w:del w:author="Nivesh" w:id="19" w:date="2026-09-25T10:03:37Z"/>
              </w:ins>
            </w:sdtContent>
          </w:sdt>
          <w:sdt>
            <w:sdtPr>
              <w:id w:val="-1968575219"/>
              <w:tag w:val="goog_rdk_4347"/>
            </w:sdtPr>
            <w:sdtContent>
              <w:ins w:author="Rossi Rossi" w:id="102" w:date="2026-09-22T06:56:59Z">
                <w:sdt>
                  <w:sdtPr>
                    <w:id w:val="-1872092083"/>
                    <w:tag w:val="goog_rdk_4348"/>
                  </w:sdtPr>
                  <w:sdtContent>
                    <w:del w:author="Nivesh" w:id="19" w:date="2026-09-25T10:03:37Z"/>
                  </w:sdtContent>
                </w:sdt>
              </w:ins>
              <w:sdt>
                <w:sdtPr>
                  <w:id w:val="-581670026"/>
                  <w:tag w:val="goog_rdk_43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Secret Manager](https://cloud.google.com/secret-manager).</w:delText>
                      </w:r>
                    </w:del>
                  </w:ins>
                </w:sdtContent>
              </w:sdt>
              <w:ins w:author="Rossi Rossi" w:id="102" w:date="2026-09-22T06:56:59Z">
                <w:del w:author="Nivesh" w:id="19" w:date="2026-09-25T10:03:37Z"/>
              </w:ins>
            </w:sdtContent>
          </w:sdt>
        </w:p>
      </w:sdtContent>
    </w:sdt>
    <w:sdt>
      <w:sdtPr>
        <w:id w:val="-1961402281"/>
        <w:tag w:val="goog_rdk_4354"/>
      </w:sdtPr>
      <w:sdtContent>
        <w:p w:rsidR="00000000" w:rsidDel="00000000" w:rsidP="00000000" w:rsidRDefault="00000000" w:rsidRPr="00000000" w14:paraId="000003D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75027102"/>
              <w:tag w:val="goog_rdk_4351"/>
            </w:sdtPr>
            <w:sdtContent>
              <w:ins w:author="Rossi Rossi" w:id="102" w:date="2026-09-22T06:56:59Z">
                <w:sdt>
                  <w:sdtPr>
                    <w:id w:val="-1341383277"/>
                    <w:tag w:val="goog_rdk_4352"/>
                  </w:sdtPr>
                  <w:sdtContent>
                    <w:del w:author="Nivesh" w:id="19" w:date="2026-09-25T10:03:37Z"/>
                  </w:sdtContent>
                </w:sdt>
              </w:ins>
              <w:sdt>
                <w:sdtPr>
                  <w:id w:val="-1499078502"/>
                  <w:tag w:val="goog_rdk_43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102" w:date="2026-09-22T06:56:59Z">
                <w:del w:author="Nivesh" w:id="19" w:date="2026-09-25T10:03:37Z"/>
              </w:ins>
            </w:sdtContent>
          </w:sdt>
        </w:p>
      </w:sdtContent>
    </w:sdt>
    <w:sdt>
      <w:sdtPr>
        <w:id w:val="-893436811"/>
        <w:tag w:val="goog_rdk_4358"/>
      </w:sdtPr>
      <w:sdtContent>
        <w:p w:rsidR="00000000" w:rsidDel="00000000" w:rsidP="00000000" w:rsidRDefault="00000000" w:rsidRPr="00000000" w14:paraId="000003D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5917181"/>
              <w:tag w:val="goog_rdk_4355"/>
            </w:sdtPr>
            <w:sdtContent>
              <w:ins w:author="Rossi Rossi" w:id="102" w:date="2026-09-22T06:56:59Z">
                <w:sdt>
                  <w:sdtPr>
                    <w:id w:val="-625893534"/>
                    <w:tag w:val="goog_rdk_4356"/>
                  </w:sdtPr>
                  <w:sdtContent>
                    <w:del w:author="Nivesh" w:id="19" w:date="2026-09-25T10:03:37Z"/>
                  </w:sdtContent>
                </w:sdt>
              </w:ins>
              <w:sdt>
                <w:sdtPr>
                  <w:id w:val="-1639047924"/>
                  <w:tag w:val="goog_rdk_435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0304713"/>
        <w:tag w:val="goog_rdk_4362"/>
      </w:sdtPr>
      <w:sdtContent>
        <w:p w:rsidR="00000000" w:rsidDel="00000000" w:rsidP="00000000" w:rsidRDefault="00000000" w:rsidRPr="00000000" w14:paraId="000003D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058545317"/>
              <w:tag w:val="goog_rdk_4359"/>
            </w:sdtPr>
            <w:sdtContent>
              <w:ins w:author="Rossi Rossi" w:id="102" w:date="2026-09-22T06:56:59Z">
                <w:sdt>
                  <w:sdtPr>
                    <w:id w:val="-635773662"/>
                    <w:tag w:val="goog_rdk_4360"/>
                  </w:sdtPr>
                  <w:sdtContent>
                    <w:del w:author="Nivesh" w:id="19" w:date="2026-09-25T10:03:37Z"/>
                  </w:sdtContent>
                </w:sdt>
              </w:ins>
              <w:sdt>
                <w:sdtPr>
                  <w:id w:val="-1435289374"/>
                  <w:tag w:val="goog_rdk_43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Leak response checklist</w:delText>
                      </w:r>
                    </w:del>
                  </w:ins>
                </w:sdtContent>
              </w:sdt>
              <w:ins w:author="Rossi Rossi" w:id="102" w:date="2026-09-22T06:56:59Z">
                <w:del w:author="Nivesh" w:id="19" w:date="2026-09-25T10:03:37Z"/>
              </w:ins>
            </w:sdtContent>
          </w:sdt>
        </w:p>
      </w:sdtContent>
    </w:sdt>
    <w:sdt>
      <w:sdtPr>
        <w:id w:val="1225645196"/>
        <w:tag w:val="goog_rdk_4366"/>
      </w:sdtPr>
      <w:sdtContent>
        <w:p w:rsidR="00000000" w:rsidDel="00000000" w:rsidP="00000000" w:rsidRDefault="00000000" w:rsidRPr="00000000" w14:paraId="000003D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74880588"/>
              <w:tag w:val="goog_rdk_4363"/>
            </w:sdtPr>
            <w:sdtContent>
              <w:ins w:author="Rossi Rossi" w:id="102" w:date="2026-09-22T06:56:59Z">
                <w:sdt>
                  <w:sdtPr>
                    <w:id w:val="1847999567"/>
                    <w:tag w:val="goog_rdk_4364"/>
                  </w:sdtPr>
                  <w:sdtContent>
                    <w:del w:author="Nivesh" w:id="19" w:date="2026-09-25T10:03:37Z"/>
                  </w:sdtContent>
                </w:sdt>
              </w:ins>
              <w:sdt>
                <w:sdtPr>
                  <w:id w:val="1749878420"/>
                  <w:tag w:val="goog_rdk_43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94497723"/>
        <w:tag w:val="goog_rdk_4370"/>
      </w:sdtPr>
      <w:sdtContent>
        <w:p w:rsidR="00000000" w:rsidDel="00000000" w:rsidP="00000000" w:rsidRDefault="00000000" w:rsidRPr="00000000" w14:paraId="000003D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2324531"/>
              <w:tag w:val="goog_rdk_4367"/>
            </w:sdtPr>
            <w:sdtContent>
              <w:ins w:author="Rossi Rossi" w:id="102" w:date="2026-09-22T06:56:59Z">
                <w:sdt>
                  <w:sdtPr>
                    <w:id w:val="1387276391"/>
                    <w:tag w:val="goog_rdk_4368"/>
                  </w:sdtPr>
                  <w:sdtContent>
                    <w:del w:author="Nivesh" w:id="19" w:date="2026-09-25T10:03:37Z"/>
                  </w:sdtContent>
                </w:sdt>
              </w:ins>
              <w:sdt>
                <w:sdtPr>
                  <w:id w:val="363800789"/>
                  <w:tag w:val="goog_rdk_43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suspect your API key has been leaked:</w:delText>
                      </w:r>
                    </w:del>
                  </w:ins>
                </w:sdtContent>
              </w:sdt>
              <w:ins w:author="Rossi Rossi" w:id="102" w:date="2026-09-22T06:56:59Z">
                <w:del w:author="Nivesh" w:id="19" w:date="2026-09-25T10:03:37Z"/>
              </w:ins>
            </w:sdtContent>
          </w:sdt>
        </w:p>
      </w:sdtContent>
    </w:sdt>
    <w:sdt>
      <w:sdtPr>
        <w:id w:val="-1002387471"/>
        <w:tag w:val="goog_rdk_4374"/>
      </w:sdtPr>
      <w:sdtContent>
        <w:p w:rsidR="00000000" w:rsidDel="00000000" w:rsidP="00000000" w:rsidRDefault="00000000" w:rsidRPr="00000000" w14:paraId="000003D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87974036"/>
              <w:tag w:val="goog_rdk_4371"/>
            </w:sdtPr>
            <w:sdtContent>
              <w:ins w:author="Rossi Rossi" w:id="102" w:date="2026-09-22T06:56:59Z">
                <w:sdt>
                  <w:sdtPr>
                    <w:id w:val="2061315370"/>
                    <w:tag w:val="goog_rdk_4372"/>
                  </w:sdtPr>
                  <w:sdtContent>
                    <w:del w:author="Nivesh" w:id="19" w:date="2026-09-25T10:03:37Z"/>
                  </w:sdtContent>
                </w:sdt>
              </w:ins>
              <w:sdt>
                <w:sdtPr>
                  <w:id w:val="34058333"/>
                  <w:tag w:val="goog_rdk_43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47318367"/>
        <w:tag w:val="goog_rdk_4378"/>
      </w:sdtPr>
      <w:sdtContent>
        <w:p w:rsidR="00000000" w:rsidDel="00000000" w:rsidP="00000000" w:rsidRDefault="00000000" w:rsidRPr="00000000" w14:paraId="000003D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43696972"/>
              <w:tag w:val="goog_rdk_4375"/>
            </w:sdtPr>
            <w:sdtContent>
              <w:ins w:author="Rossi Rossi" w:id="102" w:date="2026-09-22T06:56:59Z">
                <w:sdt>
                  <w:sdtPr>
                    <w:id w:val="-415229538"/>
                    <w:tag w:val="goog_rdk_4376"/>
                  </w:sdtPr>
                  <w:sdtContent>
                    <w:del w:author="Nivesh" w:id="19" w:date="2026-09-25T10:03:37Z"/>
                  </w:sdtContent>
                </w:sdt>
              </w:ins>
              <w:sdt>
                <w:sdtPr>
                  <w:id w:val="332424170"/>
                  <w:tag w:val="goog_rdk_43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**Generate a new key**: Create a replacement key in Google AI Studio or the Cloud Console.</w:delText>
                      </w:r>
                    </w:del>
                  </w:ins>
                </w:sdtContent>
              </w:sdt>
              <w:ins w:author="Rossi Rossi" w:id="102" w:date="2026-09-22T06:56:59Z">
                <w:del w:author="Nivesh" w:id="19" w:date="2026-09-25T10:03:37Z"/>
              </w:ins>
            </w:sdtContent>
          </w:sdt>
        </w:p>
      </w:sdtContent>
    </w:sdt>
    <w:sdt>
      <w:sdtPr>
        <w:id w:val="-1309297361"/>
        <w:tag w:val="goog_rdk_4382"/>
      </w:sdtPr>
      <w:sdtContent>
        <w:p w:rsidR="00000000" w:rsidDel="00000000" w:rsidP="00000000" w:rsidRDefault="00000000" w:rsidRPr="00000000" w14:paraId="000003D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91532835"/>
              <w:tag w:val="goog_rdk_4379"/>
            </w:sdtPr>
            <w:sdtContent>
              <w:ins w:author="Rossi Rossi" w:id="102" w:date="2026-09-22T06:56:59Z">
                <w:sdt>
                  <w:sdtPr>
                    <w:id w:val="174137820"/>
                    <w:tag w:val="goog_rdk_4380"/>
                  </w:sdtPr>
                  <w:sdtContent>
                    <w:del w:author="Nivesh" w:id="19" w:date="2026-09-25T10:03:37Z"/>
                  </w:sdtContent>
                </w:sdt>
              </w:ins>
              <w:sdt>
                <w:sdtPr>
                  <w:id w:val="-170522366"/>
                  <w:tag w:val="goog_rdk_43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**Update your application**: Deploy your code using the new key.</w:delText>
                      </w:r>
                    </w:del>
                  </w:ins>
                </w:sdtContent>
              </w:sdt>
              <w:ins w:author="Rossi Rossi" w:id="102" w:date="2026-09-22T06:56:59Z">
                <w:del w:author="Nivesh" w:id="19" w:date="2026-09-25T10:03:37Z"/>
              </w:ins>
            </w:sdtContent>
          </w:sdt>
        </w:p>
      </w:sdtContent>
    </w:sdt>
    <w:sdt>
      <w:sdtPr>
        <w:id w:val="821449958"/>
        <w:tag w:val="goog_rdk_4386"/>
      </w:sdtPr>
      <w:sdtContent>
        <w:p w:rsidR="00000000" w:rsidDel="00000000" w:rsidP="00000000" w:rsidRDefault="00000000" w:rsidRPr="00000000" w14:paraId="000003D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8595506"/>
              <w:tag w:val="goog_rdk_4383"/>
            </w:sdtPr>
            <w:sdtContent>
              <w:ins w:author="Rossi Rossi" w:id="102" w:date="2026-09-22T06:56:59Z">
                <w:sdt>
                  <w:sdtPr>
                    <w:id w:val="-2066071788"/>
                    <w:tag w:val="goog_rdk_4384"/>
                  </w:sdtPr>
                  <w:sdtContent>
                    <w:del w:author="Nivesh" w:id="19" w:date="2026-09-25T10:03:37Z"/>
                  </w:sdtContent>
                </w:sdt>
              </w:ins>
              <w:sdt>
                <w:sdtPr>
                  <w:id w:val="-48607576"/>
                  <w:tag w:val="goog_rdk_43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**Disable or delete the compromised key**: Disable the leaked key in the Cloud Console once the new key is verified. Do not delete the old key until the new key is fully active to avoid application downtime.</w:delText>
                      </w:r>
                    </w:del>
                  </w:ins>
                </w:sdtContent>
              </w:sdt>
              <w:ins w:author="Rossi Rossi" w:id="102" w:date="2026-09-22T06:56:59Z">
                <w:del w:author="Nivesh" w:id="19" w:date="2026-09-25T10:03:37Z"/>
              </w:ins>
            </w:sdtContent>
          </w:sdt>
        </w:p>
      </w:sdtContent>
    </w:sdt>
    <w:sdt>
      <w:sdtPr>
        <w:id w:val="-482073721"/>
        <w:tag w:val="goog_rdk_4390"/>
      </w:sdtPr>
      <w:sdtContent>
        <w:p w:rsidR="00000000" w:rsidDel="00000000" w:rsidP="00000000" w:rsidRDefault="00000000" w:rsidRPr="00000000" w14:paraId="000003D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18612182"/>
              <w:tag w:val="goog_rdk_4387"/>
            </w:sdtPr>
            <w:sdtContent>
              <w:ins w:author="Rossi Rossi" w:id="102" w:date="2026-09-22T06:56:59Z">
                <w:sdt>
                  <w:sdtPr>
                    <w:id w:val="1288194280"/>
                    <w:tag w:val="goog_rdk_4388"/>
                  </w:sdtPr>
                  <w:sdtContent>
                    <w:del w:author="Nivesh" w:id="19" w:date="2026-09-25T10:03:37Z"/>
                  </w:sdtContent>
                </w:sdt>
              </w:ins>
              <w:sdt>
                <w:sdtPr>
                  <w:id w:val="-609079319"/>
                  <w:tag w:val="goog_rdk_43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**Audit usage**: Check billing logs and API usage in the Google Cloud Console to identify unauthorized activity.</w:delText>
                      </w:r>
                    </w:del>
                  </w:ins>
                </w:sdtContent>
              </w:sdt>
              <w:ins w:author="Rossi Rossi" w:id="102" w:date="2026-09-22T06:56:59Z">
                <w:del w:author="Nivesh" w:id="19" w:date="2026-09-25T10:03:37Z"/>
              </w:ins>
            </w:sdtContent>
          </w:sdt>
        </w:p>
      </w:sdtContent>
    </w:sdt>
    <w:sdt>
      <w:sdtPr>
        <w:id w:val="797077895"/>
        <w:tag w:val="goog_rdk_4394"/>
      </w:sdtPr>
      <w:sdtContent>
        <w:p w:rsidR="00000000" w:rsidDel="00000000" w:rsidP="00000000" w:rsidRDefault="00000000" w:rsidRPr="00000000" w14:paraId="000003D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14295716"/>
              <w:tag w:val="goog_rdk_4391"/>
            </w:sdtPr>
            <w:sdtContent>
              <w:ins w:author="Rossi Rossi" w:id="102" w:date="2026-09-22T06:56:59Z">
                <w:sdt>
                  <w:sdtPr>
                    <w:id w:val="-1124629846"/>
                    <w:tag w:val="goog_rdk_4392"/>
                  </w:sdtPr>
                  <w:sdtContent>
                    <w:del w:author="Nivesh" w:id="19" w:date="2026-09-25T10:03:37Z"/>
                  </w:sdtContent>
                </w:sdt>
              </w:ins>
              <w:sdt>
                <w:sdtPr>
                  <w:id w:val="-1441009171"/>
                  <w:tag w:val="goog_rdk_439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39376344"/>
        <w:tag w:val="goog_rdk_4398"/>
      </w:sdtPr>
      <w:sdtContent>
        <w:p w:rsidR="00000000" w:rsidDel="00000000" w:rsidP="00000000" w:rsidRDefault="00000000" w:rsidRPr="00000000" w14:paraId="000003D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7555232"/>
              <w:tag w:val="goog_rdk_4395"/>
            </w:sdtPr>
            <w:sdtContent>
              <w:ins w:author="Rossi Rossi" w:id="102" w:date="2026-09-22T06:56:59Z">
                <w:sdt>
                  <w:sdtPr>
                    <w:id w:val="-197812981"/>
                    <w:tag w:val="goog_rdk_4396"/>
                  </w:sdtPr>
                  <w:sdtContent>
                    <w:del w:author="Nivesh" w:id="19" w:date="2026-09-25T10:03:37Z"/>
                  </w:sdtContent>
                </w:sdt>
              </w:ins>
              <w:sdt>
                <w:sdtPr>
                  <w:id w:val="-1101197040"/>
                  <w:tag w:val="goog_rdk_43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Restricting and securing your keys</w:delText>
                      </w:r>
                    </w:del>
                  </w:ins>
                </w:sdtContent>
              </w:sdt>
              <w:ins w:author="Rossi Rossi" w:id="102" w:date="2026-09-22T06:56:59Z">
                <w:del w:author="Nivesh" w:id="19" w:date="2026-09-25T10:03:37Z"/>
              </w:ins>
            </w:sdtContent>
          </w:sdt>
        </w:p>
      </w:sdtContent>
    </w:sdt>
    <w:sdt>
      <w:sdtPr>
        <w:id w:val="1575186168"/>
        <w:tag w:val="goog_rdk_4402"/>
      </w:sdtPr>
      <w:sdtContent>
        <w:p w:rsidR="00000000" w:rsidDel="00000000" w:rsidP="00000000" w:rsidRDefault="00000000" w:rsidRPr="00000000" w14:paraId="000003D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0175983"/>
              <w:tag w:val="goog_rdk_4399"/>
            </w:sdtPr>
            <w:sdtContent>
              <w:ins w:author="Rossi Rossi" w:id="102" w:date="2026-09-22T06:56:59Z">
                <w:sdt>
                  <w:sdtPr>
                    <w:id w:val="-1110285984"/>
                    <w:tag w:val="goog_rdk_4400"/>
                  </w:sdtPr>
                  <w:sdtContent>
                    <w:del w:author="Nivesh" w:id="19" w:date="2026-09-25T10:03:37Z"/>
                  </w:sdtContent>
                </w:sdt>
              </w:ins>
              <w:sdt>
                <w:sdtPr>
                  <w:id w:val="-1844854811"/>
                  <w:tag w:val="goog_rdk_44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45901174"/>
        <w:tag w:val="goog_rdk_4406"/>
      </w:sdtPr>
      <w:sdtContent>
        <w:p w:rsidR="00000000" w:rsidDel="00000000" w:rsidP="00000000" w:rsidRDefault="00000000" w:rsidRPr="00000000" w14:paraId="000003D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52260042"/>
              <w:tag w:val="goog_rdk_4403"/>
            </w:sdtPr>
            <w:sdtContent>
              <w:ins w:author="Rossi Rossi" w:id="102" w:date="2026-09-22T06:56:59Z">
                <w:sdt>
                  <w:sdtPr>
                    <w:id w:val="-1898739816"/>
                    <w:tag w:val="goog_rdk_4404"/>
                  </w:sdtPr>
                  <w:sdtContent>
                    <w:del w:author="Nivesh" w:id="19" w:date="2026-09-25T10:03:37Z"/>
                  </w:sdtContent>
                </w:sdt>
              </w:ins>
              <w:sdt>
                <w:sdtPr>
                  <w:id w:val="-1654337438"/>
                  <w:tag w:val="goog_rdk_44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Adding restrictions to your API keys minimizes the potential damage if a key is</w:delText>
                      </w:r>
                    </w:del>
                  </w:ins>
                </w:sdtContent>
              </w:sdt>
              <w:ins w:author="Rossi Rossi" w:id="102" w:date="2026-09-22T06:56:59Z">
                <w:del w:author="Nivesh" w:id="19" w:date="2026-09-25T10:03:37Z"/>
              </w:ins>
            </w:sdtContent>
          </w:sdt>
        </w:p>
      </w:sdtContent>
    </w:sdt>
    <w:sdt>
      <w:sdtPr>
        <w:id w:val="1976826288"/>
        <w:tag w:val="goog_rdk_4410"/>
      </w:sdtPr>
      <w:sdtContent>
        <w:p w:rsidR="00000000" w:rsidDel="00000000" w:rsidP="00000000" w:rsidRDefault="00000000" w:rsidRPr="00000000" w14:paraId="000003D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09581893"/>
              <w:tag w:val="goog_rdk_4407"/>
            </w:sdtPr>
            <w:sdtContent>
              <w:ins w:author="Rossi Rossi" w:id="102" w:date="2026-09-22T06:56:59Z">
                <w:sdt>
                  <w:sdtPr>
                    <w:id w:val="284652298"/>
                    <w:tag w:val="goog_rdk_4408"/>
                  </w:sdtPr>
                  <w:sdtContent>
                    <w:del w:author="Nivesh" w:id="19" w:date="2026-09-25T10:03:37Z"/>
                  </w:sdtContent>
                </w:sdt>
              </w:ins>
              <w:sdt>
                <w:sdtPr>
                  <w:id w:val="1766860110"/>
                  <w:tag w:val="goog_rdk_44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compromised.</w:delText>
                      </w:r>
                    </w:del>
                  </w:ins>
                </w:sdtContent>
              </w:sdt>
              <w:ins w:author="Rossi Rossi" w:id="102" w:date="2026-09-22T06:56:59Z">
                <w:del w:author="Nivesh" w:id="19" w:date="2026-09-25T10:03:37Z"/>
              </w:ins>
            </w:sdtContent>
          </w:sdt>
        </w:p>
      </w:sdtContent>
    </w:sdt>
    <w:sdt>
      <w:sdtPr>
        <w:id w:val="-1214115656"/>
        <w:tag w:val="goog_rdk_4414"/>
      </w:sdtPr>
      <w:sdtContent>
        <w:p w:rsidR="00000000" w:rsidDel="00000000" w:rsidP="00000000" w:rsidRDefault="00000000" w:rsidRPr="00000000" w14:paraId="000003E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19740147"/>
              <w:tag w:val="goog_rdk_4411"/>
            </w:sdtPr>
            <w:sdtContent>
              <w:ins w:author="Rossi Rossi" w:id="102" w:date="2026-09-22T06:56:59Z">
                <w:sdt>
                  <w:sdtPr>
                    <w:id w:val="311807327"/>
                    <w:tag w:val="goog_rdk_4412"/>
                  </w:sdtPr>
                  <w:sdtContent>
                    <w:del w:author="Nivesh" w:id="19" w:date="2026-09-25T10:03:37Z"/>
                  </w:sdtContent>
                </w:sdt>
              </w:ins>
              <w:sdt>
                <w:sdtPr>
                  <w:id w:val="587924921"/>
                  <w:tag w:val="goog_rdk_441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13251394"/>
        <w:tag w:val="goog_rdk_4418"/>
      </w:sdtPr>
      <w:sdtContent>
        <w:p w:rsidR="00000000" w:rsidDel="00000000" w:rsidP="00000000" w:rsidRDefault="00000000" w:rsidRPr="00000000" w14:paraId="000003E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04242232"/>
              <w:tag w:val="goog_rdk_4415"/>
            </w:sdtPr>
            <w:sdtContent>
              <w:ins w:author="Rossi Rossi" w:id="102" w:date="2026-09-22T06:56:59Z">
                <w:sdt>
                  <w:sdtPr>
                    <w:id w:val="1375486344"/>
                    <w:tag w:val="goog_rdk_4416"/>
                  </w:sdtPr>
                  <w:sdtContent>
                    <w:del w:author="Nivesh" w:id="19" w:date="2026-09-25T10:03:37Z"/>
                  </w:sdtContent>
                </w:sdt>
              </w:ins>
              <w:sdt>
                <w:sdtPr>
                  <w:id w:val="117239694"/>
                  <w:tag w:val="goog_rdk_44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Apply request origin restrictions</w:delText>
                      </w:r>
                    </w:del>
                  </w:ins>
                </w:sdtContent>
              </w:sdt>
              <w:ins w:author="Rossi Rossi" w:id="102" w:date="2026-09-22T06:56:59Z">
                <w:del w:author="Nivesh" w:id="19" w:date="2026-09-25T10:03:37Z"/>
              </w:ins>
            </w:sdtContent>
          </w:sdt>
        </w:p>
      </w:sdtContent>
    </w:sdt>
    <w:sdt>
      <w:sdtPr>
        <w:id w:val="123199987"/>
        <w:tag w:val="goog_rdk_4422"/>
      </w:sdtPr>
      <w:sdtContent>
        <w:p w:rsidR="00000000" w:rsidDel="00000000" w:rsidP="00000000" w:rsidRDefault="00000000" w:rsidRPr="00000000" w14:paraId="000003E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69723772"/>
              <w:tag w:val="goog_rdk_4419"/>
            </w:sdtPr>
            <w:sdtContent>
              <w:ins w:author="Rossi Rossi" w:id="102" w:date="2026-09-22T06:56:59Z">
                <w:sdt>
                  <w:sdtPr>
                    <w:id w:val="-1991192803"/>
                    <w:tag w:val="goog_rdk_4420"/>
                  </w:sdtPr>
                  <w:sdtContent>
                    <w:del w:author="Nivesh" w:id="19" w:date="2026-09-25T10:03:37Z"/>
                  </w:sdtContent>
                </w:sdt>
              </w:ins>
              <w:sdt>
                <w:sdtPr>
                  <w:id w:val="-230111355"/>
                  <w:tag w:val="goog_rdk_442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89839697"/>
        <w:tag w:val="goog_rdk_4426"/>
      </w:sdtPr>
      <w:sdtContent>
        <w:p w:rsidR="00000000" w:rsidDel="00000000" w:rsidP="00000000" w:rsidRDefault="00000000" w:rsidRPr="00000000" w14:paraId="000003E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85105786"/>
              <w:tag w:val="goog_rdk_4423"/>
            </w:sdtPr>
            <w:sdtContent>
              <w:ins w:author="Rossi Rossi" w:id="102" w:date="2026-09-22T06:56:59Z">
                <w:sdt>
                  <w:sdtPr>
                    <w:id w:val="-427134674"/>
                    <w:tag w:val="goog_rdk_4424"/>
                  </w:sdtPr>
                  <w:sdtContent>
                    <w:del w:author="Nivesh" w:id="19" w:date="2026-09-25T10:03:37Z"/>
                  </w:sdtContent>
                </w:sdt>
              </w:ins>
              <w:sdt>
                <w:sdtPr>
                  <w:id w:val="551386569"/>
                  <w:tag w:val="goog_rdk_44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Origin restrictions limit which IP addresses, websites, or applications can use</w:delText>
                      </w:r>
                    </w:del>
                  </w:ins>
                </w:sdtContent>
              </w:sdt>
              <w:ins w:author="Rossi Rossi" w:id="102" w:date="2026-09-22T06:56:59Z">
                <w:del w:author="Nivesh" w:id="19" w:date="2026-09-25T10:03:37Z"/>
              </w:ins>
            </w:sdtContent>
          </w:sdt>
        </w:p>
      </w:sdtContent>
    </w:sdt>
    <w:sdt>
      <w:sdtPr>
        <w:id w:val="1654951112"/>
        <w:tag w:val="goog_rdk_4430"/>
      </w:sdtPr>
      <w:sdtContent>
        <w:p w:rsidR="00000000" w:rsidDel="00000000" w:rsidP="00000000" w:rsidRDefault="00000000" w:rsidRPr="00000000" w14:paraId="000003E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68593763"/>
              <w:tag w:val="goog_rdk_4427"/>
            </w:sdtPr>
            <w:sdtContent>
              <w:ins w:author="Rossi Rossi" w:id="102" w:date="2026-09-22T06:56:59Z">
                <w:sdt>
                  <w:sdtPr>
                    <w:id w:val="-17557246"/>
                    <w:tag w:val="goog_rdk_4428"/>
                  </w:sdtPr>
                  <w:sdtContent>
                    <w:del w:author="Nivesh" w:id="19" w:date="2026-09-25T10:03:37Z"/>
                  </w:sdtContent>
                </w:sdt>
              </w:ins>
              <w:sdt>
                <w:sdtPr>
                  <w:id w:val="1986955095"/>
                  <w:tag w:val="goog_rdk_44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key.</w:delText>
                      </w:r>
                    </w:del>
                  </w:ins>
                </w:sdtContent>
              </w:sdt>
              <w:ins w:author="Rossi Rossi" w:id="102" w:date="2026-09-22T06:56:59Z">
                <w:del w:author="Nivesh" w:id="19" w:date="2026-09-25T10:03:37Z"/>
              </w:ins>
            </w:sdtContent>
          </w:sdt>
        </w:p>
      </w:sdtContent>
    </w:sdt>
    <w:sdt>
      <w:sdtPr>
        <w:id w:val="-1218686914"/>
        <w:tag w:val="goog_rdk_4434"/>
      </w:sdtPr>
      <w:sdtContent>
        <w:p w:rsidR="00000000" w:rsidDel="00000000" w:rsidP="00000000" w:rsidRDefault="00000000" w:rsidRPr="00000000" w14:paraId="000003E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4301621"/>
              <w:tag w:val="goog_rdk_4431"/>
            </w:sdtPr>
            <w:sdtContent>
              <w:ins w:author="Rossi Rossi" w:id="102" w:date="2026-09-22T06:56:59Z">
                <w:sdt>
                  <w:sdtPr>
                    <w:id w:val="-1876085187"/>
                    <w:tag w:val="goog_rdk_4432"/>
                  </w:sdtPr>
                  <w:sdtContent>
                    <w:del w:author="Nivesh" w:id="19" w:date="2026-09-25T10:03:37Z"/>
                  </w:sdtContent>
                </w:sdt>
              </w:ins>
              <w:sdt>
                <w:sdtPr>
                  <w:id w:val="-277887461"/>
                  <w:tag w:val="goog_rdk_443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65424544"/>
        <w:tag w:val="goog_rdk_4438"/>
      </w:sdtPr>
      <w:sdtContent>
        <w:p w:rsidR="00000000" w:rsidDel="00000000" w:rsidP="00000000" w:rsidRDefault="00000000" w:rsidRPr="00000000" w14:paraId="000003E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62363190"/>
              <w:tag w:val="goog_rdk_4435"/>
            </w:sdtPr>
            <w:sdtContent>
              <w:ins w:author="Rossi Rossi" w:id="102" w:date="2026-09-22T06:56:59Z">
                <w:sdt>
                  <w:sdtPr>
                    <w:id w:val="2130068282"/>
                    <w:tag w:val="goog_rdk_4436"/>
                  </w:sdtPr>
                  <w:sdtContent>
                    <w:del w:author="Nivesh" w:id="19" w:date="2026-09-25T10:03:37Z"/>
                  </w:sdtContent>
                </w:sdt>
              </w:ins>
              <w:sdt>
                <w:sdtPr>
                  <w:id w:val="-618808143"/>
                  <w:tag w:val="goog_rdk_44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507711043"/>
        <w:tag w:val="goog_rdk_4442"/>
      </w:sdtPr>
      <w:sdtContent>
        <w:p w:rsidR="00000000" w:rsidDel="00000000" w:rsidP="00000000" w:rsidRDefault="00000000" w:rsidRPr="00000000" w14:paraId="000003E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88411163"/>
              <w:tag w:val="goog_rdk_4439"/>
            </w:sdtPr>
            <w:sdtContent>
              <w:ins w:author="Rossi Rossi" w:id="102" w:date="2026-09-22T06:56:59Z">
                <w:sdt>
                  <w:sdtPr>
                    <w:id w:val="2005868148"/>
                    <w:tag w:val="goog_rdk_4440"/>
                  </w:sdtPr>
                  <w:sdtContent>
                    <w:del w:author="Nivesh" w:id="19" w:date="2026-09-25T10:03:37Z"/>
                  </w:sdtContent>
                </w:sdt>
              </w:ins>
              <w:sdt>
                <w:sdtPr>
                  <w:id w:val="67381351"/>
                  <w:tag w:val="goog_rdk_44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Select your project, and click the name of the API key you want to restrict.</w:delText>
                      </w:r>
                    </w:del>
                  </w:ins>
                </w:sdtContent>
              </w:sdt>
              <w:ins w:author="Rossi Rossi" w:id="102" w:date="2026-09-22T06:56:59Z">
                <w:del w:author="Nivesh" w:id="19" w:date="2026-09-25T10:03:37Z"/>
              </w:ins>
            </w:sdtContent>
          </w:sdt>
        </w:p>
      </w:sdtContent>
    </w:sdt>
    <w:sdt>
      <w:sdtPr>
        <w:id w:val="329868069"/>
        <w:tag w:val="goog_rdk_4446"/>
      </w:sdtPr>
      <w:sdtContent>
        <w:p w:rsidR="00000000" w:rsidDel="00000000" w:rsidP="00000000" w:rsidRDefault="00000000" w:rsidRPr="00000000" w14:paraId="000003E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65667899"/>
              <w:tag w:val="goog_rdk_4443"/>
            </w:sdtPr>
            <w:sdtContent>
              <w:ins w:author="Rossi Rossi" w:id="102" w:date="2026-09-22T06:56:59Z">
                <w:sdt>
                  <w:sdtPr>
                    <w:id w:val="289414806"/>
                    <w:tag w:val="goog_rdk_4444"/>
                  </w:sdtPr>
                  <w:sdtContent>
                    <w:del w:author="Nivesh" w:id="19" w:date="2026-09-25T10:03:37Z"/>
                  </w:sdtContent>
                </w:sdt>
              </w:ins>
              <w:sdt>
                <w:sdtPr>
                  <w:id w:val="-929406974"/>
                  <w:tag w:val="goog_rdk_44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**Application restrictions** , select **IP addresses** (or the appropriate restriction type for your environment).</w:delText>
                      </w:r>
                    </w:del>
                  </w:ins>
                </w:sdtContent>
              </w:sdt>
              <w:ins w:author="Rossi Rossi" w:id="102" w:date="2026-09-22T06:56:59Z">
                <w:del w:author="Nivesh" w:id="19" w:date="2026-09-25T10:03:37Z"/>
              </w:ins>
            </w:sdtContent>
          </w:sdt>
        </w:p>
      </w:sdtContent>
    </w:sdt>
    <w:sdt>
      <w:sdtPr>
        <w:id w:val="-1340486119"/>
        <w:tag w:val="goog_rdk_4450"/>
      </w:sdtPr>
      <w:sdtContent>
        <w:p w:rsidR="00000000" w:rsidDel="00000000" w:rsidP="00000000" w:rsidRDefault="00000000" w:rsidRPr="00000000" w14:paraId="000003E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18689066"/>
              <w:tag w:val="goog_rdk_4447"/>
            </w:sdtPr>
            <w:sdtContent>
              <w:ins w:author="Rossi Rossi" w:id="102" w:date="2026-09-22T06:56:59Z">
                <w:sdt>
                  <w:sdtPr>
                    <w:id w:val="269887430"/>
                    <w:tag w:val="goog_rdk_4448"/>
                  </w:sdtPr>
                  <w:sdtContent>
                    <w:del w:author="Nivesh" w:id="19" w:date="2026-09-25T10:03:37Z"/>
                  </w:sdtContent>
                </w:sdt>
              </w:ins>
              <w:sdt>
                <w:sdtPr>
                  <w:id w:val="-1934749342"/>
                  <w:tag w:val="goog_rdk_44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Specify the allowed IP addresses or ranges, then click **Save**.</w:delText>
                      </w:r>
                    </w:del>
                  </w:ins>
                </w:sdtContent>
              </w:sdt>
              <w:ins w:author="Rossi Rossi" w:id="102" w:date="2026-09-22T06:56:59Z">
                <w:del w:author="Nivesh" w:id="19" w:date="2026-09-25T10:03:37Z"/>
              </w:ins>
            </w:sdtContent>
          </w:sdt>
        </w:p>
      </w:sdtContent>
    </w:sdt>
    <w:sdt>
      <w:sdtPr>
        <w:id w:val="376105843"/>
        <w:tag w:val="goog_rdk_4454"/>
      </w:sdtPr>
      <w:sdtContent>
        <w:p w:rsidR="00000000" w:rsidDel="00000000" w:rsidP="00000000" w:rsidRDefault="00000000" w:rsidRPr="00000000" w14:paraId="000003E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32697106"/>
              <w:tag w:val="goog_rdk_4451"/>
            </w:sdtPr>
            <w:sdtContent>
              <w:ins w:author="Rossi Rossi" w:id="102" w:date="2026-09-22T06:56:59Z">
                <w:sdt>
                  <w:sdtPr>
                    <w:id w:val="1109735288"/>
                    <w:tag w:val="goog_rdk_4452"/>
                  </w:sdtPr>
                  <w:sdtContent>
                    <w:del w:author="Nivesh" w:id="19" w:date="2026-09-25T10:03:37Z"/>
                  </w:sdtContent>
                </w:sdt>
              </w:ins>
              <w:sdt>
                <w:sdtPr>
                  <w:id w:val="-1380829200"/>
                  <w:tag w:val="goog_rdk_445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04864940"/>
        <w:tag w:val="goog_rdk_4458"/>
      </w:sdtPr>
      <w:sdtContent>
        <w:p w:rsidR="00000000" w:rsidDel="00000000" w:rsidP="00000000" w:rsidRDefault="00000000" w:rsidRPr="00000000" w14:paraId="000003E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76307615"/>
              <w:tag w:val="goog_rdk_4455"/>
            </w:sdtPr>
            <w:sdtContent>
              <w:ins w:author="Rossi Rossi" w:id="102" w:date="2026-09-22T06:56:59Z">
                <w:sdt>
                  <w:sdtPr>
                    <w:id w:val="-368302112"/>
                    <w:tag w:val="goog_rdk_4456"/>
                  </w:sdtPr>
                  <w:sdtContent>
                    <w:del w:author="Nivesh" w:id="19" w:date="2026-09-25T10:03:37Z"/>
                  </w:sdtContent>
                </w:sdt>
              </w:ins>
              <w:sdt>
                <w:sdtPr>
                  <w:id w:val="-354324794"/>
                  <w:tag w:val="goog_rdk_44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Securing unrestricted standard API keys</w:delText>
                      </w:r>
                    </w:del>
                  </w:ins>
                </w:sdtContent>
              </w:sdt>
              <w:ins w:author="Rossi Rossi" w:id="102" w:date="2026-09-22T06:56:59Z">
                <w:del w:author="Nivesh" w:id="19" w:date="2026-09-25T10:03:37Z"/>
              </w:ins>
            </w:sdtContent>
          </w:sdt>
        </w:p>
      </w:sdtContent>
    </w:sdt>
    <w:sdt>
      <w:sdtPr>
        <w:id w:val="1111307891"/>
        <w:tag w:val="goog_rdk_4462"/>
      </w:sdtPr>
      <w:sdtContent>
        <w:p w:rsidR="00000000" w:rsidDel="00000000" w:rsidP="00000000" w:rsidRDefault="00000000" w:rsidRPr="00000000" w14:paraId="000003E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67937403"/>
              <w:tag w:val="goog_rdk_4459"/>
            </w:sdtPr>
            <w:sdtContent>
              <w:ins w:author="Rossi Rossi" w:id="102" w:date="2026-09-22T06:56:59Z">
                <w:sdt>
                  <w:sdtPr>
                    <w:id w:val="-734551318"/>
                    <w:tag w:val="goog_rdk_4460"/>
                  </w:sdtPr>
                  <w:sdtContent>
                    <w:del w:author="Nivesh" w:id="19" w:date="2026-09-25T10:03:37Z"/>
                  </w:sdtContent>
                </w:sdt>
              </w:ins>
              <w:sdt>
                <w:sdtPr>
                  <w:id w:val="-977800530"/>
                  <w:tag w:val="goog_rdk_44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72232772"/>
        <w:tag w:val="goog_rdk_4466"/>
      </w:sdtPr>
      <w:sdtContent>
        <w:p w:rsidR="00000000" w:rsidDel="00000000" w:rsidP="00000000" w:rsidRDefault="00000000" w:rsidRPr="00000000" w14:paraId="000003E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7937942"/>
              <w:tag w:val="goog_rdk_4463"/>
            </w:sdtPr>
            <w:sdtContent>
              <w:ins w:author="Rossi Rossi" w:id="102" w:date="2026-09-22T06:56:59Z">
                <w:sdt>
                  <w:sdtPr>
                    <w:id w:val="952206083"/>
                    <w:tag w:val="goog_rdk_4464"/>
                  </w:sdtPr>
                  <w:sdtContent>
                    <w:del w:author="Nivesh" w:id="19" w:date="2026-09-25T10:03:37Z"/>
                  </w:sdtContent>
                </w:sdt>
              </w:ins>
              <w:sdt>
                <w:sdtPr>
                  <w:id w:val="-488967264"/>
                  <w:tag w:val="goog_rdk_44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To continue using the Gemini API, you must secure any unrestricted keys.</w:delText>
                      </w:r>
                    </w:del>
                  </w:ins>
                </w:sdtContent>
              </w:sdt>
              <w:ins w:author="Rossi Rossi" w:id="102" w:date="2026-09-22T06:56:59Z">
                <w:del w:author="Nivesh" w:id="19" w:date="2026-09-25T10:03:37Z"/>
              </w:ins>
            </w:sdtContent>
          </w:sdt>
        </w:p>
      </w:sdtContent>
    </w:sdt>
    <w:sdt>
      <w:sdtPr>
        <w:id w:val="289295469"/>
        <w:tag w:val="goog_rdk_4470"/>
      </w:sdtPr>
      <w:sdtContent>
        <w:p w:rsidR="00000000" w:rsidDel="00000000" w:rsidP="00000000" w:rsidRDefault="00000000" w:rsidRPr="00000000" w14:paraId="000003E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80516794"/>
              <w:tag w:val="goog_rdk_4467"/>
            </w:sdtPr>
            <w:sdtContent>
              <w:ins w:author="Rossi Rossi" w:id="102" w:date="2026-09-22T06:56:59Z">
                <w:sdt>
                  <w:sdtPr>
                    <w:id w:val="-972742929"/>
                    <w:tag w:val="goog_rdk_4468"/>
                  </w:sdtPr>
                  <w:sdtContent>
                    <w:del w:author="Nivesh" w:id="19" w:date="2026-09-25T10:03:37Z"/>
                  </w:sdtContent>
                </w:sdt>
              </w:ins>
              <w:sdt>
                <w:sdtPr>
                  <w:id w:val="-1504701659"/>
                  <w:tag w:val="goog_rdk_44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46035464"/>
        <w:tag w:val="goog_rdk_4474"/>
      </w:sdtPr>
      <w:sdtContent>
        <w:p w:rsidR="00000000" w:rsidDel="00000000" w:rsidP="00000000" w:rsidRDefault="00000000" w:rsidRPr="00000000" w14:paraId="000003E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6212047"/>
              <w:tag w:val="goog_rdk_4471"/>
            </w:sdtPr>
            <w:sdtContent>
              <w:ins w:author="Rossi Rossi" w:id="102" w:date="2026-09-22T06:56:59Z">
                <w:sdt>
                  <w:sdtPr>
                    <w:id w:val="2035823981"/>
                    <w:tag w:val="goog_rdk_4472"/>
                  </w:sdtPr>
                  <w:sdtContent>
                    <w:del w:author="Nivesh" w:id="19" w:date="2026-09-25T10:03:37Z"/>
                  </w:sdtContent>
                </w:sdt>
              </w:ins>
              <w:sdt>
                <w:sdtPr>
                  <w:id w:val="-1020188389"/>
                  <w:tag w:val="goog_rdk_44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Method A: Restrict the key to the Gemini API only (AI Studio)</w:delText>
                      </w:r>
                    </w:del>
                  </w:ins>
                </w:sdtContent>
              </w:sdt>
              <w:ins w:author="Rossi Rossi" w:id="102" w:date="2026-09-22T06:56:59Z">
                <w:del w:author="Nivesh" w:id="19" w:date="2026-09-25T10:03:37Z"/>
              </w:ins>
            </w:sdtContent>
          </w:sdt>
        </w:p>
      </w:sdtContent>
    </w:sdt>
    <w:sdt>
      <w:sdtPr>
        <w:id w:val="-764188509"/>
        <w:tag w:val="goog_rdk_4478"/>
      </w:sdtPr>
      <w:sdtContent>
        <w:p w:rsidR="00000000" w:rsidDel="00000000" w:rsidP="00000000" w:rsidRDefault="00000000" w:rsidRPr="00000000" w14:paraId="000003F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96650831"/>
              <w:tag w:val="goog_rdk_4475"/>
            </w:sdtPr>
            <w:sdtContent>
              <w:ins w:author="Rossi Rossi" w:id="102" w:date="2026-09-22T06:56:59Z">
                <w:sdt>
                  <w:sdtPr>
                    <w:id w:val="-653557241"/>
                    <w:tag w:val="goog_rdk_4476"/>
                  </w:sdtPr>
                  <w:sdtContent>
                    <w:del w:author="Nivesh" w:id="19" w:date="2026-09-25T10:03:37Z"/>
                  </w:sdtContent>
                </w:sdt>
              </w:ins>
              <w:sdt>
                <w:sdtPr>
                  <w:id w:val="-166876341"/>
                  <w:tag w:val="goog_rdk_447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0115994"/>
        <w:tag w:val="goog_rdk_4482"/>
      </w:sdtPr>
      <w:sdtContent>
        <w:p w:rsidR="00000000" w:rsidDel="00000000" w:rsidP="00000000" w:rsidRDefault="00000000" w:rsidRPr="00000000" w14:paraId="000003F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18288175"/>
              <w:tag w:val="goog_rdk_4479"/>
            </w:sdtPr>
            <w:sdtContent>
              <w:ins w:author="Rossi Rossi" w:id="102" w:date="2026-09-22T06:56:59Z">
                <w:sdt>
                  <w:sdtPr>
                    <w:id w:val="1176840203"/>
                    <w:tag w:val="goog_rdk_4480"/>
                  </w:sdtPr>
                  <w:sdtContent>
                    <w:del w:author="Nivesh" w:id="19" w:date="2026-09-25T10:03:37Z"/>
                  </w:sdtContent>
                </w:sdt>
              </w:ins>
              <w:sdt>
                <w:sdtPr>
                  <w:id w:val="-1255385804"/>
                  <w:tag w:val="goog_rdk_44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you only use the key for the Gemini API, secure it directly in AI Studio:</w:delText>
                      </w:r>
                    </w:del>
                  </w:ins>
                </w:sdtContent>
              </w:sdt>
              <w:ins w:author="Rossi Rossi" w:id="102" w:date="2026-09-22T06:56:59Z">
                <w:del w:author="Nivesh" w:id="19" w:date="2026-09-25T10:03:37Z"/>
              </w:ins>
            </w:sdtContent>
          </w:sdt>
        </w:p>
      </w:sdtContent>
    </w:sdt>
    <w:sdt>
      <w:sdtPr>
        <w:id w:val="-47503248"/>
        <w:tag w:val="goog_rdk_4486"/>
      </w:sdtPr>
      <w:sdtContent>
        <w:p w:rsidR="00000000" w:rsidDel="00000000" w:rsidP="00000000" w:rsidRDefault="00000000" w:rsidRPr="00000000" w14:paraId="000003F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37517778"/>
              <w:tag w:val="goog_rdk_4483"/>
            </w:sdtPr>
            <w:sdtContent>
              <w:ins w:author="Rossi Rossi" w:id="102" w:date="2026-09-22T06:56:59Z">
                <w:sdt>
                  <w:sdtPr>
                    <w:id w:val="1114798862"/>
                    <w:tag w:val="goog_rdk_4484"/>
                  </w:sdtPr>
                  <w:sdtContent>
                    <w:del w:author="Nivesh" w:id="19" w:date="2026-09-25T10:03:37Z"/>
                  </w:sdtContent>
                </w:sdt>
              </w:ins>
              <w:sdt>
                <w:sdtPr>
                  <w:id w:val="-98768589"/>
                  <w:tag w:val="goog_rdk_44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40837943"/>
        <w:tag w:val="goog_rdk_4490"/>
      </w:sdtPr>
      <w:sdtContent>
        <w:p w:rsidR="00000000" w:rsidDel="00000000" w:rsidP="00000000" w:rsidRDefault="00000000" w:rsidRPr="00000000" w14:paraId="000003F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83646487"/>
              <w:tag w:val="goog_rdk_4487"/>
            </w:sdtPr>
            <w:sdtContent>
              <w:ins w:author="Rossi Rossi" w:id="102" w:date="2026-09-22T06:56:59Z">
                <w:sdt>
                  <w:sdtPr>
                    <w:id w:val="-103425357"/>
                    <w:tag w:val="goog_rdk_4488"/>
                  </w:sdtPr>
                  <w:sdtContent>
                    <w:del w:author="Nivesh" w:id="19" w:date="2026-09-25T10:03:37Z"/>
                  </w:sdtContent>
                </w:sdt>
              </w:ins>
              <w:sdt>
                <w:sdtPr>
                  <w:id w:val="-272422002"/>
                  <w:tag w:val="goog_rdk_44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On the **API Keys** page in [Google AI Studio](https://aistudio.google.com/api-keys), locate keys marked with the **Unrestricted** label.</w:delText>
                      </w:r>
                    </w:del>
                  </w:ins>
                </w:sdtContent>
              </w:sdt>
              <w:ins w:author="Rossi Rossi" w:id="102" w:date="2026-09-22T06:56:59Z">
                <w:del w:author="Nivesh" w:id="19" w:date="2026-09-25T10:03:37Z"/>
              </w:ins>
            </w:sdtContent>
          </w:sdt>
        </w:p>
      </w:sdtContent>
    </w:sdt>
    <w:sdt>
      <w:sdtPr>
        <w:id w:val="185404259"/>
        <w:tag w:val="goog_rdk_4494"/>
      </w:sdtPr>
      <w:sdtContent>
        <w:p w:rsidR="00000000" w:rsidDel="00000000" w:rsidP="00000000" w:rsidRDefault="00000000" w:rsidRPr="00000000" w14:paraId="000003F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70012205"/>
              <w:tag w:val="goog_rdk_4491"/>
            </w:sdtPr>
            <w:sdtContent>
              <w:ins w:author="Rossi Rossi" w:id="102" w:date="2026-09-22T06:56:59Z">
                <w:sdt>
                  <w:sdtPr>
                    <w:id w:val="559456258"/>
                    <w:tag w:val="goog_rdk_4492"/>
                  </w:sdtPr>
                  <w:sdtContent>
                    <w:del w:author="Nivesh" w:id="19" w:date="2026-09-25T10:03:37Z"/>
                  </w:sdtContent>
                </w:sdt>
              </w:ins>
              <w:sdt>
                <w:sdtPr>
                  <w:id w:val="-294031371"/>
                  <w:tag w:val="goog_rdk_44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Hover over the label and click **Add restrictions** in the dialog.</w:delText>
                      </w:r>
                    </w:del>
                  </w:ins>
                </w:sdtContent>
              </w:sdt>
              <w:ins w:author="Rossi Rossi" w:id="102" w:date="2026-09-22T06:56:59Z">
                <w:del w:author="Nivesh" w:id="19" w:date="2026-09-25T10:03:37Z"/>
              </w:ins>
            </w:sdtContent>
          </w:sdt>
        </w:p>
      </w:sdtContent>
    </w:sdt>
    <w:sdt>
      <w:sdtPr>
        <w:id w:val="-2029989084"/>
        <w:tag w:val="goog_rdk_4498"/>
      </w:sdtPr>
      <w:sdtContent>
        <w:p w:rsidR="00000000" w:rsidDel="00000000" w:rsidP="00000000" w:rsidRDefault="00000000" w:rsidRPr="00000000" w14:paraId="000003F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29165680"/>
              <w:tag w:val="goog_rdk_4495"/>
            </w:sdtPr>
            <w:sdtContent>
              <w:ins w:author="Rossi Rossi" w:id="102" w:date="2026-09-22T06:56:59Z">
                <w:sdt>
                  <w:sdtPr>
                    <w:id w:val="1422416259"/>
                    <w:tag w:val="goog_rdk_4496"/>
                  </w:sdtPr>
                  <w:sdtContent>
                    <w:del w:author="Nivesh" w:id="19" w:date="2026-09-25T10:03:37Z"/>
                  </w:sdtContent>
                </w:sdt>
              </w:ins>
              <w:sdt>
                <w:sdtPr>
                  <w:id w:val="-933604597"/>
                  <w:tag w:val="goog_rdk_44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Select **Restrict to Gemini API only**.</w:delText>
                      </w:r>
                    </w:del>
                  </w:ins>
                </w:sdtContent>
              </w:sdt>
              <w:ins w:author="Rossi Rossi" w:id="102" w:date="2026-09-22T06:56:59Z">
                <w:del w:author="Nivesh" w:id="19" w:date="2026-09-25T10:03:37Z"/>
              </w:ins>
            </w:sdtContent>
          </w:sdt>
        </w:p>
      </w:sdtContent>
    </w:sdt>
    <w:sdt>
      <w:sdtPr>
        <w:id w:val="1940144769"/>
        <w:tag w:val="goog_rdk_4502"/>
      </w:sdtPr>
      <w:sdtContent>
        <w:p w:rsidR="00000000" w:rsidDel="00000000" w:rsidP="00000000" w:rsidRDefault="00000000" w:rsidRPr="00000000" w14:paraId="000003F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4813296"/>
              <w:tag w:val="goog_rdk_4499"/>
            </w:sdtPr>
            <w:sdtContent>
              <w:ins w:author="Rossi Rossi" w:id="102" w:date="2026-09-22T06:56:59Z">
                <w:sdt>
                  <w:sdtPr>
                    <w:id w:val="-1044263455"/>
                    <w:tag w:val="goog_rdk_4500"/>
                  </w:sdtPr>
                  <w:sdtContent>
                    <w:del w:author="Nivesh" w:id="19" w:date="2026-09-25T10:03:37Z"/>
                  </w:sdtContent>
                </w:sdt>
              </w:ins>
              <w:sdt>
                <w:sdtPr>
                  <w:id w:val="-1720809991"/>
                  <w:tag w:val="goog_rdk_45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Click **Restrict key** to confirm.</w:delText>
                      </w:r>
                    </w:del>
                  </w:ins>
                </w:sdtContent>
              </w:sdt>
              <w:ins w:author="Rossi Rossi" w:id="102" w:date="2026-09-22T06:56:59Z">
                <w:del w:author="Nivesh" w:id="19" w:date="2026-09-25T10:03:37Z"/>
              </w:ins>
            </w:sdtContent>
          </w:sdt>
        </w:p>
      </w:sdtContent>
    </w:sdt>
    <w:sdt>
      <w:sdtPr>
        <w:id w:val="-933139444"/>
        <w:tag w:val="goog_rdk_4506"/>
      </w:sdtPr>
      <w:sdtContent>
        <w:p w:rsidR="00000000" w:rsidDel="00000000" w:rsidP="00000000" w:rsidRDefault="00000000" w:rsidRPr="00000000" w14:paraId="000003F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89939876"/>
              <w:tag w:val="goog_rdk_4503"/>
            </w:sdtPr>
            <w:sdtContent>
              <w:ins w:author="Rossi Rossi" w:id="102" w:date="2026-09-22T06:56:59Z">
                <w:sdt>
                  <w:sdtPr>
                    <w:id w:val="-566000093"/>
                    <w:tag w:val="goog_rdk_4504"/>
                  </w:sdtPr>
                  <w:sdtContent>
                    <w:del w:author="Nivesh" w:id="19" w:date="2026-09-25T10:03:37Z"/>
                  </w:sdtContent>
                </w:sdt>
              </w:ins>
              <w:sdt>
                <w:sdtPr>
                  <w:id w:val="-1784367024"/>
                  <w:tag w:val="goog_rdk_45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69860819"/>
        <w:tag w:val="goog_rdk_4510"/>
      </w:sdtPr>
      <w:sdtContent>
        <w:p w:rsidR="00000000" w:rsidDel="00000000" w:rsidP="00000000" w:rsidRDefault="00000000" w:rsidRPr="00000000" w14:paraId="000003F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6463922"/>
              <w:tag w:val="goog_rdk_4507"/>
            </w:sdtPr>
            <w:sdtContent>
              <w:ins w:author="Rossi Rossi" w:id="102" w:date="2026-09-22T06:56:59Z">
                <w:sdt>
                  <w:sdtPr>
                    <w:id w:val="-1770727481"/>
                    <w:tag w:val="goog_rdk_4508"/>
                  </w:sdtPr>
                  <w:sdtContent>
                    <w:del w:author="Nivesh" w:id="19" w:date="2026-09-25T10:03:37Z"/>
                  </w:sdtContent>
                </w:sdt>
              </w:ins>
              <w:sdt>
                <w:sdtPr>
                  <w:id w:val="1079971486"/>
                  <w:tag w:val="goog_rdk_45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2057749026"/>
        <w:tag w:val="goog_rdk_4514"/>
      </w:sdtPr>
      <w:sdtContent>
        <w:p w:rsidR="00000000" w:rsidDel="00000000" w:rsidP="00000000" w:rsidRDefault="00000000" w:rsidRPr="00000000" w14:paraId="000003F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91487810"/>
              <w:tag w:val="goog_rdk_4511"/>
            </w:sdtPr>
            <w:sdtContent>
              <w:ins w:author="Rossi Rossi" w:id="102" w:date="2026-09-22T06:56:59Z">
                <w:sdt>
                  <w:sdtPr>
                    <w:id w:val="981314949"/>
                    <w:tag w:val="goog_rdk_4512"/>
                  </w:sdtPr>
                  <w:sdtContent>
                    <w:del w:author="Nivesh" w:id="19" w:date="2026-09-25T10:03:37Z"/>
                  </w:sdtContent>
                </w:sdt>
              </w:ins>
              <w:sdt>
                <w:sdtPr>
                  <w:id w:val="172142684"/>
                  <w:tag w:val="goog_rdk_45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To restrict an API key, you must have the `apikeys.keys.update` permission on the associated Google Cloud project. This permission is included in roles like **API Keys Admin** or **Editor**.</w:delText>
                      </w:r>
                    </w:del>
                  </w:ins>
                </w:sdtContent>
              </w:sdt>
              <w:ins w:author="Rossi Rossi" w:id="102" w:date="2026-09-22T06:56:59Z">
                <w:del w:author="Nivesh" w:id="19" w:date="2026-09-25T10:03:37Z"/>
              </w:ins>
            </w:sdtContent>
          </w:sdt>
        </w:p>
      </w:sdtContent>
    </w:sdt>
    <w:sdt>
      <w:sdtPr>
        <w:id w:val="-1411254949"/>
        <w:tag w:val="goog_rdk_4518"/>
      </w:sdtPr>
      <w:sdtContent>
        <w:p w:rsidR="00000000" w:rsidDel="00000000" w:rsidP="00000000" w:rsidRDefault="00000000" w:rsidRPr="00000000" w14:paraId="000003F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89762460"/>
              <w:tag w:val="goog_rdk_4515"/>
            </w:sdtPr>
            <w:sdtContent>
              <w:ins w:author="Rossi Rossi" w:id="102" w:date="2026-09-22T06:56:59Z">
                <w:sdt>
                  <w:sdtPr>
                    <w:id w:val="794199993"/>
                    <w:tag w:val="goog_rdk_4516"/>
                  </w:sdtPr>
                  <w:sdtContent>
                    <w:del w:author="Nivesh" w:id="19" w:date="2026-09-25T10:03:37Z"/>
                  </w:sdtContent>
                </w:sdt>
              </w:ins>
              <w:sdt>
                <w:sdtPr>
                  <w:id w:val="286480029"/>
                  <w:tag w:val="goog_rdk_451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919707988"/>
        <w:tag w:val="goog_rdk_4522"/>
      </w:sdtPr>
      <w:sdtContent>
        <w:p w:rsidR="00000000" w:rsidDel="00000000" w:rsidP="00000000" w:rsidRDefault="00000000" w:rsidRPr="00000000" w14:paraId="000003F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10058137"/>
              <w:tag w:val="goog_rdk_4519"/>
            </w:sdtPr>
            <w:sdtContent>
              <w:ins w:author="Rossi Rossi" w:id="102" w:date="2026-09-22T06:56:59Z">
                <w:sdt>
                  <w:sdtPr>
                    <w:id w:val="631206317"/>
                    <w:tag w:val="goog_rdk_4520"/>
                  </w:sdtPr>
                  <w:sdtContent>
                    <w:del w:author="Nivesh" w:id="19" w:date="2026-09-25T10:03:37Z"/>
                  </w:sdtContent>
                </w:sdt>
              </w:ins>
              <w:sdt>
                <w:sdtPr>
                  <w:id w:val="368963160"/>
                  <w:tag w:val="goog_rdk_45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Method B: Restrict the key for other services (Google Cloud Console)</w:delText>
                      </w:r>
                    </w:del>
                  </w:ins>
                </w:sdtContent>
              </w:sdt>
              <w:ins w:author="Rossi Rossi" w:id="102" w:date="2026-09-22T06:56:59Z">
                <w:del w:author="Nivesh" w:id="19" w:date="2026-09-25T10:03:37Z"/>
              </w:ins>
            </w:sdtContent>
          </w:sdt>
        </w:p>
      </w:sdtContent>
    </w:sdt>
    <w:sdt>
      <w:sdtPr>
        <w:id w:val="344520074"/>
        <w:tag w:val="goog_rdk_4526"/>
      </w:sdtPr>
      <w:sdtContent>
        <w:p w:rsidR="00000000" w:rsidDel="00000000" w:rsidP="00000000" w:rsidRDefault="00000000" w:rsidRPr="00000000" w14:paraId="000003F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374281"/>
              <w:tag w:val="goog_rdk_4523"/>
            </w:sdtPr>
            <w:sdtContent>
              <w:ins w:author="Rossi Rossi" w:id="102" w:date="2026-09-22T06:56:59Z">
                <w:sdt>
                  <w:sdtPr>
                    <w:id w:val="1158671255"/>
                    <w:tag w:val="goog_rdk_4524"/>
                  </w:sdtPr>
                  <w:sdtContent>
                    <w:del w:author="Nivesh" w:id="19" w:date="2026-09-25T10:03:37Z"/>
                  </w:sdtContent>
                </w:sdt>
              </w:ins>
              <w:sdt>
                <w:sdtPr>
                  <w:id w:val="940224388"/>
                  <w:tag w:val="goog_rdk_452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88209535"/>
        <w:tag w:val="goog_rdk_4530"/>
      </w:sdtPr>
      <w:sdtContent>
        <w:p w:rsidR="00000000" w:rsidDel="00000000" w:rsidP="00000000" w:rsidRDefault="00000000" w:rsidRPr="00000000" w14:paraId="000003F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56624210"/>
              <w:tag w:val="goog_rdk_4527"/>
            </w:sdtPr>
            <w:sdtContent>
              <w:ins w:author="Rossi Rossi" w:id="102" w:date="2026-09-22T06:56:59Z">
                <w:sdt>
                  <w:sdtPr>
                    <w:id w:val="858848728"/>
                    <w:tag w:val="goog_rdk_4528"/>
                  </w:sdtPr>
                  <w:sdtContent>
                    <w:del w:author="Nivesh" w:id="19" w:date="2026-09-25T10:03:37Z"/>
                  </w:sdtContent>
                </w:sdt>
              </w:ins>
              <w:sdt>
                <w:sdtPr>
                  <w:id w:val="2109752507"/>
                  <w:tag w:val="goog_rdk_45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02" w:date="2026-09-22T06:56:59Z">
                <w:del w:author="Nivesh" w:id="19" w:date="2026-09-25T10:03:37Z"/>
              </w:ins>
            </w:sdtContent>
          </w:sdt>
        </w:p>
      </w:sdtContent>
    </w:sdt>
    <w:sdt>
      <w:sdtPr>
        <w:id w:val="1237000737"/>
        <w:tag w:val="goog_rdk_4534"/>
      </w:sdtPr>
      <w:sdtContent>
        <w:p w:rsidR="00000000" w:rsidDel="00000000" w:rsidP="00000000" w:rsidRDefault="00000000" w:rsidRPr="00000000" w14:paraId="000003F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12793923"/>
              <w:tag w:val="goog_rdk_4531"/>
            </w:sdtPr>
            <w:sdtContent>
              <w:ins w:author="Rossi Rossi" w:id="102" w:date="2026-09-22T06:56:59Z">
                <w:sdt>
                  <w:sdtPr>
                    <w:id w:val="1041102754"/>
                    <w:tag w:val="goog_rdk_4532"/>
                  </w:sdtPr>
                  <w:sdtContent>
                    <w:del w:author="Nivesh" w:id="19" w:date="2026-09-25T10:03:37Z"/>
                  </w:sdtContent>
                </w:sdt>
              </w:ins>
              <w:sdt>
                <w:sdtPr>
                  <w:id w:val="965663391"/>
                  <w:tag w:val="goog_rdk_45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02" w:date="2026-09-22T06:56:59Z">
                <w:del w:author="Nivesh" w:id="19" w:date="2026-09-25T10:03:37Z"/>
              </w:ins>
            </w:sdtContent>
          </w:sdt>
        </w:p>
      </w:sdtContent>
    </w:sdt>
    <w:sdt>
      <w:sdtPr>
        <w:id w:val="-489898899"/>
        <w:tag w:val="goog_rdk_4538"/>
      </w:sdtPr>
      <w:sdtContent>
        <w:p w:rsidR="00000000" w:rsidDel="00000000" w:rsidP="00000000" w:rsidRDefault="00000000" w:rsidRPr="00000000" w14:paraId="000003F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41006588"/>
              <w:tag w:val="goog_rdk_4535"/>
            </w:sdtPr>
            <w:sdtContent>
              <w:ins w:author="Rossi Rossi" w:id="102" w:date="2026-09-22T06:56:59Z">
                <w:sdt>
                  <w:sdtPr>
                    <w:id w:val="-660631078"/>
                    <w:tag w:val="goog_rdk_4536"/>
                  </w:sdtPr>
                  <w:sdtContent>
                    <w:del w:author="Nivesh" w:id="19" w:date="2026-09-25T10:03:37Z"/>
                  </w:sdtContent>
                </w:sdt>
              </w:ins>
              <w:sdt>
                <w:sdtPr>
                  <w:id w:val="866335275"/>
                  <w:tag w:val="goog_rdk_45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these restrictions are applied.**</w:delText>
                      </w:r>
                    </w:del>
                  </w:ins>
                </w:sdtContent>
              </w:sdt>
              <w:ins w:author="Rossi Rossi" w:id="102" w:date="2026-09-22T06:56:59Z">
                <w:del w:author="Nivesh" w:id="19" w:date="2026-09-25T10:03:37Z"/>
              </w:ins>
            </w:sdtContent>
          </w:sdt>
        </w:p>
      </w:sdtContent>
    </w:sdt>
    <w:sdt>
      <w:sdtPr>
        <w:id w:val="1195916351"/>
        <w:tag w:val="goog_rdk_4542"/>
      </w:sdtPr>
      <w:sdtContent>
        <w:p w:rsidR="00000000" w:rsidDel="00000000" w:rsidP="00000000" w:rsidRDefault="00000000" w:rsidRPr="00000000" w14:paraId="0000040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1039351"/>
              <w:tag w:val="goog_rdk_4539"/>
            </w:sdtPr>
            <w:sdtContent>
              <w:ins w:author="Rossi Rossi" w:id="102" w:date="2026-09-22T06:56:59Z">
                <w:sdt>
                  <w:sdtPr>
                    <w:id w:val="1411937403"/>
                    <w:tag w:val="goog_rdk_4540"/>
                  </w:sdtPr>
                  <w:sdtContent>
                    <w:del w:author="Nivesh" w:id="19" w:date="2026-09-25T10:03:37Z"/>
                  </w:sdtContent>
                </w:sdt>
              </w:ins>
              <w:sdt>
                <w:sdtPr>
                  <w:id w:val="-1199094712"/>
                  <w:tag w:val="goog_rdk_45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34630110"/>
        <w:tag w:val="goog_rdk_4546"/>
      </w:sdtPr>
      <w:sdtContent>
        <w:p w:rsidR="00000000" w:rsidDel="00000000" w:rsidP="00000000" w:rsidRDefault="00000000" w:rsidRPr="00000000" w14:paraId="0000040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82807124"/>
              <w:tag w:val="goog_rdk_4543"/>
            </w:sdtPr>
            <w:sdtContent>
              <w:ins w:author="Rossi Rossi" w:id="102" w:date="2026-09-22T06:56:59Z">
                <w:sdt>
                  <w:sdtPr>
                    <w:id w:val="-1463200062"/>
                    <w:tag w:val="goog_rdk_4544"/>
                  </w:sdtPr>
                  <w:sdtContent>
                    <w:del w:author="Nivesh" w:id="19" w:date="2026-09-25T10:03:37Z"/>
                  </w:sdtContent>
                </w:sdt>
              </w:ins>
              <w:sdt>
                <w:sdtPr>
                  <w:id w:val="162950337"/>
                  <w:tag w:val="goog_rdk_45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567419395"/>
        <w:tag w:val="goog_rdk_4550"/>
      </w:sdtPr>
      <w:sdtContent>
        <w:p w:rsidR="00000000" w:rsidDel="00000000" w:rsidP="00000000" w:rsidRDefault="00000000" w:rsidRPr="00000000" w14:paraId="0000040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34826907"/>
              <w:tag w:val="goog_rdk_4547"/>
            </w:sdtPr>
            <w:sdtContent>
              <w:ins w:author="Rossi Rossi" w:id="102" w:date="2026-09-22T06:56:59Z">
                <w:sdt>
                  <w:sdtPr>
                    <w:id w:val="-1115800170"/>
                    <w:tag w:val="goog_rdk_4548"/>
                  </w:sdtPr>
                  <w:sdtContent>
                    <w:del w:author="Nivesh" w:id="19" w:date="2026-09-25T10:03:37Z"/>
                  </w:sdtContent>
                </w:sdt>
              </w:ins>
              <w:sdt>
                <w:sdtPr>
                  <w:id w:val="-1555427069"/>
                  <w:tag w:val="goog_rdk_45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02" w:date="2026-09-22T06:56:59Z">
                <w:del w:author="Nivesh" w:id="19" w:date="2026-09-25T10:03:37Z"/>
              </w:ins>
            </w:sdtContent>
          </w:sdt>
        </w:p>
      </w:sdtContent>
    </w:sdt>
    <w:sdt>
      <w:sdtPr>
        <w:id w:val="-1424803406"/>
        <w:tag w:val="goog_rdk_4554"/>
      </w:sdtPr>
      <w:sdtContent>
        <w:p w:rsidR="00000000" w:rsidDel="00000000" w:rsidP="00000000" w:rsidRDefault="00000000" w:rsidRPr="00000000" w14:paraId="0000040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521280"/>
              <w:tag w:val="goog_rdk_4551"/>
            </w:sdtPr>
            <w:sdtContent>
              <w:ins w:author="Rossi Rossi" w:id="102" w:date="2026-09-22T06:56:59Z">
                <w:sdt>
                  <w:sdtPr>
                    <w:id w:val="-37910536"/>
                    <w:tag w:val="goog_rdk_4552"/>
                  </w:sdtPr>
                  <w:sdtContent>
                    <w:del w:author="Nivesh" w:id="19" w:date="2026-09-25T10:03:37Z"/>
                  </w:sdtContent>
                </w:sdt>
              </w:ins>
              <w:sdt>
                <w:sdtPr>
                  <w:id w:val="-1554332266"/>
                  <w:tag w:val="goog_rdk_45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02" w:date="2026-09-22T06:56:59Z">
                <w:del w:author="Nivesh" w:id="19" w:date="2026-09-25T10:03:37Z"/>
              </w:ins>
            </w:sdtContent>
          </w:sdt>
        </w:p>
      </w:sdtContent>
    </w:sdt>
    <w:sdt>
      <w:sdtPr>
        <w:id w:val="-1673604618"/>
        <w:tag w:val="goog_rdk_4558"/>
      </w:sdtPr>
      <w:sdtContent>
        <w:p w:rsidR="00000000" w:rsidDel="00000000" w:rsidP="00000000" w:rsidRDefault="00000000" w:rsidRPr="00000000" w14:paraId="0000040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87338811"/>
              <w:tag w:val="goog_rdk_4555"/>
            </w:sdtPr>
            <w:sdtContent>
              <w:ins w:author="Rossi Rossi" w:id="102" w:date="2026-09-22T06:56:59Z">
                <w:sdt>
                  <w:sdtPr>
                    <w:id w:val="-296430785"/>
                    <w:tag w:val="goog_rdk_4556"/>
                  </w:sdtPr>
                  <w:sdtContent>
                    <w:del w:author="Nivesh" w:id="19" w:date="2026-09-25T10:03:37Z"/>
                  </w:sdtContent>
                </w:sdt>
              </w:ins>
              <w:sdt>
                <w:sdtPr>
                  <w:id w:val="-1008142468"/>
                  <w:tag w:val="goog_rdk_45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Language API**.</w:delText>
                      </w:r>
                    </w:del>
                  </w:ins>
                </w:sdtContent>
              </w:sdt>
              <w:ins w:author="Rossi Rossi" w:id="102" w:date="2026-09-22T06:56:59Z">
                <w:del w:author="Nivesh" w:id="19" w:date="2026-09-25T10:03:37Z"/>
              </w:ins>
            </w:sdtContent>
          </w:sdt>
        </w:p>
      </w:sdtContent>
    </w:sdt>
    <w:sdt>
      <w:sdtPr>
        <w:id w:val="-347334284"/>
        <w:tag w:val="goog_rdk_4562"/>
      </w:sdtPr>
      <w:sdtContent>
        <w:p w:rsidR="00000000" w:rsidDel="00000000" w:rsidP="00000000" w:rsidRDefault="00000000" w:rsidRPr="00000000" w14:paraId="0000040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17421975"/>
              <w:tag w:val="goog_rdk_4559"/>
            </w:sdtPr>
            <w:sdtContent>
              <w:ins w:author="Rossi Rossi" w:id="102" w:date="2026-09-22T06:56:59Z">
                <w:sdt>
                  <w:sdtPr>
                    <w:id w:val="-1658918691"/>
                    <w:tag w:val="goog_rdk_4560"/>
                  </w:sdtPr>
                  <w:sdtContent>
                    <w:del w:author="Nivesh" w:id="19" w:date="2026-09-25T10:03:37Z"/>
                  </w:sdtContent>
                </w:sdt>
              </w:ins>
              <w:sdt>
                <w:sdtPr>
                  <w:id w:val="-1974437007"/>
                  <w:tag w:val="goog_rdk_456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Click **Save**. Create a separate, restricted key in AI Studio to continue using the Gemini API.</w:delText>
                      </w:r>
                    </w:del>
                  </w:ins>
                </w:sdtContent>
              </w:sdt>
              <w:ins w:author="Rossi Rossi" w:id="102" w:date="2026-09-22T06:56:59Z">
                <w:del w:author="Nivesh" w:id="19" w:date="2026-09-25T10:03:37Z"/>
              </w:ins>
            </w:sdtContent>
          </w:sdt>
        </w:p>
      </w:sdtContent>
    </w:sdt>
    <w:sdt>
      <w:sdtPr>
        <w:id w:val="-1441417876"/>
        <w:tag w:val="goog_rdk_4566"/>
      </w:sdtPr>
      <w:sdtContent>
        <w:p w:rsidR="00000000" w:rsidDel="00000000" w:rsidP="00000000" w:rsidRDefault="00000000" w:rsidRPr="00000000" w14:paraId="0000040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52154294"/>
              <w:tag w:val="goog_rdk_4563"/>
            </w:sdtPr>
            <w:sdtContent>
              <w:ins w:author="Rossi Rossi" w:id="102" w:date="2026-09-22T06:56:59Z">
                <w:sdt>
                  <w:sdtPr>
                    <w:id w:val="889796438"/>
                    <w:tag w:val="goog_rdk_4564"/>
                  </w:sdtPr>
                  <w:sdtContent>
                    <w:del w:author="Nivesh" w:id="19" w:date="2026-09-25T10:03:37Z"/>
                  </w:sdtContent>
                </w:sdt>
              </w:ins>
              <w:sdt>
                <w:sdtPr>
                  <w:id w:val="-289936456"/>
                  <w:tag w:val="goog_rdk_456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096568374"/>
        <w:tag w:val="goog_rdk_4570"/>
      </w:sdtPr>
      <w:sdtContent>
        <w:p w:rsidR="00000000" w:rsidDel="00000000" w:rsidP="00000000" w:rsidRDefault="00000000" w:rsidRPr="00000000" w14:paraId="0000040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95460781"/>
              <w:tag w:val="goog_rdk_4567"/>
            </w:sdtPr>
            <w:sdtContent>
              <w:ins w:author="Rossi Rossi" w:id="102" w:date="2026-09-22T06:56:59Z">
                <w:sdt>
                  <w:sdtPr>
                    <w:id w:val="718704292"/>
                    <w:tag w:val="goog_rdk_4568"/>
                  </w:sdtPr>
                  <w:sdtContent>
                    <w:del w:author="Nivesh" w:id="19" w:date="2026-09-25T10:03:37Z"/>
                  </w:sdtContent>
                </w:sdt>
              </w:ins>
              <w:sdt>
                <w:sdtPr>
                  <w:id w:val="97904477"/>
                  <w:tag w:val="goog_rdk_456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Blocked dormant keys</w:delText>
                      </w:r>
                    </w:del>
                  </w:ins>
                </w:sdtContent>
              </w:sdt>
              <w:ins w:author="Rossi Rossi" w:id="102" w:date="2026-09-22T06:56:59Z">
                <w:del w:author="Nivesh" w:id="19" w:date="2026-09-25T10:03:37Z"/>
              </w:ins>
            </w:sdtContent>
          </w:sdt>
        </w:p>
      </w:sdtContent>
    </w:sdt>
    <w:sdt>
      <w:sdtPr>
        <w:id w:val="-1093253965"/>
        <w:tag w:val="goog_rdk_4574"/>
      </w:sdtPr>
      <w:sdtContent>
        <w:p w:rsidR="00000000" w:rsidDel="00000000" w:rsidP="00000000" w:rsidRDefault="00000000" w:rsidRPr="00000000" w14:paraId="0000040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20699027"/>
              <w:tag w:val="goog_rdk_4571"/>
            </w:sdtPr>
            <w:sdtContent>
              <w:ins w:author="Rossi Rossi" w:id="102" w:date="2026-09-22T06:56:59Z">
                <w:sdt>
                  <w:sdtPr>
                    <w:id w:val="-1805639799"/>
                    <w:tag w:val="goog_rdk_4572"/>
                  </w:sdtPr>
                  <w:sdtContent>
                    <w:del w:author="Nivesh" w:id="19" w:date="2026-09-25T10:03:37Z"/>
                  </w:sdtContent>
                </w:sdt>
              </w:ins>
              <w:sdt>
                <w:sdtPr>
                  <w:id w:val="2131467296"/>
                  <w:tag w:val="goog_rdk_457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42744907"/>
        <w:tag w:val="goog_rdk_4578"/>
      </w:sdtPr>
      <w:sdtContent>
        <w:p w:rsidR="00000000" w:rsidDel="00000000" w:rsidP="00000000" w:rsidRDefault="00000000" w:rsidRPr="00000000" w14:paraId="0000040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1807954"/>
              <w:tag w:val="goog_rdk_4575"/>
            </w:sdtPr>
            <w:sdtContent>
              <w:ins w:author="Rossi Rossi" w:id="102" w:date="2026-09-22T06:56:59Z">
                <w:sdt>
                  <w:sdtPr>
                    <w:id w:val="2097477273"/>
                    <w:tag w:val="goog_rdk_4576"/>
                  </w:sdtPr>
                  <w:sdtContent>
                    <w:del w:author="Nivesh" w:id="19" w:date="2026-09-25T10:03:37Z"/>
                  </w:sdtContent>
                </w:sdt>
              </w:ins>
              <w:sdt>
                <w:sdtPr>
                  <w:id w:val="-1015732285"/>
                  <w:tag w:val="goog_rdk_45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Starting May 7, 2026, the Gemini API blocks unrestricted API keys that have</w:delText>
                      </w:r>
                    </w:del>
                  </w:ins>
                </w:sdtContent>
              </w:sdt>
              <w:ins w:author="Rossi Rossi" w:id="102" w:date="2026-09-22T06:56:59Z">
                <w:del w:author="Nivesh" w:id="19" w:date="2026-09-25T10:03:37Z"/>
              </w:ins>
            </w:sdtContent>
          </w:sdt>
        </w:p>
      </w:sdtContent>
    </w:sdt>
    <w:sdt>
      <w:sdtPr>
        <w:id w:val="227930947"/>
        <w:tag w:val="goog_rdk_4582"/>
      </w:sdtPr>
      <w:sdtContent>
        <w:p w:rsidR="00000000" w:rsidDel="00000000" w:rsidP="00000000" w:rsidRDefault="00000000" w:rsidRPr="00000000" w14:paraId="0000040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81230734"/>
              <w:tag w:val="goog_rdk_4579"/>
            </w:sdtPr>
            <w:sdtContent>
              <w:ins w:author="Rossi Rossi" w:id="102" w:date="2026-09-22T06:56:59Z">
                <w:sdt>
                  <w:sdtPr>
                    <w:id w:val="-607948156"/>
                    <w:tag w:val="goog_rdk_4580"/>
                  </w:sdtPr>
                  <w:sdtContent>
                    <w:del w:author="Nivesh" w:id="19" w:date="2026-09-25T10:03:37Z"/>
                  </w:sdtContent>
                </w:sdt>
              </w:ins>
              <w:sdt>
                <w:sdtPr>
                  <w:id w:val="2137898036"/>
                  <w:tag w:val="goog_rdk_45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been dormant for an extended period. These keys show a **Blocked** tag in AI</w:delText>
                      </w:r>
                    </w:del>
                  </w:ins>
                </w:sdtContent>
              </w:sdt>
              <w:ins w:author="Rossi Rossi" w:id="102" w:date="2026-09-22T06:56:59Z">
                <w:del w:author="Nivesh" w:id="19" w:date="2026-09-25T10:03:37Z"/>
              </w:ins>
            </w:sdtContent>
          </w:sdt>
        </w:p>
      </w:sdtContent>
    </w:sdt>
    <w:sdt>
      <w:sdtPr>
        <w:id w:val="-1656216552"/>
        <w:tag w:val="goog_rdk_4586"/>
      </w:sdtPr>
      <w:sdtContent>
        <w:p w:rsidR="00000000" w:rsidDel="00000000" w:rsidP="00000000" w:rsidRDefault="00000000" w:rsidRPr="00000000" w14:paraId="0000040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51541060"/>
              <w:tag w:val="goog_rdk_4583"/>
            </w:sdtPr>
            <w:sdtContent>
              <w:ins w:author="Rossi Rossi" w:id="102" w:date="2026-09-22T06:56:59Z">
                <w:sdt>
                  <w:sdtPr>
                    <w:id w:val="459238719"/>
                    <w:tag w:val="goog_rdk_4584"/>
                  </w:sdtPr>
                  <w:sdtContent>
                    <w:del w:author="Nivesh" w:id="19" w:date="2026-09-25T10:03:37Z"/>
                  </w:sdtContent>
                </w:sdt>
              </w:ins>
              <w:sdt>
                <w:sdtPr>
                  <w:id w:val="-1973513245"/>
                  <w:tag w:val="goog_rdk_45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Studio. You must generate a new key or use an existing restricted key to</w:delText>
                      </w:r>
                    </w:del>
                  </w:ins>
                </w:sdtContent>
              </w:sdt>
              <w:ins w:author="Rossi Rossi" w:id="102" w:date="2026-09-22T06:56:59Z">
                <w:del w:author="Nivesh" w:id="19" w:date="2026-09-25T10:03:37Z"/>
              </w:ins>
            </w:sdtContent>
          </w:sdt>
        </w:p>
      </w:sdtContent>
    </w:sdt>
    <w:sdt>
      <w:sdtPr>
        <w:id w:val="-1754042032"/>
        <w:tag w:val="goog_rdk_4590"/>
      </w:sdtPr>
      <w:sdtContent>
        <w:p w:rsidR="00000000" w:rsidDel="00000000" w:rsidP="00000000" w:rsidRDefault="00000000" w:rsidRPr="00000000" w14:paraId="0000040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3749661"/>
              <w:tag w:val="goog_rdk_4587"/>
            </w:sdtPr>
            <w:sdtContent>
              <w:ins w:author="Rossi Rossi" w:id="102" w:date="2026-09-22T06:56:59Z">
                <w:sdt>
                  <w:sdtPr>
                    <w:id w:val="-1875175154"/>
                    <w:tag w:val="goog_rdk_4588"/>
                  </w:sdtPr>
                  <w:sdtContent>
                    <w:del w:author="Nivesh" w:id="19" w:date="2026-09-25T10:03:37Z"/>
                  </w:sdtContent>
                </w:sdt>
              </w:ins>
              <w:sdt>
                <w:sdtPr>
                  <w:id w:val="-1077600333"/>
                  <w:tag w:val="goog_rdk_45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continue.</w:delText>
                      </w:r>
                    </w:del>
                  </w:ins>
                </w:sdtContent>
              </w:sdt>
              <w:ins w:author="Rossi Rossi" w:id="102" w:date="2026-09-22T06:56:59Z">
                <w:del w:author="Nivesh" w:id="19" w:date="2026-09-25T10:03:37Z"/>
              </w:ins>
            </w:sdtContent>
          </w:sdt>
        </w:p>
      </w:sdtContent>
    </w:sdt>
    <w:sdt>
      <w:sdtPr>
        <w:id w:val="-76639889"/>
        <w:tag w:val="goog_rdk_4594"/>
      </w:sdtPr>
      <w:sdtContent>
        <w:p w:rsidR="00000000" w:rsidDel="00000000" w:rsidP="00000000" w:rsidRDefault="00000000" w:rsidRPr="00000000" w14:paraId="0000040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46335815"/>
              <w:tag w:val="goog_rdk_4591"/>
            </w:sdtPr>
            <w:sdtContent>
              <w:ins w:author="Rossi Rossi" w:id="102" w:date="2026-09-22T06:56:59Z">
                <w:sdt>
                  <w:sdtPr>
                    <w:id w:val="1667745590"/>
                    <w:tag w:val="goog_rdk_4592"/>
                  </w:sdtPr>
                  <w:sdtContent>
                    <w:del w:author="Nivesh" w:id="19" w:date="2026-09-25T10:03:37Z"/>
                  </w:sdtContent>
                </w:sdt>
              </w:ins>
              <w:sdt>
                <w:sdtPr>
                  <w:id w:val="325975771"/>
                  <w:tag w:val="goog_rdk_459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47560278"/>
        <w:tag w:val="goog_rdk_4598"/>
      </w:sdtPr>
      <w:sdtContent>
        <w:p w:rsidR="00000000" w:rsidDel="00000000" w:rsidP="00000000" w:rsidRDefault="00000000" w:rsidRPr="00000000" w14:paraId="0000040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29768646"/>
              <w:tag w:val="goog_rdk_4595"/>
            </w:sdtPr>
            <w:sdtContent>
              <w:ins w:author="Rossi Rossi" w:id="102" w:date="2026-09-22T06:56:59Z">
                <w:sdt>
                  <w:sdtPr>
                    <w:id w:val="1143938087"/>
                    <w:tag w:val="goog_rdk_4596"/>
                  </w:sdtPr>
                  <w:sdtContent>
                    <w:del w:author="Nivesh" w:id="19" w:date="2026-09-25T10:03:37Z"/>
                  </w:sdtContent>
                </w:sdt>
              </w:ins>
              <w:sdt>
                <w:sdtPr>
                  <w:id w:val="959424182"/>
                  <w:tag w:val="goog_rdk_45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Migrate to an auth key</w:delText>
                      </w:r>
                    </w:del>
                  </w:ins>
                </w:sdtContent>
              </w:sdt>
              <w:ins w:author="Rossi Rossi" w:id="102" w:date="2026-09-22T06:56:59Z">
                <w:del w:author="Nivesh" w:id="19" w:date="2026-09-25T10:03:37Z"/>
              </w:ins>
            </w:sdtContent>
          </w:sdt>
        </w:p>
      </w:sdtContent>
    </w:sdt>
    <w:sdt>
      <w:sdtPr>
        <w:id w:val="-409826789"/>
        <w:tag w:val="goog_rdk_4602"/>
      </w:sdtPr>
      <w:sdtContent>
        <w:p w:rsidR="00000000" w:rsidDel="00000000" w:rsidP="00000000" w:rsidRDefault="00000000" w:rsidRPr="00000000" w14:paraId="0000040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13272686"/>
              <w:tag w:val="goog_rdk_4599"/>
            </w:sdtPr>
            <w:sdtContent>
              <w:ins w:author="Rossi Rossi" w:id="102" w:date="2026-09-22T06:56:59Z">
                <w:sdt>
                  <w:sdtPr>
                    <w:id w:val="-231971292"/>
                    <w:tag w:val="goog_rdk_4600"/>
                  </w:sdtPr>
                  <w:sdtContent>
                    <w:del w:author="Nivesh" w:id="19" w:date="2026-09-25T10:03:37Z"/>
                  </w:sdtContent>
                </w:sdt>
              </w:ins>
              <w:sdt>
                <w:sdtPr>
                  <w:id w:val="-1187460016"/>
                  <w:tag w:val="goog_rdk_46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20478836"/>
        <w:tag w:val="goog_rdk_4606"/>
      </w:sdtPr>
      <w:sdtContent>
        <w:p w:rsidR="00000000" w:rsidDel="00000000" w:rsidP="00000000" w:rsidRDefault="00000000" w:rsidRPr="00000000" w14:paraId="0000041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09873895"/>
              <w:tag w:val="goog_rdk_4603"/>
            </w:sdtPr>
            <w:sdtContent>
              <w:ins w:author="Rossi Rossi" w:id="102" w:date="2026-09-22T06:56:59Z">
                <w:sdt>
                  <w:sdtPr>
                    <w:id w:val="2134971856"/>
                    <w:tag w:val="goog_rdk_4604"/>
                  </w:sdtPr>
                  <w:sdtContent>
                    <w:del w:author="Nivesh" w:id="19" w:date="2026-09-25T10:03:37Z"/>
                  </w:sdtContent>
                </w:sdt>
              </w:ins>
              <w:sdt>
                <w:sdtPr>
                  <w:id w:val="1955330130"/>
                  <w:tag w:val="goog_rdk_46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Follow these steps to create a new auth API key and update your applications:</w:delText>
                      </w:r>
                    </w:del>
                  </w:ins>
                </w:sdtContent>
              </w:sdt>
              <w:ins w:author="Rossi Rossi" w:id="102" w:date="2026-09-22T06:56:59Z">
                <w:del w:author="Nivesh" w:id="19" w:date="2026-09-25T10:03:37Z"/>
              </w:ins>
            </w:sdtContent>
          </w:sdt>
        </w:p>
      </w:sdtContent>
    </w:sdt>
    <w:sdt>
      <w:sdtPr>
        <w:id w:val="-735511856"/>
        <w:tag w:val="goog_rdk_4610"/>
      </w:sdtPr>
      <w:sdtContent>
        <w:p w:rsidR="00000000" w:rsidDel="00000000" w:rsidP="00000000" w:rsidRDefault="00000000" w:rsidRPr="00000000" w14:paraId="0000041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99384260"/>
              <w:tag w:val="goog_rdk_4607"/>
            </w:sdtPr>
            <w:sdtContent>
              <w:ins w:author="Rossi Rossi" w:id="102" w:date="2026-09-22T06:56:59Z">
                <w:sdt>
                  <w:sdtPr>
                    <w:id w:val="327062426"/>
                    <w:tag w:val="goog_rdk_4608"/>
                  </w:sdtPr>
                  <w:sdtContent>
                    <w:del w:author="Nivesh" w:id="19" w:date="2026-09-25T10:03:37Z"/>
                  </w:sdtContent>
                </w:sdt>
              </w:ins>
              <w:sdt>
                <w:sdtPr>
                  <w:id w:val="79876838"/>
                  <w:tag w:val="goog_rdk_460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05728789"/>
        <w:tag w:val="goog_rdk_4614"/>
      </w:sdtPr>
      <w:sdtContent>
        <w:p w:rsidR="00000000" w:rsidDel="00000000" w:rsidP="00000000" w:rsidRDefault="00000000" w:rsidRPr="00000000" w14:paraId="0000041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39163415"/>
              <w:tag w:val="goog_rdk_4611"/>
            </w:sdtPr>
            <w:sdtContent>
              <w:ins w:author="Rossi Rossi" w:id="102" w:date="2026-09-22T06:56:59Z">
                <w:sdt>
                  <w:sdtPr>
                    <w:id w:val="1389031398"/>
                    <w:tag w:val="goog_rdk_4612"/>
                  </w:sdtPr>
                  <w:sdtContent>
                    <w:del w:author="Nivesh" w:id="19" w:date="2026-09-25T10:03:37Z"/>
                  </w:sdtContent>
                </w:sdt>
              </w:ins>
              <w:sdt>
                <w:sdtPr>
                  <w:id w:val="904990595"/>
                  <w:tag w:val="goog_rdk_46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Go to the [AI Studio API Keys page](https://aistudio.google.com/api-keys).</w:delText>
                      </w:r>
                    </w:del>
                  </w:ins>
                </w:sdtContent>
              </w:sdt>
              <w:ins w:author="Rossi Rossi" w:id="102" w:date="2026-09-22T06:56:59Z">
                <w:del w:author="Nivesh" w:id="19" w:date="2026-09-25T10:03:37Z"/>
              </w:ins>
            </w:sdtContent>
          </w:sdt>
        </w:p>
      </w:sdtContent>
    </w:sdt>
    <w:sdt>
      <w:sdtPr>
        <w:id w:val="-1543708467"/>
        <w:tag w:val="goog_rdk_4618"/>
      </w:sdtPr>
      <w:sdtContent>
        <w:p w:rsidR="00000000" w:rsidDel="00000000" w:rsidP="00000000" w:rsidRDefault="00000000" w:rsidRPr="00000000" w14:paraId="0000041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28825442"/>
              <w:tag w:val="goog_rdk_4615"/>
            </w:sdtPr>
            <w:sdtContent>
              <w:ins w:author="Rossi Rossi" w:id="102" w:date="2026-09-22T06:56:59Z">
                <w:sdt>
                  <w:sdtPr>
                    <w:id w:val="231548468"/>
                    <w:tag w:val="goog_rdk_4616"/>
                  </w:sdtPr>
                  <w:sdtContent>
                    <w:del w:author="Nivesh" w:id="19" w:date="2026-09-25T10:03:37Z"/>
                  </w:sdtContent>
                </w:sdt>
              </w:ins>
              <w:sdt>
                <w:sdtPr>
                  <w:id w:val="616042396"/>
                  <w:tag w:val="goog_rdk_46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Check the **Key Type** column to identify any keys listed as **Standard**.</w:delText>
                      </w:r>
                    </w:del>
                  </w:ins>
                </w:sdtContent>
              </w:sdt>
              <w:ins w:author="Rossi Rossi" w:id="102" w:date="2026-09-22T06:56:59Z">
                <w:del w:author="Nivesh" w:id="19" w:date="2026-09-25T10:03:37Z"/>
              </w:ins>
            </w:sdtContent>
          </w:sdt>
        </w:p>
      </w:sdtContent>
    </w:sdt>
    <w:sdt>
      <w:sdtPr>
        <w:id w:val="2042665352"/>
        <w:tag w:val="goog_rdk_4622"/>
      </w:sdtPr>
      <w:sdtContent>
        <w:p w:rsidR="00000000" w:rsidDel="00000000" w:rsidP="00000000" w:rsidRDefault="00000000" w:rsidRPr="00000000" w14:paraId="0000041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80776147"/>
              <w:tag w:val="goog_rdk_4619"/>
            </w:sdtPr>
            <w:sdtContent>
              <w:ins w:author="Rossi Rossi" w:id="102" w:date="2026-09-22T06:56:59Z">
                <w:sdt>
                  <w:sdtPr>
                    <w:id w:val="718336922"/>
                    <w:tag w:val="goog_rdk_4620"/>
                  </w:sdtPr>
                  <w:sdtContent>
                    <w:del w:author="Nivesh" w:id="19" w:date="2026-09-25T10:03:37Z"/>
                  </w:sdtContent>
                </w:sdt>
              </w:ins>
              <w:sdt>
                <w:sdtPr>
                  <w:id w:val="1955698049"/>
                  <w:tag w:val="goog_rdk_46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Click **Create API key** to generate a new key. All new keys created in AI Studio are automatically created as auth keys.</w:delText>
                      </w:r>
                    </w:del>
                  </w:ins>
                </w:sdtContent>
              </w:sdt>
              <w:ins w:author="Rossi Rossi" w:id="102" w:date="2026-09-22T06:56:59Z">
                <w:del w:author="Nivesh" w:id="19" w:date="2026-09-25T10:03:37Z"/>
              </w:ins>
            </w:sdtContent>
          </w:sdt>
        </w:p>
      </w:sdtContent>
    </w:sdt>
    <w:sdt>
      <w:sdtPr>
        <w:id w:val="166965317"/>
        <w:tag w:val="goog_rdk_4626"/>
      </w:sdtPr>
      <w:sdtContent>
        <w:p w:rsidR="00000000" w:rsidDel="00000000" w:rsidP="00000000" w:rsidRDefault="00000000" w:rsidRPr="00000000" w14:paraId="0000041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04089378"/>
              <w:tag w:val="goog_rdk_4623"/>
            </w:sdtPr>
            <w:sdtContent>
              <w:ins w:author="Rossi Rossi" w:id="102" w:date="2026-09-22T06:56:59Z">
                <w:sdt>
                  <w:sdtPr>
                    <w:id w:val="823228768"/>
                    <w:tag w:val="goog_rdk_4624"/>
                  </w:sdtPr>
                  <w:sdtContent>
                    <w:del w:author="Nivesh" w:id="19" w:date="2026-09-25T10:03:37Z"/>
                  </w:sdtContent>
                </w:sdt>
              </w:ins>
              <w:sdt>
                <w:sdtPr>
                  <w:id w:val="508111490"/>
                  <w:tag w:val="goog_rdk_46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4. Copy the new auth API key.</w:delText>
                      </w:r>
                    </w:del>
                  </w:ins>
                </w:sdtContent>
              </w:sdt>
              <w:ins w:author="Rossi Rossi" w:id="102" w:date="2026-09-22T06:56:59Z">
                <w:del w:author="Nivesh" w:id="19" w:date="2026-09-25T10:03:37Z"/>
              </w:ins>
            </w:sdtContent>
          </w:sdt>
        </w:p>
      </w:sdtContent>
    </w:sdt>
    <w:sdt>
      <w:sdtPr>
        <w:id w:val="549413797"/>
        <w:tag w:val="goog_rdk_4630"/>
      </w:sdtPr>
      <w:sdtContent>
        <w:p w:rsidR="00000000" w:rsidDel="00000000" w:rsidP="00000000" w:rsidRDefault="00000000" w:rsidRPr="00000000" w14:paraId="0000041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80308731"/>
              <w:tag w:val="goog_rdk_4627"/>
            </w:sdtPr>
            <w:sdtContent>
              <w:ins w:author="Rossi Rossi" w:id="102" w:date="2026-09-22T06:56:59Z">
                <w:sdt>
                  <w:sdtPr>
                    <w:id w:val="1450518814"/>
                    <w:tag w:val="goog_rdk_4628"/>
                  </w:sdtPr>
                  <w:sdtContent>
                    <w:del w:author="Nivesh" w:id="19" w:date="2026-09-25T10:03:37Z"/>
                  </w:sdtContent>
                </w:sdt>
              </w:ins>
              <w:sdt>
                <w:sdtPr>
                  <w:id w:val="-1547104891"/>
                  <w:tag w:val="goog_rdk_46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5. Update your application code, environment variables, and any deployment configurations to use the new auth API key.</w:delText>
                      </w:r>
                    </w:del>
                  </w:ins>
                </w:sdtContent>
              </w:sdt>
              <w:ins w:author="Rossi Rossi" w:id="102" w:date="2026-09-22T06:56:59Z">
                <w:del w:author="Nivesh" w:id="19" w:date="2026-09-25T10:03:37Z"/>
              </w:ins>
            </w:sdtContent>
          </w:sdt>
        </w:p>
      </w:sdtContent>
    </w:sdt>
    <w:sdt>
      <w:sdtPr>
        <w:id w:val="-1286861562"/>
        <w:tag w:val="goog_rdk_4634"/>
      </w:sdtPr>
      <w:sdtContent>
        <w:p w:rsidR="00000000" w:rsidDel="00000000" w:rsidP="00000000" w:rsidRDefault="00000000" w:rsidRPr="00000000" w14:paraId="0000041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57754998"/>
              <w:tag w:val="goog_rdk_4631"/>
            </w:sdtPr>
            <w:sdtContent>
              <w:ins w:author="Rossi Rossi" w:id="102" w:date="2026-09-22T06:56:59Z">
                <w:sdt>
                  <w:sdtPr>
                    <w:id w:val="-1770211850"/>
                    <w:tag w:val="goog_rdk_4632"/>
                  </w:sdtPr>
                  <w:sdtContent>
                    <w:del w:author="Nivesh" w:id="19" w:date="2026-09-25T10:03:37Z"/>
                  </w:sdtContent>
                </w:sdt>
              </w:ins>
              <w:sdt>
                <w:sdtPr>
                  <w:id w:val="575909"/>
                  <w:tag w:val="goog_rdk_46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6. Test your application to confirm it works correctly with the new key.</w:delText>
                      </w:r>
                    </w:del>
                  </w:ins>
                </w:sdtContent>
              </w:sdt>
              <w:ins w:author="Rossi Rossi" w:id="102" w:date="2026-09-22T06:56:59Z">
                <w:del w:author="Nivesh" w:id="19" w:date="2026-09-25T10:03:37Z"/>
              </w:ins>
            </w:sdtContent>
          </w:sdt>
        </w:p>
      </w:sdtContent>
    </w:sdt>
    <w:sdt>
      <w:sdtPr>
        <w:id w:val="668027722"/>
        <w:tag w:val="goog_rdk_4638"/>
      </w:sdtPr>
      <w:sdtContent>
        <w:p w:rsidR="00000000" w:rsidDel="00000000" w:rsidP="00000000" w:rsidRDefault="00000000" w:rsidRPr="00000000" w14:paraId="0000041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05710794"/>
              <w:tag w:val="goog_rdk_4635"/>
            </w:sdtPr>
            <w:sdtContent>
              <w:ins w:author="Rossi Rossi" w:id="102" w:date="2026-09-22T06:56:59Z">
                <w:sdt>
                  <w:sdtPr>
                    <w:id w:val="641337168"/>
                    <w:tag w:val="goog_rdk_4636"/>
                  </w:sdtPr>
                  <w:sdtContent>
                    <w:del w:author="Nivesh" w:id="19" w:date="2026-09-25T10:03:37Z"/>
                  </w:sdtContent>
                </w:sdt>
              </w:ins>
              <w:sdt>
                <w:sdtPr>
                  <w:id w:val="-2024746896"/>
                  <w:tag w:val="goog_rdk_463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7. Once verified, delete or revoke your old traffic key to prevent misuse.</w:delText>
                      </w:r>
                    </w:del>
                  </w:ins>
                </w:sdtContent>
              </w:sdt>
              <w:ins w:author="Rossi Rossi" w:id="102" w:date="2026-09-22T06:56:59Z">
                <w:del w:author="Nivesh" w:id="19" w:date="2026-09-25T10:03:37Z"/>
              </w:ins>
            </w:sdtContent>
          </w:sdt>
        </w:p>
      </w:sdtContent>
    </w:sdt>
    <w:sdt>
      <w:sdtPr>
        <w:id w:val="-1727737419"/>
        <w:tag w:val="goog_rdk_4642"/>
      </w:sdtPr>
      <w:sdtContent>
        <w:p w:rsidR="00000000" w:rsidDel="00000000" w:rsidP="00000000" w:rsidRDefault="00000000" w:rsidRPr="00000000" w14:paraId="0000041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5418047"/>
              <w:tag w:val="goog_rdk_4639"/>
            </w:sdtPr>
            <w:sdtContent>
              <w:ins w:author="Rossi Rossi" w:id="102" w:date="2026-09-22T06:56:59Z">
                <w:sdt>
                  <w:sdtPr>
                    <w:id w:val="2111006879"/>
                    <w:tag w:val="goog_rdk_4640"/>
                  </w:sdtPr>
                  <w:sdtContent>
                    <w:del w:author="Nivesh" w:id="19" w:date="2026-09-25T10:03:37Z"/>
                  </w:sdtContent>
                </w:sdt>
              </w:ins>
              <w:sdt>
                <w:sdtPr>
                  <w:id w:val="-1872252051"/>
                  <w:tag w:val="goog_rdk_464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122686722"/>
        <w:tag w:val="goog_rdk_4646"/>
      </w:sdtPr>
      <w:sdtContent>
        <w:p w:rsidR="00000000" w:rsidDel="00000000" w:rsidP="00000000" w:rsidRDefault="00000000" w:rsidRPr="00000000" w14:paraId="0000041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96431166"/>
              <w:tag w:val="goog_rdk_4643"/>
            </w:sdtPr>
            <w:sdtContent>
              <w:ins w:author="Rossi Rossi" w:id="102" w:date="2026-09-22T06:56:59Z">
                <w:sdt>
                  <w:sdtPr>
                    <w:id w:val="1503818417"/>
                    <w:tag w:val="goog_rdk_4644"/>
                  </w:sdtPr>
                  <w:sdtContent>
                    <w:del w:author="Nivesh" w:id="19" w:date="2026-09-25T10:03:37Z"/>
                  </w:sdtContent>
                </w:sdt>
              </w:ins>
              <w:sdt>
                <w:sdtPr>
                  <w:id w:val="970643450"/>
                  <w:tag w:val="goog_rdk_464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w:delText>
                      </w:r>
                    </w:del>
                  </w:ins>
                </w:sdtContent>
              </w:sdt>
              <w:ins w:author="Rossi Rossi" w:id="102" w:date="2026-09-22T06:56:59Z">
                <w:del w:author="Nivesh" w:id="19" w:date="2026-09-25T10:03:37Z"/>
              </w:ins>
            </w:sdtContent>
          </w:sdt>
        </w:p>
      </w:sdtContent>
    </w:sdt>
    <w:sdt>
      <w:sdtPr>
        <w:id w:val="1952081485"/>
        <w:tag w:val="goog_rdk_4650"/>
      </w:sdtPr>
      <w:sdtContent>
        <w:p w:rsidR="00000000" w:rsidDel="00000000" w:rsidP="00000000" w:rsidRDefault="00000000" w:rsidRPr="00000000" w14:paraId="0000041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25461055"/>
              <w:tag w:val="goog_rdk_4647"/>
            </w:sdtPr>
            <w:sdtContent>
              <w:ins w:author="Rossi Rossi" w:id="102" w:date="2026-09-22T06:56:59Z">
                <w:sdt>
                  <w:sdtPr>
                    <w:id w:val="749037962"/>
                    <w:tag w:val="goog_rdk_4648"/>
                  </w:sdtPr>
                  <w:sdtContent>
                    <w:del w:author="Nivesh" w:id="19" w:date="2026-09-25T10:03:37Z"/>
                  </w:sdtContent>
                </w:sdt>
              </w:ins>
              <w:sdt>
                <w:sdtPr>
                  <w:id w:val="-626146462"/>
                  <w:tag w:val="goog_rdk_46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&gt; **Note:** If you don't see your keys, you may need to import your Cloud projects into AI Studio. Refer to the [import projects](https://ai.google.dev/gemini-api/docs/api-key#import-projects) section for instructions.</w:delText>
                      </w:r>
                    </w:del>
                  </w:ins>
                </w:sdtContent>
              </w:sdt>
              <w:ins w:author="Rossi Rossi" w:id="102" w:date="2026-09-22T06:56:59Z">
                <w:del w:author="Nivesh" w:id="19" w:date="2026-09-25T10:03:37Z"/>
              </w:ins>
            </w:sdtContent>
          </w:sdt>
        </w:p>
      </w:sdtContent>
    </w:sdt>
    <w:sdt>
      <w:sdtPr>
        <w:id w:val="1890780138"/>
        <w:tag w:val="goog_rdk_4654"/>
      </w:sdtPr>
      <w:sdtContent>
        <w:p w:rsidR="00000000" w:rsidDel="00000000" w:rsidP="00000000" w:rsidRDefault="00000000" w:rsidRPr="00000000" w14:paraId="0000041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3678435"/>
              <w:tag w:val="goog_rdk_4651"/>
            </w:sdtPr>
            <w:sdtContent>
              <w:ins w:author="Rossi Rossi" w:id="102" w:date="2026-09-22T06:56:59Z">
                <w:sdt>
                  <w:sdtPr>
                    <w:id w:val="-386069209"/>
                    <w:tag w:val="goog_rdk_4652"/>
                  </w:sdtPr>
                  <w:sdtContent>
                    <w:del w:author="Nivesh" w:id="19" w:date="2026-09-25T10:03:37Z"/>
                  </w:sdtContent>
                </w:sdt>
              </w:ins>
              <w:sdt>
                <w:sdtPr>
                  <w:id w:val="-1299162520"/>
                  <w:tag w:val="goog_rdk_4653"/>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376935985"/>
        <w:tag w:val="goog_rdk_4658"/>
      </w:sdtPr>
      <w:sdtContent>
        <w:p w:rsidR="00000000" w:rsidDel="00000000" w:rsidP="00000000" w:rsidRDefault="00000000" w:rsidRPr="00000000" w14:paraId="0000041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06525494"/>
              <w:tag w:val="goog_rdk_4655"/>
            </w:sdtPr>
            <w:sdtContent>
              <w:ins w:author="Rossi Rossi" w:id="102" w:date="2026-09-22T06:56:59Z">
                <w:sdt>
                  <w:sdtPr>
                    <w:id w:val="584062081"/>
                    <w:tag w:val="goog_rdk_4656"/>
                  </w:sdtPr>
                  <w:sdtContent>
                    <w:del w:author="Nivesh" w:id="19" w:date="2026-09-25T10:03:37Z"/>
                  </w:sdtContent>
                </w:sdt>
              </w:ins>
              <w:sdt>
                <w:sdtPr>
                  <w:id w:val="-1634882022"/>
                  <w:tag w:val="goog_rdk_46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Limitations</w:delText>
                      </w:r>
                    </w:del>
                  </w:ins>
                </w:sdtContent>
              </w:sdt>
              <w:ins w:author="Rossi Rossi" w:id="102" w:date="2026-09-22T06:56:59Z">
                <w:del w:author="Nivesh" w:id="19" w:date="2026-09-25T10:03:37Z"/>
              </w:ins>
            </w:sdtContent>
          </w:sdt>
        </w:p>
      </w:sdtContent>
    </w:sdt>
    <w:sdt>
      <w:sdtPr>
        <w:id w:val="632051419"/>
        <w:tag w:val="goog_rdk_4662"/>
      </w:sdtPr>
      <w:sdtContent>
        <w:p w:rsidR="00000000" w:rsidDel="00000000" w:rsidP="00000000" w:rsidRDefault="00000000" w:rsidRPr="00000000" w14:paraId="0000041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7000952"/>
              <w:tag w:val="goog_rdk_4659"/>
            </w:sdtPr>
            <w:sdtContent>
              <w:ins w:author="Rossi Rossi" w:id="102" w:date="2026-09-22T06:56:59Z">
                <w:sdt>
                  <w:sdtPr>
                    <w:id w:val="57202114"/>
                    <w:tag w:val="goog_rdk_4660"/>
                  </w:sdtPr>
                  <w:sdtContent>
                    <w:del w:author="Nivesh" w:id="19" w:date="2026-09-25T10:03:37Z"/>
                  </w:sdtContent>
                </w:sdt>
              </w:ins>
              <w:sdt>
                <w:sdtPr>
                  <w:id w:val="-214812932"/>
                  <w:tag w:val="goog_rdk_46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58893662"/>
        <w:tag w:val="goog_rdk_4666"/>
      </w:sdtPr>
      <w:sdtContent>
        <w:p w:rsidR="00000000" w:rsidDel="00000000" w:rsidP="00000000" w:rsidRDefault="00000000" w:rsidRPr="00000000" w14:paraId="0000041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63731841"/>
              <w:tag w:val="goog_rdk_4663"/>
            </w:sdtPr>
            <w:sdtContent>
              <w:ins w:author="Rossi Rossi" w:id="102" w:date="2026-09-22T06:56:59Z">
                <w:sdt>
                  <w:sdtPr>
                    <w:id w:val="1593364476"/>
                    <w:tag w:val="goog_rdk_4664"/>
                  </w:sdtPr>
                  <w:sdtContent>
                    <w:del w:author="Nivesh" w:id="19" w:date="2026-09-25T10:03:37Z"/>
                  </w:sdtContent>
                </w:sdt>
              </w:ins>
              <w:sdt>
                <w:sdtPr>
                  <w:id w:val="-5139542"/>
                  <w:tag w:val="goog_rdk_46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Google AI Studio imposes the following project and key management limitations:</w:delText>
                      </w:r>
                    </w:del>
                  </w:ins>
                </w:sdtContent>
              </w:sdt>
              <w:ins w:author="Rossi Rossi" w:id="102" w:date="2026-09-22T06:56:59Z">
                <w:del w:author="Nivesh" w:id="19" w:date="2026-09-25T10:03:37Z"/>
              </w:ins>
            </w:sdtContent>
          </w:sdt>
        </w:p>
      </w:sdtContent>
    </w:sdt>
    <w:sdt>
      <w:sdtPr>
        <w:id w:val="1384070150"/>
        <w:tag w:val="goog_rdk_4670"/>
      </w:sdtPr>
      <w:sdtContent>
        <w:p w:rsidR="00000000" w:rsidDel="00000000" w:rsidP="00000000" w:rsidRDefault="00000000" w:rsidRPr="00000000" w14:paraId="0000042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864546507"/>
              <w:tag w:val="goog_rdk_4667"/>
            </w:sdtPr>
            <w:sdtContent>
              <w:ins w:author="Rossi Rossi" w:id="102" w:date="2026-09-22T06:56:59Z">
                <w:sdt>
                  <w:sdtPr>
                    <w:id w:val="1549867059"/>
                    <w:tag w:val="goog_rdk_4668"/>
                  </w:sdtPr>
                  <w:sdtContent>
                    <w:del w:author="Nivesh" w:id="19" w:date="2026-09-25T10:03:37Z"/>
                  </w:sdtContent>
                </w:sdt>
              </w:ins>
              <w:sdt>
                <w:sdtPr>
                  <w:id w:val="500772659"/>
                  <w:tag w:val="goog_rdk_46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617977354"/>
        <w:tag w:val="goog_rdk_4674"/>
      </w:sdtPr>
      <w:sdtContent>
        <w:p w:rsidR="00000000" w:rsidDel="00000000" w:rsidP="00000000" w:rsidRDefault="00000000" w:rsidRPr="00000000" w14:paraId="0000042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66577583"/>
              <w:tag w:val="goog_rdk_4671"/>
            </w:sdtPr>
            <w:sdtContent>
              <w:ins w:author="Rossi Rossi" w:id="102" w:date="2026-09-22T06:56:59Z">
                <w:sdt>
                  <w:sdtPr>
                    <w:id w:val="1290658854"/>
                    <w:tag w:val="goog_rdk_4672"/>
                  </w:sdtPr>
                  <w:sdtContent>
                    <w:del w:author="Nivesh" w:id="19" w:date="2026-09-25T10:03:37Z"/>
                  </w:sdtContent>
                </w:sdt>
              </w:ins>
              <w:sdt>
                <w:sdtPr>
                  <w:id w:val="-471965030"/>
                  <w:tag w:val="goog_rdk_46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You can create a maximum of 10 projects at a time from the Google AI Studio **Projects** page.</w:delText>
                      </w:r>
                    </w:del>
                  </w:ins>
                </w:sdtContent>
              </w:sdt>
              <w:ins w:author="Rossi Rossi" w:id="102" w:date="2026-09-22T06:56:59Z">
                <w:del w:author="Nivesh" w:id="19" w:date="2026-09-25T10:03:37Z"/>
              </w:ins>
            </w:sdtContent>
          </w:sdt>
        </w:p>
      </w:sdtContent>
    </w:sdt>
    <w:sdt>
      <w:sdtPr>
        <w:id w:val="531871258"/>
        <w:tag w:val="goog_rdk_4678"/>
      </w:sdtPr>
      <w:sdtContent>
        <w:p w:rsidR="00000000" w:rsidDel="00000000" w:rsidP="00000000" w:rsidRDefault="00000000" w:rsidRPr="00000000" w14:paraId="0000042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2423130"/>
              <w:tag w:val="goog_rdk_4675"/>
            </w:sdtPr>
            <w:sdtContent>
              <w:ins w:author="Rossi Rossi" w:id="102" w:date="2026-09-22T06:56:59Z">
                <w:sdt>
                  <w:sdtPr>
                    <w:id w:val="-1621185558"/>
                    <w:tag w:val="goog_rdk_4676"/>
                  </w:sdtPr>
                  <w:sdtContent>
                    <w:del w:author="Nivesh" w:id="19" w:date="2026-09-25T10:03:37Z"/>
                  </w:sdtContent>
                </w:sdt>
              </w:ins>
              <w:sdt>
                <w:sdtPr>
                  <w:id w:val="-23858093"/>
                  <w:tag w:val="goog_rdk_46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The **API keys** and **Projects** pages display a maximum of 100 keys and 50 projects.</w:delText>
                      </w:r>
                    </w:del>
                  </w:ins>
                </w:sdtContent>
              </w:sdt>
              <w:ins w:author="Rossi Rossi" w:id="102" w:date="2026-09-22T06:56:59Z">
                <w:del w:author="Nivesh" w:id="19" w:date="2026-09-25T10:03:37Z"/>
              </w:ins>
            </w:sdtContent>
          </w:sdt>
        </w:p>
      </w:sdtContent>
    </w:sdt>
    <w:sdt>
      <w:sdtPr>
        <w:id w:val="360767315"/>
        <w:tag w:val="goog_rdk_4682"/>
      </w:sdtPr>
      <w:sdtContent>
        <w:p w:rsidR="00000000" w:rsidDel="00000000" w:rsidP="00000000" w:rsidRDefault="00000000" w:rsidRPr="00000000" w14:paraId="0000042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50172248"/>
              <w:tag w:val="goog_rdk_4679"/>
            </w:sdtPr>
            <w:sdtContent>
              <w:ins w:author="Rossi Rossi" w:id="102" w:date="2026-09-22T06:56:59Z">
                <w:sdt>
                  <w:sdtPr>
                    <w:id w:val="-820272304"/>
                    <w:tag w:val="goog_rdk_4680"/>
                  </w:sdtPr>
                  <w:sdtContent>
                    <w:del w:author="Nivesh" w:id="19" w:date="2026-09-25T10:03:37Z"/>
                  </w:sdtContent>
                </w:sdt>
              </w:ins>
              <w:sdt>
                <w:sdtPr>
                  <w:id w:val="931925431"/>
                  <w:tag w:val="goog_rdk_468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Only API keys that are unrestricted or restricted specifically to the Generative Language API (Gemini API) are displayed.</w:delText>
                      </w:r>
                    </w:del>
                  </w:ins>
                </w:sdtContent>
              </w:sdt>
              <w:ins w:author="Rossi Rossi" w:id="102" w:date="2026-09-22T06:56:59Z">
                <w:del w:author="Nivesh" w:id="19" w:date="2026-09-25T10:03:37Z"/>
              </w:ins>
            </w:sdtContent>
          </w:sdt>
        </w:p>
      </w:sdtContent>
    </w:sdt>
    <w:sdt>
      <w:sdtPr>
        <w:id w:val="-1805099839"/>
        <w:tag w:val="goog_rdk_4686"/>
      </w:sdtPr>
      <w:sdtContent>
        <w:p w:rsidR="00000000" w:rsidDel="00000000" w:rsidP="00000000" w:rsidRDefault="00000000" w:rsidRPr="00000000" w14:paraId="0000042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48883313"/>
              <w:tag w:val="goog_rdk_4683"/>
            </w:sdtPr>
            <w:sdtContent>
              <w:ins w:author="Rossi Rossi" w:id="102" w:date="2026-09-22T06:56:59Z">
                <w:sdt>
                  <w:sdtPr>
                    <w:id w:val="324830094"/>
                    <w:tag w:val="goog_rdk_4684"/>
                  </w:sdtPr>
                  <w:sdtContent>
                    <w:del w:author="Nivesh" w:id="19" w:date="2026-09-25T10:03:37Z"/>
                  </w:sdtContent>
                </w:sdt>
              </w:ins>
              <w:sdt>
                <w:sdtPr>
                  <w:id w:val="442565355"/>
                  <w:tag w:val="goog_rdk_468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27447765"/>
        <w:tag w:val="goog_rdk_4690"/>
      </w:sdtPr>
      <w:sdtContent>
        <w:p w:rsidR="00000000" w:rsidDel="00000000" w:rsidP="00000000" w:rsidRDefault="00000000" w:rsidRPr="00000000" w14:paraId="0000042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54888163"/>
              <w:tag w:val="goog_rdk_4687"/>
            </w:sdtPr>
            <w:sdtContent>
              <w:ins w:author="Rossi Rossi" w:id="102" w:date="2026-09-22T06:56:59Z">
                <w:sdt>
                  <w:sdtPr>
                    <w:id w:val="-1551638267"/>
                    <w:tag w:val="goog_rdk_4688"/>
                  </w:sdtPr>
                  <w:sdtContent>
                    <w:del w:author="Nivesh" w:id="19" w:date="2026-09-25T10:03:37Z"/>
                  </w:sdtContent>
                </w:sdt>
              </w:ins>
              <w:sdt>
                <w:sdtPr>
                  <w:id w:val="-770667300"/>
                  <w:tag w:val="goog_rdk_468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For advanced project management or to modify keys with other restrictions, use</w:delText>
                      </w:r>
                    </w:del>
                  </w:ins>
                </w:sdtContent>
              </w:sdt>
              <w:ins w:author="Rossi Rossi" w:id="102" w:date="2026-09-22T06:56:59Z">
                <w:del w:author="Nivesh" w:id="19" w:date="2026-09-25T10:03:37Z"/>
              </w:ins>
            </w:sdtContent>
          </w:sdt>
        </w:p>
      </w:sdtContent>
    </w:sdt>
    <w:sdt>
      <w:sdtPr>
        <w:id w:val="819244707"/>
        <w:tag w:val="goog_rdk_4694"/>
      </w:sdtPr>
      <w:sdtContent>
        <w:p w:rsidR="00000000" w:rsidDel="00000000" w:rsidP="00000000" w:rsidRDefault="00000000" w:rsidRPr="00000000" w14:paraId="0000042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006912044"/>
              <w:tag w:val="goog_rdk_4691"/>
            </w:sdtPr>
            <w:sdtContent>
              <w:ins w:author="Rossi Rossi" w:id="102" w:date="2026-09-22T06:56:59Z">
                <w:sdt>
                  <w:sdtPr>
                    <w:id w:val="592284949"/>
                    <w:tag w:val="goog_rdk_4692"/>
                  </w:sdtPr>
                  <w:sdtContent>
                    <w:del w:author="Nivesh" w:id="19" w:date="2026-09-25T10:03:37Z"/>
                  </w:sdtContent>
                </w:sdt>
              </w:ins>
              <w:sdt>
                <w:sdtPr>
                  <w:id w:val="306334688"/>
                  <w:tag w:val="goog_rdk_46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1383227084"/>
        <w:tag w:val="goog_rdk_4698"/>
      </w:sdtPr>
      <w:sdtContent>
        <w:p w:rsidR="00000000" w:rsidDel="00000000" w:rsidP="00000000" w:rsidRDefault="00000000" w:rsidRPr="00000000" w14:paraId="00000427">
          <w:pPr>
            <w:numPr>
              <w:ilvl w:val="1"/>
              <w:numId w:val="2"/>
            </w:numPr>
            <w:ind w:left="502" w:hanging="360"/>
            <w:rPr>
              <w:ins w:author="Rossi Rossi" w:id="102" w:date="2026-09-22T06:56:59Z"/>
              <w:del w:author="Nivesh" w:id="19" w:date="2026-09-25T10:03:37Z"/>
              <w:u w:val="none"/>
              <w:rPrChange w:author="FATHIMA RAIHANA A S" w:id="104" w:date="2026-09-25T17:38:39Z">
                <w:rPr>
                  <w:u w:val="none"/>
                </w:rPr>
              </w:rPrChange>
            </w:rPr>
            <w:pPrChange w:author="FATHIMA RAIHANA A S" w:id="0" w:date="2026-09-25T17:38:39Z">
              <w:pPr>
                <w:numPr>
                  <w:ilvl w:val="1"/>
                  <w:numId w:val="9"/>
                </w:numPr>
                <w:ind w:left="502" w:hanging="360"/>
              </w:pPr>
            </w:pPrChange>
          </w:pPr>
          <w:sdt>
            <w:sdtPr>
              <w:id w:val="1963855731"/>
              <w:tag w:val="goog_rdk_4695"/>
            </w:sdtPr>
            <w:sdtContent>
              <w:ins w:author="Rossi Rossi" w:id="102" w:date="2026-09-22T06:56:59Z">
                <w:sdt>
                  <w:sdtPr>
                    <w:id w:val="736475534"/>
                    <w:tag w:val="goog_rdk_4696"/>
                  </w:sdtPr>
                  <w:sdtContent>
                    <w:del w:author="Nivesh" w:id="19" w:date="2026-09-25T10:03:37Z"/>
                  </w:sdtContent>
                </w:sdt>
              </w:ins>
              <w:sdt>
                <w:sdtPr>
                  <w:id w:val="-340020551"/>
                  <w:tag w:val="goog_rdk_469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94513885"/>
        <w:tag w:val="goog_rdk_4702"/>
      </w:sdtPr>
      <w:sdtContent>
        <w:p w:rsidR="00000000" w:rsidDel="00000000" w:rsidP="00000000" w:rsidRDefault="00000000" w:rsidRPr="00000000" w14:paraId="0000042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09112540"/>
              <w:tag w:val="goog_rdk_4699"/>
            </w:sdtPr>
            <w:sdtContent>
              <w:ins w:author="Rossi Rossi" w:id="102" w:date="2026-09-22T06:56:59Z">
                <w:sdt>
                  <w:sdtPr>
                    <w:id w:val="-1546526526"/>
                    <w:tag w:val="goog_rdk_4700"/>
                  </w:sdtPr>
                  <w:sdtContent>
                    <w:del w:author="Nivesh" w:id="19" w:date="2026-09-25T10:03:37Z"/>
                  </w:sdtContent>
                </w:sdt>
              </w:ins>
              <w:sdt>
                <w:sdtPr>
                  <w:id w:val="510178169"/>
                  <w:tag w:val="goog_rdk_470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7966679"/>
        <w:tag w:val="goog_rdk_4706"/>
      </w:sdtPr>
      <w:sdtContent>
        <w:p w:rsidR="00000000" w:rsidDel="00000000" w:rsidP="00000000" w:rsidRDefault="00000000" w:rsidRPr="00000000" w14:paraId="0000042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6289386"/>
              <w:tag w:val="goog_rdk_4703"/>
            </w:sdtPr>
            <w:sdtContent>
              <w:ins w:author="Rossi Rossi" w:id="102" w:date="2026-09-22T06:56:59Z">
                <w:sdt>
                  <w:sdtPr>
                    <w:id w:val="1610852578"/>
                    <w:tag w:val="goog_rdk_4704"/>
                  </w:sdtPr>
                  <w:sdtContent>
                    <w:del w:author="Nivesh" w:id="19" w:date="2026-09-25T10:03:37Z"/>
                  </w:sdtContent>
                </w:sdt>
              </w:ins>
              <w:sdt>
                <w:sdtPr>
                  <w:id w:val="159501941"/>
                  <w:tag w:val="goog_rdk_470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02" w:date="2026-09-22T06:56:59Z">
                <w:del w:author="Nivesh" w:id="19" w:date="2026-09-25T10:03:37Z"/>
              </w:ins>
            </w:sdtContent>
          </w:sdt>
        </w:p>
      </w:sdtContent>
    </w:sdt>
    <w:sdt>
      <w:sdtPr>
        <w:id w:val="-327429597"/>
        <w:tag w:val="goog_rdk_4710"/>
      </w:sdtPr>
      <w:sdtContent>
        <w:p w:rsidR="00000000" w:rsidDel="00000000" w:rsidP="00000000" w:rsidRDefault="00000000" w:rsidRPr="00000000" w14:paraId="0000042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17701771"/>
              <w:tag w:val="goog_rdk_4707"/>
            </w:sdtPr>
            <w:sdtContent>
              <w:ins w:author="Rossi Rossi" w:id="102" w:date="2026-09-22T06:56:59Z">
                <w:sdt>
                  <w:sdtPr>
                    <w:id w:val="1236877626"/>
                    <w:tag w:val="goog_rdk_4708"/>
                  </w:sdtPr>
                  <w:sdtContent>
                    <w:del w:author="Nivesh" w:id="19" w:date="2026-09-25T10:03:37Z"/>
                  </w:sdtContent>
                </w:sdt>
              </w:ins>
              <w:sdt>
                <w:sdtPr>
                  <w:id w:val="-1833608781"/>
                  <w:tag w:val="goog_rdk_47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'Content-Type: application/json' \</w:delText>
                      </w:r>
                    </w:del>
                  </w:ins>
                </w:sdtContent>
              </w:sdt>
              <w:ins w:author="Rossi Rossi" w:id="102" w:date="2026-09-22T06:56:59Z">
                <w:del w:author="Nivesh" w:id="19" w:date="2026-09-25T10:03:37Z"/>
              </w:ins>
            </w:sdtContent>
          </w:sdt>
        </w:p>
      </w:sdtContent>
    </w:sdt>
    <w:sdt>
      <w:sdtPr>
        <w:id w:val="109423274"/>
        <w:tag w:val="goog_rdk_4714"/>
      </w:sdtPr>
      <w:sdtContent>
        <w:p w:rsidR="00000000" w:rsidDel="00000000" w:rsidP="00000000" w:rsidRDefault="00000000" w:rsidRPr="00000000" w14:paraId="0000042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463288467"/>
              <w:tag w:val="goog_rdk_4711"/>
            </w:sdtPr>
            <w:sdtContent>
              <w:ins w:author="Rossi Rossi" w:id="102" w:date="2026-09-22T06:56:59Z">
                <w:sdt>
                  <w:sdtPr>
                    <w:id w:val="1748366162"/>
                    <w:tag w:val="goog_rdk_4712"/>
                  </w:sdtPr>
                  <w:sdtContent>
                    <w:del w:author="Nivesh" w:id="19" w:date="2026-09-25T10:03:37Z"/>
                  </w:sdtContent>
                </w:sdt>
              </w:ins>
              <w:sdt>
                <w:sdtPr>
                  <w:id w:val="-351067995"/>
                  <w:tag w:val="goog_rdk_471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-H "x-goog-api-key: YOUR_API_KEY" \</w:delText>
                      </w:r>
                    </w:del>
                  </w:ins>
                </w:sdtContent>
              </w:sdt>
              <w:ins w:author="Rossi Rossi" w:id="102" w:date="2026-09-22T06:56:59Z">
                <w:del w:author="Nivesh" w:id="19" w:date="2026-09-25T10:03:37Z"/>
              </w:ins>
            </w:sdtContent>
          </w:sdt>
        </w:p>
      </w:sdtContent>
    </w:sdt>
    <w:sdt>
      <w:sdtPr>
        <w:id w:val="-1926412681"/>
        <w:tag w:val="goog_rdk_4718"/>
      </w:sdtPr>
      <w:sdtContent>
        <w:p w:rsidR="00000000" w:rsidDel="00000000" w:rsidP="00000000" w:rsidRDefault="00000000" w:rsidRPr="00000000" w14:paraId="0000042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21740254"/>
              <w:tag w:val="goog_rdk_4715"/>
            </w:sdtPr>
            <w:sdtContent>
              <w:ins w:author="Rossi Rossi" w:id="102" w:date="2026-09-22T06:56:59Z">
                <w:sdt>
                  <w:sdtPr>
                    <w:id w:val="-668931719"/>
                    <w:tag w:val="goog_rdk_4716"/>
                  </w:sdtPr>
                  <w:sdtContent>
                    <w:del w:author="Nivesh" w:id="19" w:date="2026-09-25T10:03:37Z"/>
                  </w:sdtContent>
                </w:sdt>
              </w:ins>
              <w:sdt>
                <w:sdtPr>
                  <w:id w:val="-1022445638"/>
                  <w:tag w:val="goog_rdk_471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-X POST \</w:delText>
                      </w:r>
                    </w:del>
                  </w:ins>
                </w:sdtContent>
              </w:sdt>
              <w:ins w:author="Rossi Rossi" w:id="102" w:date="2026-09-22T06:56:59Z">
                <w:del w:author="Nivesh" w:id="19" w:date="2026-09-25T10:03:37Z"/>
              </w:ins>
            </w:sdtContent>
          </w:sdt>
        </w:p>
      </w:sdtContent>
    </w:sdt>
    <w:sdt>
      <w:sdtPr>
        <w:id w:val="-1244921891"/>
        <w:tag w:val="goog_rdk_4722"/>
      </w:sdtPr>
      <w:sdtContent>
        <w:p w:rsidR="00000000" w:rsidDel="00000000" w:rsidP="00000000" w:rsidRDefault="00000000" w:rsidRPr="00000000" w14:paraId="0000042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773071558"/>
              <w:tag w:val="goog_rdk_4719"/>
            </w:sdtPr>
            <w:sdtContent>
              <w:ins w:author="Rossi Rossi" w:id="102" w:date="2026-09-22T06:56:59Z">
                <w:sdt>
                  <w:sdtPr>
                    <w:id w:val="230120453"/>
                    <w:tag w:val="goog_rdk_4720"/>
                  </w:sdtPr>
                  <w:sdtContent>
                    <w:del w:author="Nivesh" w:id="19" w:date="2026-09-25T10:03:37Z"/>
                  </w:sdtContent>
                </w:sdt>
              </w:ins>
              <w:sdt>
                <w:sdtPr>
                  <w:id w:val="1769872956"/>
                  <w:tag w:val="goog_rdk_472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-d '{</w:delText>
                      </w:r>
                    </w:del>
                  </w:ins>
                </w:sdtContent>
              </w:sdt>
              <w:ins w:author="Rossi Rossi" w:id="102" w:date="2026-09-22T06:56:59Z">
                <w:del w:author="Nivesh" w:id="19" w:date="2026-09-25T10:03:37Z"/>
              </w:ins>
            </w:sdtContent>
          </w:sdt>
        </w:p>
      </w:sdtContent>
    </w:sdt>
    <w:sdt>
      <w:sdtPr>
        <w:id w:val="-159942398"/>
        <w:tag w:val="goog_rdk_4726"/>
      </w:sdtPr>
      <w:sdtContent>
        <w:p w:rsidR="00000000" w:rsidDel="00000000" w:rsidP="00000000" w:rsidRDefault="00000000" w:rsidRPr="00000000" w14:paraId="0000042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27319651"/>
              <w:tag w:val="goog_rdk_4723"/>
            </w:sdtPr>
            <w:sdtContent>
              <w:ins w:author="Rossi Rossi" w:id="102" w:date="2026-09-22T06:56:59Z">
                <w:sdt>
                  <w:sdtPr>
                    <w:id w:val="406498910"/>
                    <w:tag w:val="goog_rdk_4724"/>
                  </w:sdtPr>
                  <w:sdtContent>
                    <w:del w:author="Nivesh" w:id="19" w:date="2026-09-25T10:03:37Z"/>
                  </w:sdtContent>
                </w:sdt>
              </w:ins>
              <w:sdt>
                <w:sdtPr>
                  <w:id w:val="994544390"/>
                  <w:tag w:val="goog_rdk_472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"model": "gemini-3.8-flash",</w:delText>
                      </w:r>
                    </w:del>
                  </w:ins>
                </w:sdtContent>
              </w:sdt>
              <w:ins w:author="Rossi Rossi" w:id="102" w:date="2026-09-22T06:56:59Z">
                <w:del w:author="Nivesh" w:id="19" w:date="2026-09-25T10:03:37Z"/>
              </w:ins>
            </w:sdtContent>
          </w:sdt>
        </w:p>
      </w:sdtContent>
    </w:sdt>
    <w:sdt>
      <w:sdtPr>
        <w:id w:val="550071020"/>
        <w:tag w:val="goog_rdk_4730"/>
      </w:sdtPr>
      <w:sdtContent>
        <w:p w:rsidR="00000000" w:rsidDel="00000000" w:rsidP="00000000" w:rsidRDefault="00000000" w:rsidRPr="00000000" w14:paraId="0000042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84570484"/>
              <w:tag w:val="goog_rdk_4727"/>
            </w:sdtPr>
            <w:sdtContent>
              <w:ins w:author="Rossi Rossi" w:id="102" w:date="2026-09-22T06:56:59Z">
                <w:sdt>
                  <w:sdtPr>
                    <w:id w:val="-715510537"/>
                    <w:tag w:val="goog_rdk_4728"/>
                  </w:sdtPr>
                  <w:sdtContent>
                    <w:del w:author="Nivesh" w:id="19" w:date="2026-09-25T10:03:37Z"/>
                  </w:sdtContent>
                </w:sdt>
              </w:ins>
              <w:sdt>
                <w:sdtPr>
                  <w:id w:val="1304068901"/>
                  <w:tag w:val="goog_rdk_472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02" w:date="2026-09-22T06:56:59Z">
                <w:del w:author="Nivesh" w:id="19" w:date="2026-09-25T10:03:37Z"/>
              </w:ins>
            </w:sdtContent>
          </w:sdt>
        </w:p>
      </w:sdtContent>
    </w:sdt>
    <w:sdt>
      <w:sdtPr>
        <w:id w:val="978385962"/>
        <w:tag w:val="goog_rdk_4734"/>
      </w:sdtPr>
      <w:sdtContent>
        <w:p w:rsidR="00000000" w:rsidDel="00000000" w:rsidP="00000000" w:rsidRDefault="00000000" w:rsidRPr="00000000" w14:paraId="0000043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295238877"/>
              <w:tag w:val="goog_rdk_4731"/>
            </w:sdtPr>
            <w:sdtContent>
              <w:ins w:author="Rossi Rossi" w:id="102" w:date="2026-09-22T06:56:59Z">
                <w:sdt>
                  <w:sdtPr>
                    <w:id w:val="-1341428398"/>
                    <w:tag w:val="goog_rdk_4732"/>
                  </w:sdtPr>
                  <w:sdtContent>
                    <w:del w:author="Nivesh" w:id="19" w:date="2026-09-25T10:03:37Z"/>
                  </w:sdtContent>
                </w:sdt>
              </w:ins>
              <w:sdt>
                <w:sdtPr>
                  <w:id w:val="328568833"/>
                  <w:tag w:val="goog_rdk_473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w:delText>
                      </w:r>
                    </w:del>
                  </w:ins>
                </w:sdtContent>
              </w:sdt>
              <w:ins w:author="Rossi Rossi" w:id="102" w:date="2026-09-22T06:56:59Z">
                <w:del w:author="Nivesh" w:id="19" w:date="2026-09-25T10:03:37Z"/>
              </w:ins>
            </w:sdtContent>
          </w:sdt>
        </w:p>
      </w:sdtContent>
    </w:sdt>
    <w:sdt>
      <w:sdtPr>
        <w:id w:val="1744527309"/>
        <w:tag w:val="goog_rdk_4738"/>
      </w:sdtPr>
      <w:sdtContent>
        <w:p w:rsidR="00000000" w:rsidDel="00000000" w:rsidP="00000000" w:rsidRDefault="00000000" w:rsidRPr="00000000" w14:paraId="0000043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88714137"/>
              <w:tag w:val="goog_rdk_4735"/>
            </w:sdtPr>
            <w:sdtContent>
              <w:ins w:author="Rossi Rossi" w:id="102" w:date="2026-09-22T06:56:59Z">
                <w:sdt>
                  <w:sdtPr>
                    <w:id w:val="949194233"/>
                    <w:tag w:val="goog_rdk_4736"/>
                  </w:sdtPr>
                  <w:sdtContent>
                    <w:del w:author="Nivesh" w:id="19" w:date="2026-09-25T10:03:37Z"/>
                  </w:sdtContent>
                </w:sdt>
              </w:ins>
              <w:sdt>
                <w:sdtPr>
                  <w:id w:val="-138725384"/>
                  <w:tag w:val="goog_rdk_4737"/>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995132027"/>
        <w:tag w:val="goog_rdk_4742"/>
      </w:sdtPr>
      <w:sdtContent>
        <w:p w:rsidR="00000000" w:rsidDel="00000000" w:rsidP="00000000" w:rsidRDefault="00000000" w:rsidRPr="00000000" w14:paraId="0000043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18842374"/>
              <w:tag w:val="goog_rdk_4739"/>
            </w:sdtPr>
            <w:sdtContent>
              <w:ins w:author="Rossi Rossi" w:id="102" w:date="2026-09-22T06:56:59Z">
                <w:sdt>
                  <w:sdtPr>
                    <w:id w:val="1756285770"/>
                    <w:tag w:val="goog_rdk_4740"/>
                  </w:sdtPr>
                  <w:sdtContent>
                    <w:del w:author="Nivesh" w:id="19" w:date="2026-09-25T10:03:37Z"/>
                  </w:sdtContent>
                </w:sdt>
              </w:ins>
              <w:sdt>
                <w:sdtPr>
                  <w:id w:val="936775452"/>
                  <w:tag w:val="goog_rdk_474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Security and secret management</w:delText>
                      </w:r>
                    </w:del>
                  </w:ins>
                </w:sdtContent>
              </w:sdt>
              <w:ins w:author="Rossi Rossi" w:id="102" w:date="2026-09-22T06:56:59Z">
                <w:del w:author="Nivesh" w:id="19" w:date="2026-09-25T10:03:37Z"/>
              </w:ins>
            </w:sdtContent>
          </w:sdt>
        </w:p>
      </w:sdtContent>
    </w:sdt>
    <w:sdt>
      <w:sdtPr>
        <w:id w:val="1769036498"/>
        <w:tag w:val="goog_rdk_4746"/>
      </w:sdtPr>
      <w:sdtContent>
        <w:p w:rsidR="00000000" w:rsidDel="00000000" w:rsidP="00000000" w:rsidRDefault="00000000" w:rsidRPr="00000000" w14:paraId="0000043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35410596"/>
              <w:tag w:val="goog_rdk_4743"/>
            </w:sdtPr>
            <w:sdtContent>
              <w:ins w:author="Rossi Rossi" w:id="102" w:date="2026-09-22T06:56:59Z">
                <w:sdt>
                  <w:sdtPr>
                    <w:id w:val="134950236"/>
                    <w:tag w:val="goog_rdk_4744"/>
                  </w:sdtPr>
                  <w:sdtContent>
                    <w:del w:author="Nivesh" w:id="19" w:date="2026-09-25T10:03:37Z"/>
                  </w:sdtContent>
                </w:sdt>
              </w:ins>
              <w:sdt>
                <w:sdtPr>
                  <w:id w:val="937755429"/>
                  <w:tag w:val="goog_rdk_474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773543178"/>
        <w:tag w:val="goog_rdk_4750"/>
      </w:sdtPr>
      <w:sdtContent>
        <w:p w:rsidR="00000000" w:rsidDel="00000000" w:rsidP="00000000" w:rsidRDefault="00000000" w:rsidRPr="00000000" w14:paraId="0000043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382557278"/>
              <w:tag w:val="goog_rdk_4747"/>
            </w:sdtPr>
            <w:sdtContent>
              <w:ins w:author="Rossi Rossi" w:id="102" w:date="2026-09-22T06:56:59Z">
                <w:sdt>
                  <w:sdtPr>
                    <w:id w:val="1743668411"/>
                    <w:tag w:val="goog_rdk_4748"/>
                  </w:sdtPr>
                  <w:sdtContent>
                    <w:del w:author="Nivesh" w:id="19" w:date="2026-09-25T10:03:37Z"/>
                  </w:sdtContent>
                </w:sdt>
              </w:ins>
              <w:sdt>
                <w:sdtPr>
                  <w:id w:val="-1122093451"/>
                  <w:tag w:val="goog_rdk_474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02" w:date="2026-09-22T06:56:59Z">
                <w:del w:author="Nivesh" w:id="19" w:date="2026-09-25T10:03:37Z"/>
              </w:ins>
            </w:sdtContent>
          </w:sdt>
        </w:p>
      </w:sdtContent>
    </w:sdt>
    <w:sdt>
      <w:sdtPr>
        <w:id w:val="-1245296725"/>
        <w:tag w:val="goog_rdk_4754"/>
      </w:sdtPr>
      <w:sdtContent>
        <w:p w:rsidR="00000000" w:rsidDel="00000000" w:rsidP="00000000" w:rsidRDefault="00000000" w:rsidRPr="00000000" w14:paraId="0000043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79292978"/>
              <w:tag w:val="goog_rdk_4751"/>
            </w:sdtPr>
            <w:sdtContent>
              <w:ins w:author="Rossi Rossi" w:id="102" w:date="2026-09-22T06:56:59Z">
                <w:sdt>
                  <w:sdtPr>
                    <w:id w:val="-1843579398"/>
                    <w:tag w:val="goog_rdk_4752"/>
                  </w:sdtPr>
                  <w:sdtContent>
                    <w:del w:author="Nivesh" w:id="19" w:date="2026-09-25T10:03:37Z"/>
                  </w:sdtContent>
                </w:sdt>
              </w:ins>
              <w:sdt>
                <w:sdtPr>
                  <w:id w:val="-33026693"/>
                  <w:tag w:val="goog_rdk_475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02" w:date="2026-09-22T06:56:59Z">
                <w:del w:author="Nivesh" w:id="19" w:date="2026-09-25T10:03:37Z"/>
              </w:ins>
            </w:sdtContent>
          </w:sdt>
        </w:p>
      </w:sdtContent>
    </w:sdt>
    <w:sdt>
      <w:sdtPr>
        <w:id w:val="-1148176206"/>
        <w:tag w:val="goog_rdk_4758"/>
      </w:sdtPr>
      <w:sdtContent>
        <w:p w:rsidR="00000000" w:rsidDel="00000000" w:rsidP="00000000" w:rsidRDefault="00000000" w:rsidRPr="00000000" w14:paraId="0000043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994817"/>
              <w:tag w:val="goog_rdk_4755"/>
            </w:sdtPr>
            <w:sdtContent>
              <w:ins w:author="Rossi Rossi" w:id="102" w:date="2026-09-22T06:56:59Z">
                <w:sdt>
                  <w:sdtPr>
                    <w:id w:val="1278840017"/>
                    <w:tag w:val="goog_rdk_4756"/>
                  </w:sdtPr>
                  <w:sdtContent>
                    <w:del w:author="Nivesh" w:id="19" w:date="2026-09-25T10:03:37Z"/>
                  </w:sdtContent>
                </w:sdt>
              </w:ins>
              <w:sdt>
                <w:sdtPr>
                  <w:id w:val="-564836835"/>
                  <w:tag w:val="goog_rdk_475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resources.</w:delText>
                      </w:r>
                    </w:del>
                  </w:ins>
                </w:sdtContent>
              </w:sdt>
              <w:ins w:author="Rossi Rossi" w:id="102" w:date="2026-09-22T06:56:59Z">
                <w:del w:author="Nivesh" w:id="19" w:date="2026-09-25T10:03:37Z"/>
              </w:ins>
            </w:sdtContent>
          </w:sdt>
        </w:p>
      </w:sdtContent>
    </w:sdt>
    <w:sdt>
      <w:sdtPr>
        <w:id w:val="1081358642"/>
        <w:tag w:val="goog_rdk_4762"/>
      </w:sdtPr>
      <w:sdtContent>
        <w:p w:rsidR="00000000" w:rsidDel="00000000" w:rsidP="00000000" w:rsidRDefault="00000000" w:rsidRPr="00000000" w14:paraId="0000043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77512587"/>
              <w:tag w:val="goog_rdk_4759"/>
            </w:sdtPr>
            <w:sdtContent>
              <w:ins w:author="Rossi Rossi" w:id="102" w:date="2026-09-22T06:56:59Z">
                <w:sdt>
                  <w:sdtPr>
                    <w:id w:val="-1359177875"/>
                    <w:tag w:val="goog_rdk_4760"/>
                  </w:sdtPr>
                  <w:sdtContent>
                    <w:del w:author="Nivesh" w:id="19" w:date="2026-09-25T10:03:37Z"/>
                  </w:sdtContent>
                </w:sdt>
              </w:ins>
              <w:sdt>
                <w:sdtPr>
                  <w:id w:val="2050635228"/>
                  <w:tag w:val="goog_rdk_476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08701898"/>
        <w:tag w:val="goog_rdk_4766"/>
      </w:sdtPr>
      <w:sdtContent>
        <w:p w:rsidR="00000000" w:rsidDel="00000000" w:rsidP="00000000" w:rsidRDefault="00000000" w:rsidRPr="00000000" w14:paraId="0000043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04111896"/>
              <w:tag w:val="goog_rdk_4763"/>
            </w:sdtPr>
            <w:sdtContent>
              <w:ins w:author="Rossi Rossi" w:id="102" w:date="2026-09-22T06:56:59Z">
                <w:sdt>
                  <w:sdtPr>
                    <w:id w:val="-45203956"/>
                    <w:tag w:val="goog_rdk_4764"/>
                  </w:sdtPr>
                  <w:sdtContent>
                    <w:del w:author="Nivesh" w:id="19" w:date="2026-09-25T10:03:37Z"/>
                  </w:sdtContent>
                </w:sdt>
              </w:ins>
              <w:sdt>
                <w:sdtPr>
                  <w:id w:val="-304706382"/>
                  <w:tag w:val="goog_rdk_476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Critical security rules</w:delText>
                      </w:r>
                    </w:del>
                  </w:ins>
                </w:sdtContent>
              </w:sdt>
              <w:ins w:author="Rossi Rossi" w:id="102" w:date="2026-09-22T06:56:59Z">
                <w:del w:author="Nivesh" w:id="19" w:date="2026-09-25T10:03:37Z"/>
              </w:ins>
            </w:sdtContent>
          </w:sdt>
        </w:p>
      </w:sdtContent>
    </w:sdt>
    <w:sdt>
      <w:sdtPr>
        <w:id w:val="1546678469"/>
        <w:tag w:val="goog_rdk_4770"/>
      </w:sdtPr>
      <w:sdtContent>
        <w:p w:rsidR="00000000" w:rsidDel="00000000" w:rsidP="00000000" w:rsidRDefault="00000000" w:rsidRPr="00000000" w14:paraId="0000043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08130002"/>
              <w:tag w:val="goog_rdk_4767"/>
            </w:sdtPr>
            <w:sdtContent>
              <w:ins w:author="Rossi Rossi" w:id="102" w:date="2026-09-22T06:56:59Z">
                <w:sdt>
                  <w:sdtPr>
                    <w:id w:val="1399037323"/>
                    <w:tag w:val="goog_rdk_4768"/>
                  </w:sdtPr>
                  <w:sdtContent>
                    <w:del w:author="Nivesh" w:id="19" w:date="2026-09-25T10:03:37Z"/>
                  </w:sdtContent>
                </w:sdt>
              </w:ins>
              <w:sdt>
                <w:sdtPr>
                  <w:id w:val="-47172375"/>
                  <w:tag w:val="goog_rdk_476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2145080993"/>
        <w:tag w:val="goog_rdk_4774"/>
      </w:sdtPr>
      <w:sdtContent>
        <w:p w:rsidR="00000000" w:rsidDel="00000000" w:rsidP="00000000" w:rsidRDefault="00000000" w:rsidRPr="00000000" w14:paraId="0000043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42582898"/>
              <w:tag w:val="goog_rdk_4771"/>
            </w:sdtPr>
            <w:sdtContent>
              <w:ins w:author="Rossi Rossi" w:id="102" w:date="2026-09-22T06:56:59Z">
                <w:sdt>
                  <w:sdtPr>
                    <w:id w:val="1595725778"/>
                    <w:tag w:val="goog_rdk_4772"/>
                  </w:sdtPr>
                  <w:sdtContent>
                    <w:del w:author="Nivesh" w:id="19" w:date="2026-09-25T10:03:37Z"/>
                  </w:sdtContent>
                </w:sdt>
              </w:ins>
              <w:sdt>
                <w:sdtPr>
                  <w:id w:val="2002333992"/>
                  <w:tag w:val="goog_rdk_477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02" w:date="2026-09-22T06:56:59Z">
                <w:del w:author="Nivesh" w:id="19" w:date="2026-09-25T10:03:37Z"/>
              </w:ins>
            </w:sdtContent>
          </w:sdt>
        </w:p>
      </w:sdtContent>
    </w:sdt>
    <w:sdt>
      <w:sdtPr>
        <w:id w:val="-1287801140"/>
        <w:tag w:val="goog_rdk_4778"/>
      </w:sdtPr>
      <w:sdtContent>
        <w:p w:rsidR="00000000" w:rsidDel="00000000" w:rsidP="00000000" w:rsidRDefault="00000000" w:rsidRPr="00000000" w14:paraId="0000043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4546786"/>
              <w:tag w:val="goog_rdk_4775"/>
            </w:sdtPr>
            <w:sdtContent>
              <w:ins w:author="Rossi Rossi" w:id="102" w:date="2026-09-22T06:56:59Z">
                <w:sdt>
                  <w:sdtPr>
                    <w:id w:val="-1040131848"/>
                    <w:tag w:val="goog_rdk_4776"/>
                  </w:sdtPr>
                  <w:sdtContent>
                    <w:del w:author="Nivesh" w:id="19" w:date="2026-09-25T10:03:37Z"/>
                  </w:sdtContent>
                </w:sdt>
              </w:ins>
              <w:sdt>
                <w:sdtPr>
                  <w:id w:val="1324584737"/>
                  <w:tag w:val="goog_rdk_477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02" w:date="2026-09-22T06:56:59Z">
                <w:del w:author="Nivesh" w:id="19" w:date="2026-09-25T10:03:37Z"/>
              </w:ins>
            </w:sdtContent>
          </w:sdt>
        </w:p>
      </w:sdtContent>
    </w:sdt>
    <w:sdt>
      <w:sdtPr>
        <w:id w:val="-2068376839"/>
        <w:tag w:val="goog_rdk_4782"/>
      </w:sdtPr>
      <w:sdtContent>
        <w:p w:rsidR="00000000" w:rsidDel="00000000" w:rsidP="00000000" w:rsidRDefault="00000000" w:rsidRPr="00000000" w14:paraId="0000043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356749003"/>
              <w:tag w:val="goog_rdk_4779"/>
            </w:sdtPr>
            <w:sdtContent>
              <w:ins w:author="Rossi Rossi" w:id="102" w:date="2026-09-22T06:56:59Z">
                <w:sdt>
                  <w:sdtPr>
                    <w:id w:val="-407302272"/>
                    <w:tag w:val="goog_rdk_4780"/>
                  </w:sdtPr>
                  <w:sdtContent>
                    <w:del w:author="Nivesh" w:id="19" w:date="2026-09-25T10:03:37Z"/>
                  </w:sdtContent>
                </w:sdt>
              </w:ins>
              <w:sdt>
                <w:sdtPr>
                  <w:id w:val="-224669832"/>
                  <w:tag w:val="goog_rdk_4781"/>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48431343"/>
        <w:tag w:val="goog_rdk_4786"/>
      </w:sdtPr>
      <w:sdtContent>
        <w:p w:rsidR="00000000" w:rsidDel="00000000" w:rsidP="00000000" w:rsidRDefault="00000000" w:rsidRPr="00000000" w14:paraId="0000043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43738281"/>
              <w:tag w:val="goog_rdk_4783"/>
            </w:sdtPr>
            <w:sdtContent>
              <w:ins w:author="Rossi Rossi" w:id="102" w:date="2026-09-22T06:56:59Z">
                <w:sdt>
                  <w:sdtPr>
                    <w:id w:val="-485600405"/>
                    <w:tag w:val="goog_rdk_4784"/>
                  </w:sdtPr>
                  <w:sdtContent>
                    <w:del w:author="Nivesh" w:id="19" w:date="2026-09-25T10:03:37Z"/>
                  </w:sdtContent>
                </w:sdt>
              </w:ins>
              <w:sdt>
                <w:sdtPr>
                  <w:id w:val="1410554448"/>
                  <w:tag w:val="goog_rdk_4785"/>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02" w:date="2026-09-22T06:56:59Z">
                <w:del w:author="Nivesh" w:id="19" w:date="2026-09-25T10:03:37Z"/>
              </w:ins>
            </w:sdtContent>
          </w:sdt>
        </w:p>
      </w:sdtContent>
    </w:sdt>
    <w:sdt>
      <w:sdtPr>
        <w:id w:val="-1900748013"/>
        <w:tag w:val="goog_rdk_4790"/>
      </w:sdtPr>
      <w:sdtContent>
        <w:p w:rsidR="00000000" w:rsidDel="00000000" w:rsidP="00000000" w:rsidRDefault="00000000" w:rsidRPr="00000000" w14:paraId="0000043E">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68133202"/>
              <w:tag w:val="goog_rdk_4787"/>
            </w:sdtPr>
            <w:sdtContent>
              <w:ins w:author="Rossi Rossi" w:id="102" w:date="2026-09-22T06:56:59Z">
                <w:sdt>
                  <w:sdtPr>
                    <w:id w:val="1684238333"/>
                    <w:tag w:val="goog_rdk_4788"/>
                  </w:sdtPr>
                  <w:sdtContent>
                    <w:del w:author="Nivesh" w:id="19" w:date="2026-09-25T10:03:37Z"/>
                  </w:sdtContent>
                </w:sdt>
              </w:ins>
              <w:sdt>
                <w:sdtPr>
                  <w:id w:val="-997072081"/>
                  <w:tag w:val="goog_rdk_4789"/>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886677375"/>
        <w:tag w:val="goog_rdk_4794"/>
      </w:sdtPr>
      <w:sdtContent>
        <w:p w:rsidR="00000000" w:rsidDel="00000000" w:rsidP="00000000" w:rsidRDefault="00000000" w:rsidRPr="00000000" w14:paraId="0000043F">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71474440"/>
              <w:tag w:val="goog_rdk_4791"/>
            </w:sdtPr>
            <w:sdtContent>
              <w:ins w:author="Rossi Rossi" w:id="102" w:date="2026-09-22T06:56:59Z">
                <w:sdt>
                  <w:sdtPr>
                    <w:id w:val="-1329521964"/>
                    <w:tag w:val="goog_rdk_4792"/>
                  </w:sdtPr>
                  <w:sdtContent>
                    <w:del w:author="Nivesh" w:id="19" w:date="2026-09-25T10:03:37Z"/>
                  </w:sdtContent>
                </w:sdt>
              </w:ins>
              <w:sdt>
                <w:sdtPr>
                  <w:id w:val="-1297232008"/>
                  <w:tag w:val="goog_rdk_4793"/>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02" w:date="2026-09-22T06:56:59Z">
                <w:del w:author="Nivesh" w:id="19" w:date="2026-09-25T10:03:37Z"/>
              </w:ins>
            </w:sdtContent>
          </w:sdt>
        </w:p>
      </w:sdtContent>
    </w:sdt>
    <w:sdt>
      <w:sdtPr>
        <w:id w:val="1183145638"/>
        <w:tag w:val="goog_rdk_4798"/>
      </w:sdtPr>
      <w:sdtContent>
        <w:p w:rsidR="00000000" w:rsidDel="00000000" w:rsidP="00000000" w:rsidRDefault="00000000" w:rsidRPr="00000000" w14:paraId="00000440">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71746347"/>
              <w:tag w:val="goog_rdk_4795"/>
            </w:sdtPr>
            <w:sdtContent>
              <w:ins w:author="Rossi Rossi" w:id="102" w:date="2026-09-22T06:56:59Z">
                <w:sdt>
                  <w:sdtPr>
                    <w:id w:val="-50706627"/>
                    <w:tag w:val="goog_rdk_4796"/>
                  </w:sdtPr>
                  <w:sdtContent>
                    <w:del w:author="Nivesh" w:id="19" w:date="2026-09-25T10:03:37Z"/>
                  </w:sdtContent>
                </w:sdt>
              </w:ins>
              <w:sdt>
                <w:sdtPr>
                  <w:id w:val="-502201430"/>
                  <w:tag w:val="goog_rdk_4797"/>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102" w:date="2026-09-22T06:56:59Z">
                <w:del w:author="Nivesh" w:id="19" w:date="2026-09-25T10:03:37Z"/>
              </w:ins>
            </w:sdtContent>
          </w:sdt>
        </w:p>
      </w:sdtContent>
    </w:sdt>
    <w:sdt>
      <w:sdtPr>
        <w:id w:val="1436317847"/>
        <w:tag w:val="goog_rdk_4802"/>
      </w:sdtPr>
      <w:sdtContent>
        <w:p w:rsidR="00000000" w:rsidDel="00000000" w:rsidP="00000000" w:rsidRDefault="00000000" w:rsidRPr="00000000" w14:paraId="00000441">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145152196"/>
              <w:tag w:val="goog_rdk_4799"/>
            </w:sdtPr>
            <w:sdtContent>
              <w:ins w:author="Rossi Rossi" w:id="102" w:date="2026-09-22T06:56:59Z">
                <w:sdt>
                  <w:sdtPr>
                    <w:id w:val="108992288"/>
                    <w:tag w:val="goog_rdk_4800"/>
                  </w:sdtPr>
                  <w:sdtContent>
                    <w:del w:author="Nivesh" w:id="19" w:date="2026-09-25T10:03:37Z"/>
                  </w:sdtContent>
                </w:sdt>
              </w:ins>
              <w:sdt>
                <w:sdtPr>
                  <w:id w:val="-1175408969"/>
                  <w:tag w:val="goog_rdk_4801"/>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102" w:date="2026-09-22T06:56:59Z">
                <w:del w:author="Nivesh" w:id="19" w:date="2026-09-25T10:03:37Z"/>
              </w:ins>
            </w:sdtContent>
          </w:sdt>
        </w:p>
      </w:sdtContent>
    </w:sdt>
    <w:sdt>
      <w:sdtPr>
        <w:id w:val="-1189729461"/>
        <w:tag w:val="goog_rdk_4806"/>
      </w:sdtPr>
      <w:sdtContent>
        <w:p w:rsidR="00000000" w:rsidDel="00000000" w:rsidP="00000000" w:rsidRDefault="00000000" w:rsidRPr="00000000" w14:paraId="00000442">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50757038"/>
              <w:tag w:val="goog_rdk_4803"/>
            </w:sdtPr>
            <w:sdtContent>
              <w:ins w:author="Rossi Rossi" w:id="102" w:date="2026-09-22T06:56:59Z">
                <w:sdt>
                  <w:sdtPr>
                    <w:id w:val="-1067456522"/>
                    <w:tag w:val="goog_rdk_4804"/>
                  </w:sdtPr>
                  <w:sdtContent>
                    <w:del w:author="Nivesh" w:id="19" w:date="2026-09-25T10:03:37Z"/>
                  </w:sdtContent>
                </w:sdt>
              </w:ins>
              <w:sdt>
                <w:sdtPr>
                  <w:id w:val="876343217"/>
                  <w:tag w:val="goog_rdk_4805"/>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769716748"/>
        <w:tag w:val="goog_rdk_4811"/>
      </w:sdtPr>
      <w:sdtContent>
        <w:p w:rsidR="00000000" w:rsidDel="00000000" w:rsidP="00000000" w:rsidRDefault="00000000" w:rsidRPr="00000000" w14:paraId="00000443">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18195854"/>
              <w:tag w:val="goog_rdk_4807"/>
            </w:sdtPr>
            <w:sdtContent>
              <w:ins w:author="Rossi Rossi" w:id="102" w:date="2026-09-22T06:56:59Z">
                <w:sdt>
                  <w:sdtPr>
                    <w:id w:val="2013868477"/>
                    <w:tag w:val="goog_rdk_4808"/>
                  </w:sdtPr>
                  <w:sdtContent>
                    <w:del w:author="Nivesh" w:id="19" w:date="2026-09-25T10:03:37Z"/>
                  </w:sdtContent>
                </w:sdt>
              </w:ins>
              <w:sdt>
                <w:sdtPr>
                  <w:id w:val="401503216"/>
                  <w:tag w:val="goog_rdk_4809"/>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Leak response checklist</w:delText>
                      </w:r>
                    </w:del>
                  </w:ins>
                </w:sdtContent>
              </w:sdt>
              <w:ins w:author="Rossi Rossi" w:id="102" w:date="2026-09-22T06:56:59Z">
                <w:del w:author="Nivesh" w:id="19" w:date="2026-09-25T10:03:37Z">
                  <w:sdt>
                    <w:sdtPr>
                      <w:id w:val="1826183661"/>
                      <w:tag w:val="goog_rdk_4810"/>
                    </w:sdtPr>
                    <w:sdtContent>
                      <w:r w:rsidDel="00000000" w:rsidR="00000000" w:rsidRPr="00000000">
                        <w:rPr>
                          <w:rtl w:val="0"/>
                        </w:rPr>
                      </w:r>
                    </w:sdtContent>
                  </w:sdt>
                </w:del>
              </w:ins>
            </w:sdtContent>
          </w:sdt>
        </w:p>
      </w:sdtContent>
    </w:sdt>
    <w:sdt>
      <w:sdtPr>
        <w:id w:val="-195033442"/>
        <w:tag w:val="goog_rdk_4815"/>
      </w:sdtPr>
      <w:sdtContent>
        <w:p w:rsidR="00000000" w:rsidDel="00000000" w:rsidP="00000000" w:rsidRDefault="00000000" w:rsidRPr="00000000" w14:paraId="00000444">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213974364"/>
              <w:tag w:val="goog_rdk_4812"/>
            </w:sdtPr>
            <w:sdtContent>
              <w:ins w:author="Rossi Rossi" w:id="102" w:date="2026-09-22T06:56:59Z">
                <w:sdt>
                  <w:sdtPr>
                    <w:id w:val="-467048485"/>
                    <w:tag w:val="goog_rdk_4813"/>
                  </w:sdtPr>
                  <w:sdtContent>
                    <w:del w:author="Nivesh" w:id="19" w:date="2026-09-25T10:03:37Z"/>
                  </w:sdtContent>
                </w:sdt>
              </w:ins>
              <w:sdt>
                <w:sdtPr>
                  <w:id w:val="-1004493219"/>
                  <w:tag w:val="goog_rdk_481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665546244"/>
        <w:tag w:val="goog_rdk_4819"/>
      </w:sdtPr>
      <w:sdtContent>
        <w:p w:rsidR="00000000" w:rsidDel="00000000" w:rsidP="00000000" w:rsidRDefault="00000000" w:rsidRPr="00000000" w14:paraId="00000445">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621268267"/>
              <w:tag w:val="goog_rdk_4816"/>
            </w:sdtPr>
            <w:sdtContent>
              <w:ins w:author="Rossi Rossi" w:id="102" w:date="2026-09-22T06:56:59Z">
                <w:sdt>
                  <w:sdtPr>
                    <w:id w:val="-354002855"/>
                    <w:tag w:val="goog_rdk_4817"/>
                  </w:sdtPr>
                  <w:sdtContent>
                    <w:del w:author="Nivesh" w:id="19" w:date="2026-09-25T10:03:37Z"/>
                  </w:sdtContent>
                </w:sdt>
              </w:ins>
              <w:sdt>
                <w:sdtPr>
                  <w:id w:val="683477930"/>
                  <w:tag w:val="goog_rdk_4818"/>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1537601971"/>
        <w:tag w:val="goog_rdk_4823"/>
      </w:sdtPr>
      <w:sdtContent>
        <w:p w:rsidR="00000000" w:rsidDel="00000000" w:rsidP="00000000" w:rsidRDefault="00000000" w:rsidRPr="00000000" w14:paraId="00000446">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59645857"/>
              <w:tag w:val="goog_rdk_4820"/>
            </w:sdtPr>
            <w:sdtContent>
              <w:ins w:author="Rossi Rossi" w:id="102" w:date="2026-09-22T06:56:59Z">
                <w:sdt>
                  <w:sdtPr>
                    <w:id w:val="-259728432"/>
                    <w:tag w:val="goog_rdk_4821"/>
                  </w:sdtPr>
                  <w:sdtContent>
                    <w:del w:author="Nivesh" w:id="19" w:date="2026-09-25T10:03:37Z"/>
                  </w:sdtContent>
                </w:sdt>
              </w:ins>
              <w:sdt>
                <w:sdtPr>
                  <w:id w:val="660962133"/>
                  <w:tag w:val="goog_rdk_482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02" w:date="2026-09-22T06:56:59Z">
                <w:del w:author="Nivesh" w:id="19" w:date="2026-09-25T10:03:37Z"/>
              </w:ins>
            </w:sdtContent>
          </w:sdt>
        </w:p>
      </w:sdtContent>
    </w:sdt>
    <w:sdt>
      <w:sdtPr>
        <w:id w:val="-1068391693"/>
        <w:tag w:val="goog_rdk_4827"/>
      </w:sdtPr>
      <w:sdtContent>
        <w:p w:rsidR="00000000" w:rsidDel="00000000" w:rsidP="00000000" w:rsidRDefault="00000000" w:rsidRPr="00000000" w14:paraId="00000447">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995652368"/>
              <w:tag w:val="goog_rdk_4824"/>
            </w:sdtPr>
            <w:sdtContent>
              <w:ins w:author="Rossi Rossi" w:id="102" w:date="2026-09-22T06:56:59Z">
                <w:sdt>
                  <w:sdtPr>
                    <w:id w:val="1952262035"/>
                    <w:tag w:val="goog_rdk_4825"/>
                  </w:sdtPr>
                  <w:sdtContent>
                    <w:del w:author="Nivesh" w:id="19" w:date="2026-09-25T10:03:37Z"/>
                  </w:sdtContent>
                </w:sdt>
              </w:ins>
              <w:sdt>
                <w:sdtPr>
                  <w:id w:val="1206561339"/>
                  <w:tag w:val="goog_rdk_482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02" w:date="2026-09-22T06:56:59Z">
                <w:del w:author="Nivesh" w:id="19" w:date="2026-09-25T10:03:37Z"/>
              </w:ins>
            </w:sdtContent>
          </w:sdt>
        </w:p>
      </w:sdtContent>
    </w:sdt>
    <w:sdt>
      <w:sdtPr>
        <w:id w:val="-989911121"/>
        <w:tag w:val="goog_rdk_4831"/>
      </w:sdtPr>
      <w:sdtContent>
        <w:p w:rsidR="00000000" w:rsidDel="00000000" w:rsidP="00000000" w:rsidRDefault="00000000" w:rsidRPr="00000000" w14:paraId="00000448">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458368676"/>
              <w:tag w:val="goog_rdk_4828"/>
            </w:sdtPr>
            <w:sdtContent>
              <w:ins w:author="Rossi Rossi" w:id="102" w:date="2026-09-22T06:56:59Z">
                <w:sdt>
                  <w:sdtPr>
                    <w:id w:val="-450436079"/>
                    <w:tag w:val="goog_rdk_4829"/>
                  </w:sdtPr>
                  <w:sdtContent>
                    <w:del w:author="Nivesh" w:id="19" w:date="2026-09-25T10:03:37Z"/>
                  </w:sdtContent>
                </w:sdt>
              </w:ins>
              <w:sdt>
                <w:sdtPr>
                  <w:id w:val="-29315608"/>
                  <w:tag w:val="goog_rdk_483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these restrictions are applied.**</w:delText>
                      </w:r>
                    </w:del>
                  </w:ins>
                </w:sdtContent>
              </w:sdt>
              <w:ins w:author="Rossi Rossi" w:id="102" w:date="2026-09-22T06:56:59Z">
                <w:del w:author="Nivesh" w:id="19" w:date="2026-09-25T10:03:37Z"/>
              </w:ins>
            </w:sdtContent>
          </w:sdt>
        </w:p>
      </w:sdtContent>
    </w:sdt>
    <w:sdt>
      <w:sdtPr>
        <w:id w:val="615872944"/>
        <w:tag w:val="goog_rdk_4835"/>
      </w:sdtPr>
      <w:sdtContent>
        <w:p w:rsidR="00000000" w:rsidDel="00000000" w:rsidP="00000000" w:rsidRDefault="00000000" w:rsidRPr="00000000" w14:paraId="00000449">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681157278"/>
              <w:tag w:val="goog_rdk_4832"/>
            </w:sdtPr>
            <w:sdtContent>
              <w:ins w:author="Rossi Rossi" w:id="102" w:date="2026-09-22T06:56:59Z">
                <w:sdt>
                  <w:sdtPr>
                    <w:id w:val="631562934"/>
                    <w:tag w:val="goog_rdk_4833"/>
                  </w:sdtPr>
                  <w:sdtContent>
                    <w:del w:author="Nivesh" w:id="19" w:date="2026-09-25T10:03:37Z"/>
                  </w:sdtContent>
                </w:sdt>
              </w:ins>
              <w:sdt>
                <w:sdtPr>
                  <w:id w:val="-260003461"/>
                  <w:tag w:val="goog_rdk_4834"/>
                </w:sdtPr>
                <w:sdtContent>
                  <w:ins w:author="Rossi Rossi" w:id="102" w:date="2026-09-22T06:56:59Z">
                    <w:del w:author="Nivesh" w:id="19" w:date="2026-09-25T10:03:37Z">
                      <w:r w:rsidDel="00000000" w:rsidR="00000000" w:rsidRPr="00000000">
                        <w:rPr>
                          <w:rtl w:val="0"/>
                        </w:rPr>
                      </w:r>
                    </w:del>
                  </w:ins>
                </w:sdtContent>
              </w:sdt>
              <w:ins w:author="Rossi Rossi" w:id="102" w:date="2026-09-22T06:56:59Z">
                <w:del w:author="Nivesh" w:id="19" w:date="2026-09-25T10:03:37Z"/>
              </w:ins>
            </w:sdtContent>
          </w:sdt>
        </w:p>
      </w:sdtContent>
    </w:sdt>
    <w:sdt>
      <w:sdtPr>
        <w:id w:val="-578626714"/>
        <w:tag w:val="goog_rdk_4839"/>
      </w:sdtPr>
      <w:sdtContent>
        <w:p w:rsidR="00000000" w:rsidDel="00000000" w:rsidP="00000000" w:rsidRDefault="00000000" w:rsidRPr="00000000" w14:paraId="0000044A">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586248357"/>
              <w:tag w:val="goog_rdk_4836"/>
            </w:sdtPr>
            <w:sdtContent>
              <w:ins w:author="Rossi Rossi" w:id="102" w:date="2026-09-22T06:56:59Z">
                <w:sdt>
                  <w:sdtPr>
                    <w:id w:val="971214409"/>
                    <w:tag w:val="goog_rdk_4837"/>
                  </w:sdtPr>
                  <w:sdtContent>
                    <w:del w:author="Nivesh" w:id="19" w:date="2026-09-25T10:03:37Z"/>
                  </w:sdtContent>
                </w:sdt>
              </w:ins>
              <w:sdt>
                <w:sdtPr>
                  <w:id w:val="-731264836"/>
                  <w:tag w:val="goog_rdk_4838"/>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02" w:date="2026-09-22T06:56:59Z">
                <w:del w:author="Nivesh" w:id="19" w:date="2026-09-25T10:03:37Z"/>
              </w:ins>
            </w:sdtContent>
          </w:sdt>
        </w:p>
      </w:sdtContent>
    </w:sdt>
    <w:sdt>
      <w:sdtPr>
        <w:id w:val="-563349503"/>
        <w:tag w:val="goog_rdk_4843"/>
      </w:sdtPr>
      <w:sdtContent>
        <w:p w:rsidR="00000000" w:rsidDel="00000000" w:rsidP="00000000" w:rsidRDefault="00000000" w:rsidRPr="00000000" w14:paraId="0000044B">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964955822"/>
              <w:tag w:val="goog_rdk_4840"/>
            </w:sdtPr>
            <w:sdtContent>
              <w:ins w:author="Rossi Rossi" w:id="102" w:date="2026-09-22T06:56:59Z">
                <w:sdt>
                  <w:sdtPr>
                    <w:id w:val="-424594652"/>
                    <w:tag w:val="goog_rdk_4841"/>
                  </w:sdtPr>
                  <w:sdtContent>
                    <w:del w:author="Nivesh" w:id="19" w:date="2026-09-25T10:03:37Z"/>
                  </w:sdtContent>
                </w:sdt>
              </w:ins>
              <w:sdt>
                <w:sdtPr>
                  <w:id w:val="-1593572301"/>
                  <w:tag w:val="goog_rdk_4842"/>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02" w:date="2026-09-22T06:56:59Z">
                <w:del w:author="Nivesh" w:id="19" w:date="2026-09-25T10:03:37Z"/>
              </w:ins>
            </w:sdtContent>
          </w:sdt>
        </w:p>
      </w:sdtContent>
    </w:sdt>
    <w:sdt>
      <w:sdtPr>
        <w:id w:val="796410351"/>
        <w:tag w:val="goog_rdk_4847"/>
      </w:sdtPr>
      <w:sdtContent>
        <w:p w:rsidR="00000000" w:rsidDel="00000000" w:rsidP="00000000" w:rsidRDefault="00000000" w:rsidRPr="00000000" w14:paraId="0000044C">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897979437"/>
              <w:tag w:val="goog_rdk_4844"/>
            </w:sdtPr>
            <w:sdtContent>
              <w:ins w:author="Rossi Rossi" w:id="102" w:date="2026-09-22T06:56:59Z">
                <w:sdt>
                  <w:sdtPr>
                    <w:id w:val="-1022592739"/>
                    <w:tag w:val="goog_rdk_4845"/>
                  </w:sdtPr>
                  <w:sdtContent>
                    <w:del w:author="Nivesh" w:id="19" w:date="2026-09-25T10:03:37Z"/>
                  </w:sdtContent>
                </w:sdt>
              </w:ins>
              <w:sdt>
                <w:sdtPr>
                  <w:id w:val="1413376728"/>
                  <w:tag w:val="goog_rdk_4846"/>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02" w:date="2026-09-22T06:56:59Z">
                <w:del w:author="Nivesh" w:id="19" w:date="2026-09-25T10:03:37Z"/>
              </w:ins>
            </w:sdtContent>
          </w:sdt>
        </w:p>
      </w:sdtContent>
    </w:sdt>
    <w:sdt>
      <w:sdtPr>
        <w:id w:val="1945421757"/>
        <w:tag w:val="goog_rdk_4851"/>
      </w:sdtPr>
      <w:sdtContent>
        <w:p w:rsidR="00000000" w:rsidDel="00000000" w:rsidP="00000000" w:rsidRDefault="00000000" w:rsidRPr="00000000" w14:paraId="0000044D">
          <w:pPr>
            <w:numPr>
              <w:ilvl w:val="1"/>
              <w:numId w:val="2"/>
            </w:numPr>
            <w:ind w:left="502" w:hanging="360"/>
            <w:rPr>
              <w:ins w:author="Rossi Rossi" w:id="102" w:date="2026-09-22T06:56:59Z"/>
              <w:del w:author="Nivesh" w:id="19" w:date="2026-09-25T10:03:37Z"/>
            </w:rPr>
            <w:pPrChange w:author="FATHIMA RAIHANA A S" w:id="0" w:date="2026-09-25T17:38:39Z">
              <w:pPr>
                <w:numPr>
                  <w:ilvl w:val="1"/>
                  <w:numId w:val="9"/>
                </w:numPr>
                <w:ind w:left="502" w:hanging="360"/>
              </w:pPr>
            </w:pPrChange>
          </w:pPr>
          <w:sdt>
            <w:sdtPr>
              <w:id w:val="-1540820942"/>
              <w:tag w:val="goog_rdk_4848"/>
            </w:sdtPr>
            <w:sdtContent>
              <w:ins w:author="Rossi Rossi" w:id="102" w:date="2026-09-22T06:56:59Z">
                <w:sdt>
                  <w:sdtPr>
                    <w:id w:val="1498853049"/>
                    <w:tag w:val="goog_rdk_4849"/>
                  </w:sdtPr>
                  <w:sdtContent>
                    <w:del w:author="Nivesh" w:id="19" w:date="2026-09-25T10:03:37Z"/>
                  </w:sdtContent>
                </w:sdt>
              </w:ins>
              <w:sdt>
                <w:sdtPr>
                  <w:id w:val="-1913263130"/>
                  <w:tag w:val="goog_rdk_485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   Language API**.</w:delText>
                      </w:r>
                    </w:del>
                  </w:ins>
                </w:sdtContent>
              </w:sdt>
              <w:ins w:author="Rossi Rossi" w:id="102" w:date="2026-09-22T06:56:59Z">
                <w:del w:author="Nivesh" w:id="19" w:date="2026-09-25T10:03:37Z"/>
              </w:ins>
            </w:sdtContent>
          </w:sdt>
        </w:p>
      </w:sdtContent>
    </w:sdt>
    <w:sdt>
      <w:sdtPr>
        <w:id w:val="-1075898642"/>
        <w:tag w:val="goog_rdk_4863"/>
      </w:sdtPr>
      <w:sdtContent>
        <w:p w:rsidR="00000000" w:rsidDel="00000000" w:rsidP="00000000" w:rsidRDefault="00000000" w:rsidRPr="00000000" w14:paraId="0000044E">
          <w:pPr>
            <w:pStyle w:val="Heading3"/>
            <w:numPr>
              <w:ilvl w:val="1"/>
              <w:numId w:val="2"/>
            </w:numPr>
            <w:ind w:left="502" w:hanging="360"/>
            <w:rPr>
              <w:del w:author="Nivesh" w:id="19" w:date="2026-09-25T10:03:37Z"/>
              <w:rFonts w:ascii="Cambria" w:cs="Cambria" w:eastAsia="Cambria" w:hAnsi="Cambria"/>
              <w:color w:val="000000"/>
              <w:sz w:val="22"/>
              <w:szCs w:val="22"/>
              <w:rPrChange w:author="FATHIMA RAIHANA A S" w:id="104" w:date="2026-09-25T17:38:39Z">
                <w:rPr>
                  <w:rFonts w:ascii="Cambria" w:cs="Cambria" w:eastAsia="Cambria" w:hAnsi="Cambria"/>
                  <w:color w:val="000000"/>
                  <w:sz w:val="22"/>
                  <w:szCs w:val="22"/>
                </w:rPr>
              </w:rPrChange>
            </w:rPr>
            <w:pPrChange w:author="FATHIMA RAIHANA A S" w:id="0" w:date="2026-09-25T17:38:39Z">
              <w:pPr>
                <w:pStyle w:val="Heading3"/>
                <w:numPr>
                  <w:ilvl w:val="1"/>
                  <w:numId w:val="9"/>
                </w:numPr>
                <w:ind w:left="502" w:hanging="360"/>
              </w:pPr>
            </w:pPrChange>
          </w:pPr>
          <w:sdt>
            <w:sdtPr>
              <w:id w:val="580985776"/>
              <w:tag w:val="goog_rdk_4852"/>
            </w:sdtPr>
            <w:sdtContent>
              <w:ins w:author="Rossi Rossi" w:id="102" w:date="2026-09-22T06:56:59Z">
                <w:sdt>
                  <w:sdtPr>
                    <w:id w:val="-1151025476"/>
                    <w:tag w:val="goog_rdk_4853"/>
                  </w:sdtPr>
                  <w:sdtContent>
                    <w:del w:author="Nivesh" w:id="19" w:date="2026-09-25T10:03:37Z"/>
                  </w:sdtContent>
                </w:sdt>
              </w:ins>
              <w:sdt>
                <w:sdtPr>
                  <w:id w:val="855695295"/>
                  <w:tag w:val="goog_rdk_4854"/>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your application code, </w:delText>
                      </w:r>
                    </w:del>
                  </w:ins>
                </w:sdtContent>
              </w:sdt>
              <w:ins w:author="Rossi Rossi" w:id="102" w:date="2026-09-22T06:56:59Z">
                <w:del w:author="Nivesh" w:id="19" w:date="2026-09-25T10:03:37Z"/>
              </w:ins>
            </w:sdtContent>
          </w:sdt>
          <w:sdt>
            <w:sdtPr>
              <w:id w:val="11472909"/>
              <w:tag w:val="goog_rdk_4855"/>
            </w:sdtPr>
            <w:sdtContent>
              <w:ins w:author="Srimathi" w:id="127" w:date="2026-09-24T13:58:02Z">
                <w:sdt>
                  <w:sdtPr>
                    <w:id w:val="833754791"/>
                    <w:tag w:val="goog_rdk_4856"/>
                  </w:sdtPr>
                  <w:sdtContent>
                    <w:del w:author="Nivesh" w:id="19" w:date="2026-09-25T10:03:37Z"/>
                  </w:sdtContent>
                </w:sdt>
              </w:ins>
              <w:sdt>
                <w:sdtPr>
                  <w:id w:val="134733371"/>
                  <w:tag w:val="goog_rdk_4857"/>
                </w:sdtPr>
                <w:sdtContent>
                  <w:ins w:author="Srimathi" w:id="127" w:date="2026-09-24T13:58:02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environment</w:delText>
                      </w:r>
                    </w:del>
                  </w:ins>
                </w:sdtContent>
              </w:sdt>
              <w:ins w:author="Srimathi" w:id="127" w:date="2026-09-24T13:58:02Z">
                <w:del w:author="Nivesh" w:id="19" w:date="2026-09-25T10:03:37Z"/>
              </w:ins>
            </w:sdtContent>
          </w:sdt>
          <w:sdt>
            <w:sdtPr>
              <w:id w:val="-1183221909"/>
              <w:tag w:val="goog_rdk_4858"/>
            </w:sdtPr>
            <w:sdtContent>
              <w:ins w:author="Rossi Rossi" w:id="102" w:date="2026-09-22T06:56:59Z">
                <w:sdt>
                  <w:sdtPr>
                    <w:id w:val="1951591267"/>
                    <w:tag w:val="goog_rdk_4859"/>
                  </w:sdtPr>
                  <w:sdtContent>
                    <w:del w:author="Nivesh" w:id="19" w:date="2026-09-25T10:03:37Z"/>
                  </w:sdtContent>
                </w:sdt>
              </w:ins>
              <w:sdt>
                <w:sdtPr>
                  <w:id w:val="-655964141"/>
                  <w:tag w:val="goog_rdk_4860"/>
                </w:sdtPr>
                <w:sdtContent>
                  <w:ins w:author="Rossi Rossi" w:id="102" w:date="2026-09-22T06:56:59Z">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environme</w:delText>
                      </w:r>
                    </w:del>
                  </w:ins>
                </w:sdtContent>
              </w:sdt>
              <w:ins w:author="Rossi Rossi" w:id="102" w:date="2026-09-22T06:56:59Z">
                <w:del w:author="Nivesh" w:id="19" w:date="2026-09-25T10:03:37Z"/>
              </w:ins>
            </w:sdtContent>
          </w:sdt>
          <w:sdt>
            <w:sdtPr>
              <w:id w:val="-539745525"/>
              <w:tag w:val="goog_rdk_4861"/>
            </w:sdtPr>
            <w:sdtContent>
              <w:del w:author="Nivesh" w:id="19" w:date="2026-09-25T10:03:37Z"/>
              <w:sdt>
                <w:sdtPr>
                  <w:id w:val="-1216317107"/>
                  <w:tag w:val="goog_rdk_4862"/>
                </w:sdtPr>
                <w:sdtContent>
                  <w:del w:author="Nivesh" w:id="19" w:date="2026-09-25T10:03:37Z">
                    <w:r w:rsidDel="00000000" w:rsidR="00000000" w:rsidRPr="00000000">
                      <w:rPr>
                        <w:rtl w:val="0"/>
                      </w:rPr>
                    </w:r>
                  </w:del>
                </w:sdtContent>
              </w:sdt>
              <w:del w:author="Nivesh" w:id="19" w:date="2026-09-25T10:03:37Z"/>
            </w:sdtContent>
          </w:sdt>
        </w:p>
      </w:sdtContent>
    </w:sdt>
    <w:sdt>
      <w:sdtPr>
        <w:id w:val="202551146"/>
        <w:tag w:val="goog_rdk_4871"/>
      </w:sdtPr>
      <w:sdtContent>
        <w:p w:rsidR="00000000" w:rsidDel="00000000" w:rsidP="00000000" w:rsidRDefault="00000000" w:rsidRPr="00000000" w14:paraId="0000044F">
          <w:pPr>
            <w:numPr>
              <w:ilvl w:val="0"/>
              <w:numId w:val="2"/>
            </w:numPr>
            <w:spacing w:after="0" w:before="0" w:line="240" w:lineRule="auto"/>
            <w:ind w:left="720" w:hanging="360"/>
            <w:rPr>
              <w:del w:author="Nivesh" w:id="19" w:date="2026-09-25T10:03:37Z"/>
              <w:rFonts w:ascii="Cambria" w:cs="Cambria" w:eastAsia="Cambria" w:hAnsi="Cambria"/>
              <w:b w:val="1"/>
              <w:bCs w:val="1"/>
              <w:color w:val="000000"/>
              <w:sz w:val="22"/>
              <w:szCs w:val="22"/>
              <w:rPrChange w:author="FATHIMA RAIHANA A S" w:id="104"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0" w:before="0" w:line="240" w:lineRule="auto"/>
                <w:ind w:left="720" w:hanging="360"/>
              </w:pPr>
            </w:pPrChange>
          </w:pPr>
          <w:sdt>
            <w:sdtPr>
              <w:id w:val="1149546742"/>
              <w:tag w:val="goog_rdk_4864"/>
            </w:sdtPr>
            <w:sdtContent>
              <w:del w:author="Nivesh" w:id="19" w:date="2026-09-25T10:03:37Z"/>
              <w:sdt>
                <w:sdtPr>
                  <w:id w:val="252905196"/>
                  <w:tag w:val="goog_rdk_4865"/>
                </w:sdtPr>
                <w:sdtContent>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Official Documentation</w:delText>
                    </w:r>
                  </w:del>
                </w:sdtContent>
              </w:sdt>
              <w:del w:author="Nivesh" w:id="19" w:date="2026-09-25T10:03:37Z">
                <w:sdt>
                  <w:sdtPr>
                    <w:id w:val="-1791755572"/>
                    <w:tag w:val="goog_rdk_4866"/>
                  </w:sdtPr>
                  <w:sdtContent>
                    <w:r w:rsidDel="00000000" w:rsidR="00000000" w:rsidRPr="00000000">
                      <w:rPr>
                        <w:rtl w:val="0"/>
                        <w:rPrChange w:author="Razeetha" w:id="103" w:date="2026-09-26T17:49:34Z">
                          <w:rPr>
                            <w:rFonts w:ascii="Cambria" w:cs="Cambria" w:eastAsia="Cambria" w:hAnsi="Cambria"/>
                            <w:b w:val="1"/>
                            <w:bCs w:val="1"/>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885490551"/>
                    <w:tag w:val="goog_rdk_4867"/>
                  </w:sdtPr>
                  <w:sdtContent>
                    <w:r w:rsidDel="00000000" w:rsidR="00000000" w:rsidRPr="00000000">
                      <w:rPr>
                        <w:color w:val="1155cc"/>
                        <w:u w:val="single"/>
                        <w:rtl w:val="0"/>
                        <w:rPrChange w:author="Razeetha" w:id="103" w:date="2026-09-26T17:49:34Z">
                          <w:rPr>
                            <w:rFonts w:ascii="Cambria" w:cs="Cambria" w:eastAsia="Cambria" w:hAnsi="Cambria"/>
                            <w:b w:val="1"/>
                            <w:bCs w:val="1"/>
                            <w:color w:val="0000ff"/>
                            <w:sz w:val="22"/>
                            <w:szCs w:val="22"/>
                            <w:u w:val="single"/>
                          </w:rPr>
                        </w:rPrChange>
                      </w:rPr>
                      <w:delText xml:space="preserve">Google AI for Devel</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675329888"/>
                    <w:tag w:val="goog_rdk_4868"/>
                  </w:sdtPr>
                  <w:sdtContent>
                    <w:r w:rsidDel="00000000" w:rsidR="00000000" w:rsidRPr="00000000">
                      <w:rPr>
                        <w:color w:val="1155cc"/>
                        <w:u w:val="single"/>
                        <w:rtl w:val="0"/>
                        <w:rPrChange w:author="Razeetha" w:id="103" w:date="2026-09-26T17:49:34Z">
                          <w:rPr>
                            <w:rFonts w:ascii="Cambria" w:cs="Cambria" w:eastAsia="Cambria" w:hAnsi="Cambria"/>
                            <w:b w:val="1"/>
                            <w:bCs w:val="1"/>
                            <w:color w:val="0000ff"/>
                            <w:sz w:val="22"/>
                            <w:szCs w:val="22"/>
                            <w:u w:val="single"/>
                          </w:rPr>
                        </w:rPrChange>
                      </w:rPr>
                      <w:delText xml:space="preserve">o</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559018199"/>
                    <w:tag w:val="goog_rdk_4869"/>
                  </w:sdtPr>
                  <w:sdtContent>
                    <w:r w:rsidDel="00000000" w:rsidR="00000000" w:rsidRPr="00000000">
                      <w:rPr>
                        <w:color w:val="1155cc"/>
                        <w:u w:val="single"/>
                        <w:rtl w:val="0"/>
                        <w:rPrChange w:author="Razeetha" w:id="103" w:date="2026-09-26T17:49:34Z">
                          <w:rPr>
                            <w:rFonts w:ascii="Cambria" w:cs="Cambria" w:eastAsia="Cambria" w:hAnsi="Cambria"/>
                            <w:b w:val="1"/>
                            <w:bCs w:val="1"/>
                            <w:color w:val="0000ff"/>
                            <w:sz w:val="22"/>
                            <w:szCs w:val="22"/>
                            <w:u w:val="single"/>
                          </w:rPr>
                        </w:rPrChange>
                      </w:rPr>
                      <w:delText xml:space="preserve">pers</w:delText>
                    </w:r>
                  </w:sdtContent>
                </w:sdt>
                <w:r w:rsidDel="00000000" w:rsidR="00000000" w:rsidRPr="00000000">
                  <w:fldChar w:fldCharType="end"/>
                </w:r>
                <w:sdt>
                  <w:sdtPr>
                    <w:id w:val="582705763"/>
                    <w:tag w:val="goog_rdk_4870"/>
                  </w:sdtPr>
                  <w:sdtContent>
                    <w:r w:rsidDel="00000000" w:rsidR="00000000" w:rsidRPr="00000000">
                      <w:rPr>
                        <w:rtl w:val="0"/>
                      </w:rPr>
                    </w:r>
                  </w:sdtContent>
                </w:sdt>
              </w:del>
            </w:sdtContent>
          </w:sdt>
        </w:p>
      </w:sdtContent>
    </w:sdt>
    <w:sdt>
      <w:sdtPr>
        <w:id w:val="-1649335389"/>
        <w:tag w:val="goog_rdk_4879"/>
      </w:sdtPr>
      <w:sdtContent>
        <w:p w:rsidR="00000000" w:rsidDel="00000000" w:rsidP="00000000" w:rsidRDefault="00000000" w:rsidRPr="00000000" w14:paraId="00000450">
          <w:pPr>
            <w:numPr>
              <w:ilvl w:val="1"/>
              <w:numId w:val="2"/>
            </w:numPr>
            <w:ind w:left="502" w:hanging="360"/>
            <w:rPr>
              <w:ins w:author="Rossi Rossi" w:id="128" w:date="2026-09-22T07:06:18Z"/>
              <w:del w:author="Nivesh" w:id="19" w:date="2026-09-25T10:03:37Z"/>
            </w:rPr>
            <w:pPrChange w:author="FATHIMA RAIHANA A S" w:id="0" w:date="2026-09-25T17:38:39Z">
              <w:pPr>
                <w:numPr>
                  <w:ilvl w:val="1"/>
                  <w:numId w:val="9"/>
                </w:numPr>
                <w:ind w:left="502" w:hanging="360"/>
              </w:pPr>
            </w:pPrChange>
          </w:pPr>
          <w:sdt>
            <w:sdtPr>
              <w:id w:val="-811505808"/>
              <w:tag w:val="goog_rdk_4872"/>
            </w:sdtPr>
            <w:sdtContent>
              <w:del w:author="Nivesh" w:id="19" w:date="2026-09-25T10:03:37Z"/>
              <w:sdt>
                <w:sdtPr>
                  <w:id w:val="-1553198760"/>
                  <w:tag w:val="goog_rdk_4873"/>
                </w:sdtPr>
                <w:sdtContent>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Installation Guide</w:delText>
                    </w:r>
                  </w:del>
                </w:sdtContent>
              </w:sdt>
              <w:del w:author="Nivesh" w:id="19" w:date="2026-09-25T10:03:37Z">
                <w:sdt>
                  <w:sdtPr>
                    <w:id w:val="1745214278"/>
                    <w:tag w:val="goog_rdk_4874"/>
                  </w:sdtPr>
                  <w:sdtContent>
                    <w:r w:rsidDel="00000000" w:rsidR="00000000" w:rsidRPr="00000000">
                      <w:rPr>
                        <w:rtl w:val="0"/>
                        <w:rPrChange w:author="Razeetha" w:id="103" w:date="2026-09-26T17:49:34Z">
                          <w:rPr>
                            <w:rFonts w:ascii="Cambria" w:cs="Cambria" w:eastAsia="Cambria" w:hAnsi="Cambria"/>
                            <w:b w:val="1"/>
                            <w:bCs w:val="1"/>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sdt>
                  <w:sdtPr>
                    <w:id w:val="-940874394"/>
                    <w:tag w:val="goog_rdk_4875"/>
                  </w:sdtPr>
                  <w:sdtContent>
                    <w:r w:rsidDel="00000000" w:rsidR="00000000" w:rsidRPr="00000000">
                      <w:rPr>
                        <w:color w:val="1155cc"/>
                        <w:u w:val="single"/>
                        <w:rtl w:val="0"/>
                        <w:rPrChange w:author="Razeetha" w:id="103" w:date="2026-09-26T17:49:34Z">
                          <w:rPr>
                            <w:rFonts w:ascii="Cambria" w:cs="Cambria" w:eastAsia="Cambria" w:hAnsi="Cambria"/>
                            <w:b w:val="1"/>
                            <w:bCs w:val="1"/>
                            <w:color w:val="0000ff"/>
                            <w:sz w:val="22"/>
                            <w:szCs w:val="22"/>
                            <w:u w:val="single"/>
                          </w:rPr>
                        </w:rPrChange>
                      </w:rPr>
                      <w:delText xml:space="preserve">Tom's Hardware</w:delText>
                    </w:r>
                  </w:sdtContent>
                </w:sdt>
                <w:r w:rsidDel="00000000" w:rsidR="00000000" w:rsidRPr="00000000">
                  <w:fldChar w:fldCharType="end"/>
                </w:r>
              </w:del>
            </w:sdtContent>
          </w:sdt>
          <w:sdt>
            <w:sdtPr>
              <w:id w:val="1067158098"/>
              <w:tag w:val="goog_rdk_4876"/>
            </w:sdtPr>
            <w:sdtContent>
              <w:ins w:author="Rossi Rossi" w:id="128" w:date="2026-09-22T07:06:18Z">
                <w:sdt>
                  <w:sdtPr>
                    <w:id w:val="-96944544"/>
                    <w:tag w:val="goog_rdk_4877"/>
                  </w:sdtPr>
                  <w:sdtContent>
                    <w:del w:author="Nivesh" w:id="19" w:date="2026-09-25T10:03:37Z"/>
                  </w:sdtContent>
                </w:sdt>
              </w:ins>
              <w:sdt>
                <w:sdtPr>
                  <w:id w:val="818245343"/>
                  <w:tag w:val="goog_rdk_4878"/>
                </w:sdtPr>
                <w:sdtContent>
                  <w:ins w:author="Rossi Rossi" w:id="128" w:date="2026-09-22T07:06:18Z">
                    <w:del w:author="Nivesh" w:id="19" w:date="2026-09-25T10:03:37Z">
                      <w:r w:rsidDel="00000000" w:rsidR="00000000" w:rsidRPr="00000000">
                        <w:rPr>
                          <w:rtl w:val="0"/>
                        </w:rPr>
                      </w:r>
                    </w:del>
                  </w:ins>
                </w:sdtContent>
              </w:sdt>
              <w:ins w:author="Rossi Rossi" w:id="128" w:date="2026-09-22T07:06:18Z">
                <w:del w:author="Nivesh" w:id="19" w:date="2026-09-25T10:03:37Z"/>
              </w:ins>
            </w:sdtContent>
          </w:sdt>
        </w:p>
      </w:sdtContent>
    </w:sdt>
    <w:sdt>
      <w:sdtPr>
        <w:id w:val="1748766610"/>
        <w:tag w:val="goog_rdk_4883"/>
      </w:sdtPr>
      <w:sdtContent>
        <w:p w:rsidR="00000000" w:rsidDel="00000000" w:rsidP="00000000" w:rsidRDefault="00000000" w:rsidRPr="00000000" w14:paraId="00000451">
          <w:pPr>
            <w:numPr>
              <w:ilvl w:val="0"/>
              <w:numId w:val="2"/>
            </w:numPr>
            <w:spacing w:after="0" w:before="0" w:line="240" w:lineRule="auto"/>
            <w:ind w:left="720" w:hanging="360"/>
            <w:rPr>
              <w:ins w:author="Rossi Rossi" w:id="128" w:date="2026-09-22T07:06:18Z"/>
              <w:del w:author="Nivesh" w:id="19" w:date="2026-09-25T10:03:37Z"/>
              <w:rFonts w:ascii="Cambria" w:cs="Cambria" w:eastAsia="Cambria" w:hAnsi="Cambria"/>
              <w:b w:val="1"/>
              <w:bCs w:val="1"/>
              <w:sz w:val="22"/>
              <w:szCs w:val="22"/>
              <w:u w:val="none"/>
              <w:rPrChange w:author="FATHIMA RAIHANA A S" w:id="104" w:date="2026-09-25T17:38:39Z">
                <w:rPr>
                  <w:rFonts w:ascii="Cambria" w:cs="Cambria" w:eastAsia="Cambria" w:hAnsi="Cambria"/>
                  <w:b w:val="1"/>
                  <w:bCs w:val="1"/>
                  <w:sz w:val="22"/>
                  <w:szCs w:val="22"/>
                  <w:u w:val="none"/>
                </w:rPr>
              </w:rPrChange>
            </w:rPr>
            <w:pPrChange w:author="FATHIMA RAIHANA A S" w:id="0" w:date="2026-09-25T17:38:39Z">
              <w:pPr>
                <w:numPr>
                  <w:ilvl w:val="0"/>
                  <w:numId w:val="9"/>
                </w:numPr>
                <w:spacing w:after="0" w:before="0" w:line="240" w:lineRule="auto"/>
                <w:ind w:left="720" w:hanging="360"/>
              </w:pPr>
            </w:pPrChange>
          </w:pPr>
          <w:sdt>
            <w:sdtPr>
              <w:id w:val="-18729440"/>
              <w:tag w:val="goog_rdk_4880"/>
            </w:sdtPr>
            <w:sdtContent>
              <w:ins w:author="Rossi Rossi" w:id="128" w:date="2026-09-22T07:06:18Z">
                <w:sdt>
                  <w:sdtPr>
                    <w:id w:val="196861229"/>
                    <w:tag w:val="goog_rdk_4881"/>
                  </w:sdtPr>
                  <w:sdtContent>
                    <w:del w:author="Nivesh" w:id="19" w:date="2026-09-25T10:03:37Z"/>
                  </w:sdtContent>
                </w:sdt>
              </w:ins>
              <w:sdt>
                <w:sdtPr>
                  <w:id w:val="1671471221"/>
                  <w:tag w:val="goog_rdk_4882"/>
                </w:sdtPr>
                <w:sdtContent>
                  <w:ins w:author="Rossi Rossi" w:id="128" w:date="2026-09-22T07:06:18Z">
                    <w:del w:author="Nivesh" w:id="19" w:date="2026-09-25T10:03:37Z">
                      <w:r w:rsidDel="00000000" w:rsidR="00000000" w:rsidRPr="00000000">
                        <w:rPr>
                          <w:rtl w:val="0"/>
                          <w:rPrChange w:author="Nivesh" w:id="42" w:date="2026-09-25T10:03:37Z">
                            <w:rPr>
                              <w:rFonts w:ascii="Cambria" w:cs="Cambria" w:eastAsia="Cambria" w:hAnsi="Cambria"/>
                              <w:b w:val="1"/>
                              <w:bCs w:val="1"/>
                              <w:sz w:val="22"/>
                              <w:szCs w:val="22"/>
                            </w:rPr>
                          </w:rPrChange>
                        </w:rPr>
                        <w:delText xml:space="preserve">sooo good</w:delText>
                      </w:r>
                    </w:del>
                  </w:ins>
                </w:sdtContent>
              </w:sdt>
              <w:ins w:author="Rossi Rossi" w:id="128" w:date="2026-09-22T07:06:18Z">
                <w:del w:author="Nivesh" w:id="19" w:date="2026-09-25T10:03:37Z"/>
              </w:ins>
            </w:sdtContent>
          </w:sdt>
        </w:p>
      </w:sdtContent>
    </w:sdt>
    <w:sdt>
      <w:sdtPr>
        <w:id w:val="-827245365"/>
        <w:tag w:val="goog_rdk_4887"/>
      </w:sdtPr>
      <w:sdtContent>
        <w:p w:rsidR="00000000" w:rsidDel="00000000" w:rsidP="00000000" w:rsidRDefault="00000000" w:rsidRPr="00000000" w14:paraId="00000452">
          <w:pPr>
            <w:numPr>
              <w:ilvl w:val="0"/>
              <w:numId w:val="2"/>
            </w:numPr>
            <w:spacing w:after="0" w:before="0" w:line="240" w:lineRule="auto"/>
            <w:ind w:left="720" w:hanging="360"/>
            <w:rPr>
              <w:del w:author="Nivesh" w:id="19" w:date="2026-09-25T10:03:37Z"/>
              <w:rFonts w:ascii="Cambria" w:cs="Cambria" w:eastAsia="Cambria" w:hAnsi="Cambria"/>
              <w:b w:val="1"/>
              <w:bCs w:val="1"/>
              <w:color w:val="000000"/>
              <w:sz w:val="22"/>
              <w:szCs w:val="22"/>
              <w:rPrChange w:author="FATHIMA RAIHANA A S" w:id="104"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0" w:before="0" w:line="240" w:lineRule="auto"/>
                <w:ind w:left="720" w:hanging="360"/>
              </w:pPr>
            </w:pPrChange>
          </w:pPr>
          <w:sdt>
            <w:sdtPr>
              <w:id w:val="1640222606"/>
              <w:tag w:val="goog_rdk_4885"/>
            </w:sdtPr>
            <w:sdtContent>
              <w:del w:author="Nivesh" w:id="19" w:date="2026-09-25T10:03:37Z"/>
              <w:sdt>
                <w:sdtPr>
                  <w:id w:val="-771486705"/>
                  <w:tag w:val="goog_rdk_4886"/>
                </w:sdtPr>
                <w:sdtContent>
                  <w:del w:author="Nivesh" w:id="19" w:date="2026-09-25T10:03:37Z">
                    <w:r w:rsidDel="00000000" w:rsidR="00000000" w:rsidRPr="00000000">
                      <w:rPr>
                        <w:rtl w:val="0"/>
                      </w:rPr>
                    </w:r>
                  </w:del>
                </w:sdtContent>
              </w:sdt>
              <w:del w:author="Nivesh" w:id="19" w:date="2026-09-25T10:03:37Z"/>
            </w:sdtContent>
          </w:sdt>
        </w:p>
      </w:sdtContent>
    </w:sdt>
    <w:sdt>
      <w:sdtPr>
        <w:id w:val="-1352323813"/>
        <w:tag w:val="goog_rdk_4893"/>
      </w:sdtPr>
      <w:sdtContent>
        <w:p w:rsidR="00000000" w:rsidDel="00000000" w:rsidP="00000000" w:rsidRDefault="00000000" w:rsidRPr="00000000" w14:paraId="00000453">
          <w:pPr>
            <w:numPr>
              <w:ilvl w:val="0"/>
              <w:numId w:val="2"/>
            </w:numPr>
            <w:spacing w:after="0" w:before="0" w:line="240" w:lineRule="auto"/>
            <w:ind w:left="720" w:hanging="360"/>
            <w:rPr>
              <w:del w:author="Nivesh" w:id="19" w:date="2026-09-25T10:03:37Z"/>
              <w:rFonts w:ascii="Cambria" w:cs="Cambria" w:eastAsia="Cambria" w:hAnsi="Cambria"/>
              <w:b w:val="1"/>
              <w:bCs w:val="1"/>
              <w:color w:val="000000"/>
              <w:sz w:val="22"/>
              <w:szCs w:val="22"/>
              <w:rPrChange w:author="FATHIMA RAIHANA A S" w:id="104"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0" w:before="0" w:line="240" w:lineRule="auto"/>
                <w:ind w:left="720" w:hanging="360"/>
              </w:pPr>
            </w:pPrChange>
          </w:pPr>
          <w:sdt>
            <w:sdtPr>
              <w:id w:val="-143173359"/>
              <w:tag w:val="goog_rdk_4888"/>
            </w:sdtPr>
            <w:sdtContent>
              <w:del w:author="Nivesh" w:id="19" w:date="2026-09-25T10:03:37Z"/>
              <w:sdt>
                <w:sdtPr>
                  <w:id w:val="-1984495651"/>
                  <w:tag w:val="goog_rdk_4889"/>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Popular Tutorial</w:delText>
                    </w:r>
                  </w:del>
                </w:sdtContent>
              </w:sdt>
              <w:del w:author="Nivesh" w:id="19" w:date="2026-09-25T10:03:37Z">
                <w:sdt>
                  <w:sdtPr>
                    <w:id w:val="1332782841"/>
                    <w:tag w:val="goog_rdk_4890"/>
                  </w:sdtPr>
                  <w:sdtContent>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 </w:delText>
                    </w:r>
                  </w:sdtContent>
                </w:sdt>
                <w:sdt>
                  <w:sdtPr>
                    <w:id w:val="-1492777158"/>
                    <w:tag w:val="goog_rdk_4891"/>
                  </w:sdtPr>
                  <w:sdtContent>
                    <w:r w:rsidDel="00000000" w:rsidR="00000000" w:rsidRPr="00000000">
                      <w:rPr>
                        <w:rtl w:val="0"/>
                        <w:rPrChange w:author="Nivesh" w:id="42" w:date="2026-09-25T10:03:37Z">
                          <w:rPr>
                            <w:rFonts w:ascii="Cambria" w:cs="Cambria" w:eastAsia="Cambria" w:hAnsi="Cambria"/>
                            <w:b w:val="1"/>
                            <w:bCs w:val="1"/>
                            <w:sz w:val="22"/>
                            <w:szCs w:val="22"/>
                          </w:rPr>
                        </w:rPrChange>
                      </w:rPr>
                      <w:delText xml:space="preserve">Python Programming Tutorial - Full Course for Beginners</w:delText>
                    </w:r>
                  </w:sdtContent>
                </w:sdt>
                <w:sdt>
                  <w:sdtPr>
                    <w:id w:val="896281743"/>
                    <w:tag w:val="goog_rdk_4892"/>
                  </w:sdtPr>
                  <w:sdtContent>
                    <w:r w:rsidDel="00000000" w:rsidR="00000000" w:rsidRPr="00000000">
                      <w:rPr>
                        <w:rtl w:val="0"/>
                      </w:rPr>
                    </w:r>
                  </w:sdtContent>
                </w:sdt>
              </w:del>
            </w:sdtContent>
          </w:sdt>
        </w:p>
      </w:sdtContent>
    </w:sdt>
    <w:sdt>
      <w:sdtPr>
        <w:id w:val="1518868483"/>
        <w:tag w:val="goog_rdk_4897"/>
      </w:sdtPr>
      <w:sdtContent>
        <w:p w:rsidR="00000000" w:rsidDel="00000000" w:rsidP="00000000" w:rsidRDefault="00000000" w:rsidRPr="00000000" w14:paraId="00000454">
          <w:pPr>
            <w:numPr>
              <w:ilvl w:val="0"/>
              <w:numId w:val="2"/>
            </w:numPr>
            <w:spacing w:after="280" w:before="0" w:line="240" w:lineRule="auto"/>
            <w:ind w:left="720" w:hanging="360"/>
            <w:rPr>
              <w:del w:author="Nivesh" w:id="19" w:date="2026-09-25T10:03:37Z"/>
              <w:rFonts w:ascii="Cambria" w:cs="Cambria" w:eastAsia="Cambria" w:hAnsi="Cambria"/>
              <w:b w:val="1"/>
              <w:bCs w:val="1"/>
              <w:color w:val="000000"/>
              <w:sz w:val="22"/>
              <w:szCs w:val="22"/>
              <w:rPrChange w:author="FATHIMA RAIHANA A S" w:id="104"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280" w:before="0" w:line="240" w:lineRule="auto"/>
                <w:ind w:left="720" w:hanging="360"/>
              </w:pPr>
            </w:pPrChange>
          </w:pPr>
          <w:sdt>
            <w:sdtPr>
              <w:id w:val="-1560689357"/>
              <w:tag w:val="goog_rdk_4894"/>
            </w:sdtPr>
            <w:sdtContent>
              <w:del w:author="Nivesh" w:id="19" w:date="2026-09-25T10:03:37Z"/>
              <w:sdt>
                <w:sdtPr>
                  <w:id w:val="-775357932"/>
                  <w:tag w:val="goog_rdk_4895"/>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Installation Steps</w:delText>
                    </w:r>
                  </w:del>
                </w:sdtContent>
              </w:sdt>
              <w:del w:author="Nivesh" w:id="19" w:date="2026-09-25T10:03:37Z">
                <w:sdt>
                  <w:sdtPr>
                    <w:id w:val="-1266102283"/>
                    <w:tag w:val="goog_rdk_4896"/>
                  </w:sdtPr>
                  <w:sdtContent>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w:delText>
                    </w:r>
                  </w:sdtContent>
                </w:sdt>
              </w:del>
            </w:sdtContent>
          </w:sdt>
        </w:p>
      </w:sdtContent>
    </w:sdt>
    <w:sdt>
      <w:sdtPr>
        <w:id w:val="-1324442060"/>
        <w:tag w:val="goog_rdk_4900"/>
      </w:sdtPr>
      <w:sdtContent>
        <w:p w:rsidR="00000000" w:rsidDel="00000000" w:rsidP="00000000" w:rsidRDefault="00000000" w:rsidRPr="00000000" w14:paraId="000004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934634637"/>
              <w:tag w:val="goog_rdk_4898"/>
            </w:sdtPr>
            <w:sdtContent>
              <w:del w:author="Nivesh" w:id="19" w:date="2026-09-25T10:03:37Z"/>
              <w:sdt>
                <w:sdtPr>
                  <w:id w:val="-1391305524"/>
                  <w:tag w:val="goog_rdk_4899"/>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Download the latest Python 3.10+ installer for your operating system from the official website.</w:delText>
                    </w:r>
                  </w:del>
                </w:sdtContent>
              </w:sdt>
              <w:del w:author="Nivesh" w:id="19" w:date="2026-09-25T10:03:37Z"/>
            </w:sdtContent>
          </w:sdt>
        </w:p>
      </w:sdtContent>
    </w:sdt>
    <w:sdt>
      <w:sdtPr>
        <w:id w:val="954997928"/>
        <w:tag w:val="goog_rdk_4903"/>
      </w:sdtPr>
      <w:sdtContent>
        <w:p w:rsidR="00000000" w:rsidDel="00000000" w:rsidP="00000000" w:rsidRDefault="00000000" w:rsidRPr="00000000" w14:paraId="000004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061171609"/>
              <w:tag w:val="goog_rdk_4901"/>
            </w:sdtPr>
            <w:sdtContent>
              <w:del w:author="Nivesh" w:id="19" w:date="2026-09-25T10:03:37Z"/>
              <w:sdt>
                <w:sdtPr>
                  <w:id w:val="-456979956"/>
                  <w:tag w:val="goog_rdk_4902"/>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Run the installer and ensure you check the box that says "Add Python to PATH".</w:delText>
                    </w:r>
                  </w:del>
                </w:sdtContent>
              </w:sdt>
              <w:del w:author="Nivesh" w:id="19" w:date="2026-09-25T10:03:37Z"/>
            </w:sdtContent>
          </w:sdt>
        </w:p>
      </w:sdtContent>
    </w:sdt>
    <w:sdt>
      <w:sdtPr>
        <w:id w:val="-1964344506"/>
        <w:tag w:val="goog_rdk_4906"/>
      </w:sdtPr>
      <w:sdtContent>
        <w:p w:rsidR="00000000" w:rsidDel="00000000" w:rsidP="00000000" w:rsidRDefault="00000000" w:rsidRPr="00000000" w14:paraId="000004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954769622"/>
              <w:tag w:val="goog_rdk_4904"/>
            </w:sdtPr>
            <w:sdtContent>
              <w:del w:author="Nivesh" w:id="19" w:date="2026-09-25T10:03:37Z"/>
              <w:sdt>
                <w:sdtPr>
                  <w:id w:val="723754383"/>
                  <w:tag w:val="goog_rdk_490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Follow the installation prompts to complete the setup.</w:delText>
                    </w:r>
                  </w:del>
                </w:sdtContent>
              </w:sdt>
              <w:del w:author="Nivesh" w:id="19" w:date="2026-09-25T10:03:37Z"/>
            </w:sdtContent>
          </w:sdt>
        </w:p>
      </w:sdtContent>
    </w:sdt>
    <w:sdt>
      <w:sdtPr>
        <w:id w:val="301829654"/>
        <w:tag w:val="goog_rdk_4909"/>
      </w:sdtPr>
      <w:sdtContent>
        <w:p w:rsidR="00000000" w:rsidDel="00000000" w:rsidP="00000000" w:rsidRDefault="00000000" w:rsidRPr="00000000" w14:paraId="000004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513217344"/>
              <w:tag w:val="goog_rdk_4907"/>
            </w:sdtPr>
            <w:sdtContent>
              <w:del w:author="Nivesh" w:id="19" w:date="2026-09-25T10:03:37Z"/>
              <w:sdt>
                <w:sdtPr>
                  <w:id w:val="-1067209924"/>
                  <w:tag w:val="goog_rdk_4908"/>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Verify the installation by opening a terminal or command prompt and typing python --version.</w:delText>
                    </w:r>
                  </w:del>
                </w:sdtContent>
              </w:sdt>
              <w:del w:author="Nivesh" w:id="19" w:date="2026-09-25T10:03:37Z"/>
            </w:sdtContent>
          </w:sdt>
        </w:p>
      </w:sdtContent>
    </w:sdt>
    <w:sdt>
      <w:sdtPr>
        <w:id w:val="-1826574349"/>
        <w:tag w:val="goog_rdk_4912"/>
      </w:sdtPr>
      <w:sdtContent>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2081783078"/>
              <w:tag w:val="goog_rdk_4910"/>
            </w:sdtPr>
            <w:sdtContent>
              <w:del w:author="Nivesh" w:id="19" w:date="2026-09-25T10:03:37Z"/>
              <w:sdt>
                <w:sdtPr>
                  <w:id w:val="-131431076"/>
                  <w:tag w:val="goog_rdk_4911"/>
                </w:sdtPr>
                <w:sdtContent>
                  <w:del w:author="Nivesh" w:id="19" w:date="2026-09-25T10:03:37Z">
                    <w:r w:rsidDel="00000000" w:rsidR="00000000" w:rsidRPr="00000000">
                      <w:rPr>
                        <w:rtl w:val="0"/>
                      </w:rPr>
                    </w:r>
                  </w:del>
                </w:sdtContent>
              </w:sdt>
              <w:del w:author="Nivesh" w:id="19" w:date="2026-09-25T10:03:37Z"/>
            </w:sdtContent>
          </w:sdt>
        </w:p>
      </w:sdtContent>
    </w:sdt>
    <w:sdt>
      <w:sdtPr>
        <w:id w:val="677195046"/>
        <w:tag w:val="goog_rdk_4915"/>
      </w:sdtPr>
      <w:sdtContent>
        <w:p w:rsidR="00000000" w:rsidDel="00000000" w:rsidP="00000000" w:rsidRDefault="00000000" w:rsidRPr="00000000" w14:paraId="000004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957067368"/>
              <w:tag w:val="goog_rdk_4913"/>
            </w:sdtPr>
            <w:sdtContent>
              <w:del w:author="Nivesh" w:id="19" w:date="2026-09-25T10:03:37Z"/>
              <w:sdt>
                <w:sdtPr>
                  <w:id w:val="-1985740318"/>
                  <w:tag w:val="goog_rdk_4914"/>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FastAPI Framework – </w:delText>
                    </w:r>
                  </w:del>
                </w:sdtContent>
              </w:sdt>
              <w:del w:author="Nivesh" w:id="19" w:date="2026-09-25T10:03:37Z"/>
            </w:sdtContent>
          </w:sdt>
        </w:p>
      </w:sdtContent>
    </w:sdt>
    <w:sdt>
      <w:sdtPr>
        <w:id w:val="-1469133754"/>
        <w:tag w:val="goog_rdk_4921"/>
      </w:sdtPr>
      <w:sdtContent>
        <w:p w:rsidR="00000000" w:rsidDel="00000000" w:rsidP="00000000" w:rsidRDefault="00000000" w:rsidRPr="00000000" w14:paraId="0000045B">
          <w:pPr>
            <w:numPr>
              <w:ilvl w:val="0"/>
              <w:numId w:val="10"/>
            </w:numPr>
            <w:spacing w:after="0" w:before="280" w:line="240" w:lineRule="auto"/>
            <w:ind w:left="720" w:hanging="360"/>
            <w:rPr>
              <w:del w:author="Nivesh" w:id="19" w:date="2026-09-25T10:03:37Z"/>
              <w:rFonts w:ascii="Cambria" w:cs="Cambria" w:eastAsia="Cambria" w:hAnsi="Cambria"/>
              <w:color w:val="000000"/>
              <w:sz w:val="22"/>
              <w:szCs w:val="22"/>
            </w:rPr>
          </w:pPr>
          <w:sdt>
            <w:sdtPr>
              <w:id w:val="-1117032507"/>
              <w:tag w:val="goog_rdk_4916"/>
            </w:sdtPr>
            <w:sdtContent>
              <w:del w:author="Nivesh" w:id="19" w:date="2026-09-25T10:03:37Z"/>
              <w:sdt>
                <w:sdtPr>
                  <w:id w:val="1785924336"/>
                  <w:tag w:val="goog_rdk_4917"/>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Official Documentation</w:delText>
                    </w:r>
                  </w:del>
                </w:sdtContent>
              </w:sdt>
              <w:del w:author="Nivesh" w:id="19" w:date="2026-09-25T10:03:37Z">
                <w:sdt>
                  <w:sdtPr>
                    <w:id w:val="-1286411787"/>
                    <w:tag w:val="goog_rdk_4918"/>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"https://fastapi.tiangolo.com/?utm_source=chatgpt.com"</w:delInstrText>
                </w:r>
                <w:r w:rsidDel="00000000" w:rsidR="00000000" w:rsidRPr="00000000">
                  <w:fldChar w:fldCharType="separate"/>
                </w:r>
                <w:sdt>
                  <w:sdtPr>
                    <w:id w:val="2101575270"/>
                    <w:tag w:val="goog_rdk_4919"/>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FastAPI</w:delText>
                    </w:r>
                  </w:sdtContent>
                </w:sdt>
                <w:r w:rsidDel="00000000" w:rsidR="00000000" w:rsidRPr="00000000">
                  <w:fldChar w:fldCharType="end"/>
                </w:r>
                <w:sdt>
                  <w:sdtPr>
                    <w:id w:val="-2030301519"/>
                    <w:tag w:val="goog_rdk_4920"/>
                  </w:sdtPr>
                  <w:sdtContent>
                    <w:r w:rsidDel="00000000" w:rsidR="00000000" w:rsidRPr="00000000">
                      <w:rPr>
                        <w:rtl w:val="0"/>
                      </w:rPr>
                    </w:r>
                  </w:sdtContent>
                </w:sdt>
              </w:del>
            </w:sdtContent>
          </w:sdt>
        </w:p>
      </w:sdtContent>
    </w:sdt>
    <w:sdt>
      <w:sdtPr>
        <w:id w:val="1198100315"/>
        <w:tag w:val="goog_rdk_4927"/>
      </w:sdtPr>
      <w:sdtContent>
        <w:p w:rsidR="00000000" w:rsidDel="00000000" w:rsidP="00000000" w:rsidRDefault="00000000" w:rsidRPr="00000000" w14:paraId="0000045C">
          <w:pPr>
            <w:numPr>
              <w:ilvl w:val="0"/>
              <w:numId w:val="10"/>
            </w:numPr>
            <w:spacing w:after="0" w:before="0" w:line="240" w:lineRule="auto"/>
            <w:ind w:left="720" w:hanging="360"/>
            <w:rPr>
              <w:del w:author="Nivesh" w:id="19" w:date="2026-09-25T10:03:37Z"/>
              <w:rFonts w:ascii="Cambria" w:cs="Cambria" w:eastAsia="Cambria" w:hAnsi="Cambria"/>
              <w:color w:val="000000"/>
              <w:sz w:val="22"/>
              <w:szCs w:val="22"/>
            </w:rPr>
          </w:pPr>
          <w:sdt>
            <w:sdtPr>
              <w:id w:val="-631156180"/>
              <w:tag w:val="goog_rdk_4922"/>
            </w:sdtPr>
            <w:sdtContent>
              <w:del w:author="Nivesh" w:id="19" w:date="2026-09-25T10:03:37Z"/>
              <w:sdt>
                <w:sdtPr>
                  <w:id w:val="-1606938040"/>
                  <w:tag w:val="goog_rdk_4923"/>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User Guide</w:delText>
                    </w:r>
                  </w:del>
                </w:sdtContent>
              </w:sdt>
              <w:del w:author="Nivesh" w:id="19" w:date="2026-09-25T10:03:37Z">
                <w:sdt>
                  <w:sdtPr>
                    <w:id w:val="-780603250"/>
                    <w:tag w:val="goog_rdk_4924"/>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"https://fastapi.tiangolo.com/tutorial/?utm_source=chatgpt.com"</w:delInstrText>
                </w:r>
                <w:r w:rsidDel="00000000" w:rsidR="00000000" w:rsidRPr="00000000">
                  <w:fldChar w:fldCharType="separate"/>
                </w:r>
                <w:sdt>
                  <w:sdtPr>
                    <w:id w:val="1503410528"/>
                    <w:tag w:val="goog_rdk_4925"/>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FastAPI</w:delText>
                    </w:r>
                  </w:sdtContent>
                </w:sdt>
                <w:r w:rsidDel="00000000" w:rsidR="00000000" w:rsidRPr="00000000">
                  <w:fldChar w:fldCharType="end"/>
                </w:r>
                <w:sdt>
                  <w:sdtPr>
                    <w:id w:val="-193042419"/>
                    <w:tag w:val="goog_rdk_4926"/>
                  </w:sdtPr>
                  <w:sdtContent>
                    <w:r w:rsidDel="00000000" w:rsidR="00000000" w:rsidRPr="00000000">
                      <w:rPr>
                        <w:rtl w:val="0"/>
                      </w:rPr>
                    </w:r>
                  </w:sdtContent>
                </w:sdt>
              </w:del>
            </w:sdtContent>
          </w:sdt>
        </w:p>
      </w:sdtContent>
    </w:sdt>
    <w:sdt>
      <w:sdtPr>
        <w:id w:val="152274907"/>
        <w:tag w:val="goog_rdk_4933"/>
      </w:sdtPr>
      <w:sdtContent>
        <w:p w:rsidR="00000000" w:rsidDel="00000000" w:rsidP="00000000" w:rsidRDefault="00000000" w:rsidRPr="00000000" w14:paraId="0000045D">
          <w:pPr>
            <w:numPr>
              <w:ilvl w:val="0"/>
              <w:numId w:val="10"/>
            </w:numPr>
            <w:spacing w:after="280" w:before="0" w:line="240" w:lineRule="auto"/>
            <w:ind w:left="720" w:hanging="360"/>
            <w:rPr>
              <w:del w:author="Nivesh" w:id="19" w:date="2026-09-25T10:03:37Z"/>
              <w:rFonts w:ascii="Cambria" w:cs="Cambria" w:eastAsia="Cambria" w:hAnsi="Cambria"/>
              <w:color w:val="000000"/>
              <w:sz w:val="22"/>
              <w:szCs w:val="22"/>
            </w:rPr>
          </w:pPr>
          <w:sdt>
            <w:sdtPr>
              <w:id w:val="1535703951"/>
              <w:tag w:val="goog_rdk_4928"/>
            </w:sdtPr>
            <w:sdtContent>
              <w:del w:author="Nivesh" w:id="19" w:date="2026-09-25T10:03:37Z"/>
              <w:sdt>
                <w:sdtPr>
                  <w:id w:val="-2085995597"/>
                  <w:tag w:val="goog_rdk_4929"/>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Popular Tutorial</w:delText>
                    </w:r>
                  </w:del>
                </w:sdtContent>
              </w:sdt>
              <w:del w:author="Nivesh" w:id="19" w:date="2026-09-25T10:03:37Z">
                <w:sdt>
                  <w:sdtPr>
                    <w:id w:val="-208837708"/>
                    <w:tag w:val="goog_rdk_4930"/>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"https://www.youtube.com/watch?v=0sOvCWFmrtA"</w:delInstrText>
                </w:r>
                <w:r w:rsidDel="00000000" w:rsidR="00000000" w:rsidRPr="00000000">
                  <w:fldChar w:fldCharType="separate"/>
                </w:r>
                <w:sdt>
                  <w:sdtPr>
                    <w:id w:val="980489179"/>
                    <w:tag w:val="goog_rdk_4931"/>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FastAPI Crash Course</w:delText>
                    </w:r>
                  </w:sdtContent>
                </w:sdt>
                <w:r w:rsidDel="00000000" w:rsidR="00000000" w:rsidRPr="00000000">
                  <w:fldChar w:fldCharType="end"/>
                </w:r>
                <w:sdt>
                  <w:sdtPr>
                    <w:id w:val="-1627071106"/>
                    <w:tag w:val="goog_rdk_4932"/>
                  </w:sdtPr>
                  <w:sdtContent>
                    <w:r w:rsidDel="00000000" w:rsidR="00000000" w:rsidRPr="00000000">
                      <w:rPr>
                        <w:rtl w:val="0"/>
                      </w:rPr>
                    </w:r>
                  </w:sdtContent>
                </w:sdt>
              </w:del>
            </w:sdtContent>
          </w:sdt>
        </w:p>
      </w:sdtContent>
    </w:sdt>
    <w:sdt>
      <w:sdtPr>
        <w:id w:val="-350056819"/>
        <w:tag w:val="goog_rdk_4941"/>
      </w:sdtPr>
      <w:sdtContent>
        <w:p w:rsidR="00000000" w:rsidDel="00000000" w:rsidP="00000000" w:rsidRDefault="00000000" w:rsidRPr="00000000" w14:paraId="000004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745169050"/>
              <w:tag w:val="goog_rdk_4936"/>
            </w:sdtPr>
            <w:sdtContent>
              <w:ins w:author="Anonymous" w:id="129" w:date="2026-09-22T04:17:55Z">
                <w:sdt>
                  <w:sdtPr>
                    <w:id w:val="-1130460248"/>
                    <w:tag w:val="goog_rdk_4937"/>
                  </w:sdtPr>
                  <w:sdtContent>
                    <w:del w:author="Nivesh" w:id="19" w:date="2026-09-25T10:03:37Z"/>
                  </w:sdtContent>
                </w:sdt>
              </w:ins>
              <w:sdt>
                <w:sdtPr>
                  <w:id w:val="-1446593110"/>
                  <w:tag w:val="goog_rdk_4938"/>
                </w:sdtPr>
                <w:sdtContent>
                  <w:ins w:author="Anonymous" w:id="129" w:date="2026-09-22T04:17:55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Anonymous" w:id="129" w:date="2026-09-22T04:17:55Z">
                <w:del w:author="Nivesh" w:id="19" w:date="2026-09-25T10:03:37Z"/>
              </w:ins>
            </w:sdtContent>
          </w:sdt>
          <w:sdt>
            <w:sdtPr>
              <w:id w:val="1380278316"/>
              <w:tag w:val="goog_rdk_4939"/>
            </w:sdtPr>
            <w:sdtContent>
              <w:del w:author="Nivesh" w:id="19" w:date="2026-09-25T10:03:37Z"/>
              <w:sdt>
                <w:sdtPr>
                  <w:id w:val="-403525603"/>
                  <w:tag w:val="goog_rdk_4940"/>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HTML &amp; CSS – Basic templating used in /templates and /static</w:delText>
                    </w:r>
                  </w:del>
                </w:sdtContent>
              </w:sdt>
              <w:del w:author="Nivesh" w:id="19" w:date="2026-09-25T10:03:37Z"/>
            </w:sdtContent>
          </w:sdt>
        </w:p>
      </w:sdtContent>
    </w:sdt>
    <w:sdt>
      <w:sdtPr>
        <w:id w:val="-1617745303"/>
        <w:tag w:val="goog_rdk_4950"/>
      </w:sdtPr>
      <w:sdtContent>
        <w:p w:rsidR="00000000" w:rsidDel="00000000" w:rsidP="00000000" w:rsidRDefault="00000000" w:rsidRPr="00000000" w14:paraId="0000045F">
          <w:pPr>
            <w:numPr>
              <w:ilvl w:val="0"/>
              <w:numId w:val="15"/>
            </w:numPr>
            <w:ind w:left="502" w:hanging="360"/>
            <w:rPr>
              <w:del w:author="Nivesh" w:id="19" w:date="2026-09-25T10:03:37Z"/>
              <w:rPrChange w:author="cs department" w:id="131" w:date="2026-09-23T05:17:36Z">
                <w:rPr>
                  <w:rFonts w:ascii="Cambria" w:cs="Cambria" w:eastAsia="Cambria" w:hAnsi="Cambria"/>
                  <w:color w:val="000000"/>
                  <w:sz w:val="22"/>
                  <w:szCs w:val="22"/>
                </w:rPr>
              </w:rPrChange>
            </w:rPr>
            <w:pPrChange w:author="cs department" w:id="0" w:date="2026-09-23T05:17:36Z">
              <w:pPr>
                <w:pStyle w:val="Heading3"/>
                <w:numPr>
                  <w:ilvl w:val="0"/>
                  <w:numId w:val="15"/>
                </w:numPr>
                <w:ind w:left="502" w:hanging="360"/>
              </w:pPr>
            </w:pPrChange>
          </w:pPr>
          <w:sdt>
            <w:sdtPr>
              <w:id w:val="-1302549658"/>
              <w:tag w:val="goog_rdk_4944"/>
            </w:sdtPr>
            <w:sdtContent>
              <w:ins w:author="Vishali Baskaran" w:id="130" w:date="2026-09-23T04:22:20Z">
                <w:sdt>
                  <w:sdtPr>
                    <w:id w:val="-292752952"/>
                    <w:tag w:val="goog_rdk_4945"/>
                  </w:sdtPr>
                  <w:sdtContent>
                    <w:del w:author="Nivesh" w:id="19" w:date="2026-09-25T10:03:37Z"/>
                  </w:sdtContent>
                </w:sdt>
              </w:ins>
              <w:sdt>
                <w:sdtPr>
                  <w:id w:val="640850467"/>
                  <w:tag w:val="goog_rdk_4946"/>
                </w:sdtPr>
                <w:sdtContent>
                  <w:ins w:author="Vishali Baskaran" w:id="130" w:date="2026-09-23T04:22:20Z">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w:delText>
                      </w:r>
                    </w:del>
                  </w:ins>
                </w:sdtContent>
              </w:sdt>
              <w:ins w:author="Vishali Baskaran" w:id="130" w:date="2026-09-23T04:22:20Z">
                <w:del w:author="Nivesh" w:id="19" w:date="2026-09-25T10:03:37Z"/>
              </w:ins>
            </w:sdtContent>
          </w:sdt>
          <w:sdt>
            <w:sdtPr>
              <w:id w:val="1724259824"/>
              <w:tag w:val="goog_rdk_4947"/>
            </w:sdtPr>
            <w:sdtContent>
              <w:del w:author="Nivesh" w:id="19" w:date="2026-09-25T10:03:37Z"/>
              <w:sdt>
                <w:sdtPr>
                  <w:id w:val="1052585785"/>
                  <w:tag w:val="goog_rdk_4948"/>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Google Gemini API Key</w:delText>
                    </w:r>
                  </w:del>
                </w:sdtContent>
              </w:sdt>
              <w:del w:author="Nivesh" w:id="19" w:date="2026-09-25T10:03:37Z">
                <w:sdt>
                  <w:sdtPr>
                    <w:id w:val="-384738324"/>
                    <w:tag w:val="goog_rdk_4949"/>
                  </w:sdtPr>
                  <w:sdtContent>
                    <w:r w:rsidDel="00000000" w:rsidR="00000000" w:rsidRPr="00000000">
                      <w:rPr>
                        <w:rtl w:val="0"/>
                      </w:rPr>
                    </w:r>
                  </w:sdtContent>
                </w:sdt>
              </w:del>
            </w:sdtContent>
          </w:sdt>
        </w:p>
      </w:sdtContent>
    </w:sdt>
    <w:sdt>
      <w:sdtPr>
        <w:id w:val="666283555"/>
        <w:tag w:val="goog_rdk_4956"/>
      </w:sdtPr>
      <w:sdtContent>
        <w:p w:rsidR="00000000" w:rsidDel="00000000" w:rsidP="00000000" w:rsidRDefault="00000000" w:rsidRPr="00000000" w14:paraId="00000460">
          <w:pPr>
            <w:numPr>
              <w:ilvl w:val="0"/>
              <w:numId w:val="11"/>
            </w:numPr>
            <w:spacing w:after="0" w:before="280" w:line="240" w:lineRule="auto"/>
            <w:ind w:left="720" w:hanging="360"/>
            <w:rPr>
              <w:del w:author="Nivesh" w:id="19" w:date="2026-09-25T10:03:37Z"/>
              <w:rFonts w:ascii="Cambria" w:cs="Cambria" w:eastAsia="Cambria" w:hAnsi="Cambria"/>
              <w:color w:val="000000"/>
              <w:sz w:val="22"/>
              <w:szCs w:val="22"/>
            </w:rPr>
          </w:pPr>
          <w:sdt>
            <w:sdtPr>
              <w:id w:val="434613657"/>
              <w:tag w:val="goog_rdk_4951"/>
            </w:sdtPr>
            <w:sdtContent>
              <w:del w:author="Nivesh" w:id="19" w:date="2026-09-25T10:03:37Z"/>
              <w:sdt>
                <w:sdtPr>
                  <w:id w:val="1961082790"/>
                  <w:tag w:val="goog_rdk_4952"/>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Official Documentation</w:delText>
                    </w:r>
                  </w:del>
                </w:sdtContent>
              </w:sdt>
              <w:del w:author="Nivesh" w:id="19" w:date="2026-09-25T10:03:37Z">
                <w:sdt>
                  <w:sdtPr>
                    <w:id w:val="-227835835"/>
                    <w:tag w:val="goog_rdk_4953"/>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601804911"/>
                    <w:tag w:val="goog_rdk_4954"/>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Google AI for Developers</w:delText>
                    </w:r>
                  </w:sdtContent>
                </w:sdt>
                <w:r w:rsidDel="00000000" w:rsidR="00000000" w:rsidRPr="00000000">
                  <w:fldChar w:fldCharType="end"/>
                </w:r>
                <w:sdt>
                  <w:sdtPr>
                    <w:id w:val="217513578"/>
                    <w:tag w:val="goog_rdk_4955"/>
                  </w:sdtPr>
                  <w:sdtContent>
                    <w:r w:rsidDel="00000000" w:rsidR="00000000" w:rsidRPr="00000000">
                      <w:rPr>
                        <w:rtl w:val="0"/>
                      </w:rPr>
                    </w:r>
                  </w:sdtContent>
                </w:sdt>
              </w:del>
            </w:sdtContent>
          </w:sdt>
        </w:p>
      </w:sdtContent>
    </w:sdt>
    <w:sdt>
      <w:sdtPr>
        <w:id w:val="389611592"/>
        <w:tag w:val="goog_rdk_4962"/>
      </w:sdtPr>
      <w:sdtContent>
        <w:p w:rsidR="00000000" w:rsidDel="00000000" w:rsidP="00000000" w:rsidRDefault="00000000" w:rsidRPr="00000000" w14:paraId="00000461">
          <w:pPr>
            <w:numPr>
              <w:ilvl w:val="0"/>
              <w:numId w:val="11"/>
            </w:numPr>
            <w:spacing w:after="0" w:before="0" w:line="240" w:lineRule="auto"/>
            <w:ind w:left="720" w:hanging="360"/>
            <w:rPr>
              <w:del w:author="Nivesh" w:id="19" w:date="2026-09-25T10:03:37Z"/>
              <w:rFonts w:ascii="Cambria" w:cs="Cambria" w:eastAsia="Cambria" w:hAnsi="Cambria"/>
              <w:color w:val="000000"/>
              <w:sz w:val="22"/>
              <w:szCs w:val="22"/>
            </w:rPr>
          </w:pPr>
          <w:sdt>
            <w:sdtPr>
              <w:id w:val="-1499553628"/>
              <w:tag w:val="goog_rdk_4957"/>
            </w:sdtPr>
            <w:sdtContent>
              <w:del w:author="Nivesh" w:id="19" w:date="2026-09-25T10:03:37Z"/>
              <w:sdt>
                <w:sdtPr>
                  <w:id w:val="-523037178"/>
                  <w:tag w:val="goog_rdk_4958"/>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Setup Guide</w:delText>
                    </w:r>
                  </w:del>
                </w:sdtContent>
              </w:sdt>
              <w:del w:author="Nivesh" w:id="19" w:date="2026-09-25T10:03:37Z">
                <w:sdt>
                  <w:sdtPr>
                    <w:id w:val="-1135504914"/>
                    <w:tag w:val="goog_rdk_4959"/>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"https://www.geeksforgeeks.org/how-to-use-google-gemini-api-key/?utm_source=chatgpt.com"</w:delInstrText>
                </w:r>
                <w:r w:rsidDel="00000000" w:rsidR="00000000" w:rsidRPr="00000000">
                  <w:fldChar w:fldCharType="separate"/>
                </w:r>
                <w:sdt>
                  <w:sdtPr>
                    <w:id w:val="-1155861078"/>
                    <w:tag w:val="goog_rdk_4960"/>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GeeksforGeeks</w:delText>
                    </w:r>
                  </w:sdtContent>
                </w:sdt>
                <w:r w:rsidDel="00000000" w:rsidR="00000000" w:rsidRPr="00000000">
                  <w:fldChar w:fldCharType="end"/>
                </w:r>
                <w:sdt>
                  <w:sdtPr>
                    <w:id w:val="277083562"/>
                    <w:tag w:val="goog_rdk_4961"/>
                  </w:sdtPr>
                  <w:sdtContent>
                    <w:r w:rsidDel="00000000" w:rsidR="00000000" w:rsidRPr="00000000">
                      <w:rPr>
                        <w:rtl w:val="0"/>
                      </w:rPr>
                    </w:r>
                  </w:sdtContent>
                </w:sdt>
              </w:del>
            </w:sdtContent>
          </w:sdt>
        </w:p>
      </w:sdtContent>
    </w:sdt>
    <w:sdt>
      <w:sdtPr>
        <w:id w:val="-1583196393"/>
        <w:tag w:val="goog_rdk_4969"/>
      </w:sdtPr>
      <w:sdtContent>
        <w:p w:rsidR="00000000" w:rsidDel="00000000" w:rsidP="00000000" w:rsidRDefault="00000000" w:rsidRPr="00000000" w14:paraId="00000462">
          <w:pPr>
            <w:spacing w:after="0" w:before="0" w:line="240" w:lineRule="auto"/>
            <w:ind w:left="720" w:firstLine="0"/>
            <w:rPr>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Shalini J" w:id="132" w:date="2026-09-27T13:42:45Z">
                <w:rPr>
                  <w:rFonts w:ascii="Cambria" w:cs="Cambria" w:eastAsia="Cambria" w:hAnsi="Cambria"/>
                  <w:color w:val="000000"/>
                  <w:sz w:val="22"/>
                  <w:szCs w:val="22"/>
                </w:rPr>
              </w:rPrChange>
            </w:rPr>
            <w:pPrChange w:author="Shalini J" w:id="0" w:date="2026-09-27T13:42:45Z">
              <w:pPr>
                <w:numPr>
                  <w:ilvl w:val="0"/>
                  <w:numId w:val="11"/>
                </w:numPr>
                <w:spacing w:after="0" w:before="0" w:line="240" w:lineRule="auto"/>
                <w:ind w:left="720" w:hanging="360"/>
              </w:pPr>
            </w:pPrChange>
          </w:pPr>
          <w:sdt>
            <w:sdtPr>
              <w:id w:val="-2060917558"/>
              <w:tag w:val="goog_rdk_4963"/>
            </w:sdtPr>
            <w:sdtContent>
              <w:del w:author="Nivesh" w:id="19" w:date="2026-09-25T10:03:37Z"/>
              <w:sdt>
                <w:sdtPr>
                  <w:id w:val="-186412026"/>
                  <w:tag w:val="goog_rdk_4964"/>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Po</w:delText>
                    </w:r>
                  </w:del>
                </w:sdtContent>
              </w:sdt>
              <w:del w:author="Nivesh" w:id="19" w:date="2026-09-25T10:03:37Z">
                <w:sdt>
                  <w:sdtPr>
                    <w:id w:val="306106876"/>
                    <w:tag w:val="goog_rdk_4965"/>
                  </w:sdtPr>
                  <w:sdtContent>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pular Tutorial</w:delText>
                    </w:r>
                  </w:sdtContent>
                </w:sdt>
                <w:sdt>
                  <w:sdtPr>
                    <w:id w:val="1460698610"/>
                    <w:tag w:val="goog_rdk_4966"/>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"https://www.youtube.com/watch?v=example"</w:delInstrText>
                </w:r>
                <w:r w:rsidDel="00000000" w:rsidR="00000000" w:rsidRPr="00000000">
                  <w:fldChar w:fldCharType="separate"/>
                </w:r>
                <w:sdt>
                  <w:sdtPr>
                    <w:id w:val="1825413533"/>
                    <w:tag w:val="goog_rdk_4967"/>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How to Use Google Gemini API Key</w:delText>
                    </w:r>
                  </w:sdtContent>
                </w:sdt>
                <w:r w:rsidDel="00000000" w:rsidR="00000000" w:rsidRPr="00000000">
                  <w:fldChar w:fldCharType="end"/>
                </w:r>
                <w:sdt>
                  <w:sdtPr>
                    <w:id w:val="1267358367"/>
                    <w:tag w:val="goog_rdk_4968"/>
                  </w:sdtPr>
                  <w:sdtContent>
                    <w:r w:rsidDel="00000000" w:rsidR="00000000" w:rsidRPr="00000000">
                      <w:rPr>
                        <w:rtl w:val="0"/>
                      </w:rPr>
                    </w:r>
                  </w:sdtContent>
                </w:sdt>
              </w:del>
            </w:sdtContent>
          </w:sdt>
        </w:p>
      </w:sdtContent>
    </w:sdt>
    <w:sdt>
      <w:sdtPr>
        <w:id w:val="2036046143"/>
        <w:tag w:val="goog_rdk_4973"/>
      </w:sdtPr>
      <w:sdtContent>
        <w:p w:rsidR="00000000" w:rsidDel="00000000" w:rsidP="00000000" w:rsidRDefault="00000000" w:rsidRPr="00000000" w14:paraId="00000463">
          <w:pPr>
            <w:numPr>
              <w:ilvl w:val="0"/>
              <w:numId w:val="11"/>
            </w:numPr>
            <w:spacing w:after="0" w:before="0" w:line="240" w:lineRule="auto"/>
            <w:ind w:left="720" w:hanging="360"/>
            <w:rPr>
              <w:del w:author="Nivesh" w:id="19" w:date="2026-09-25T10:03:37Z"/>
              <w:rFonts w:ascii="Cambria" w:cs="Cambria" w:eastAsia="Cambria" w:hAnsi="Cambria"/>
              <w:color w:val="000000"/>
              <w:sz w:val="22"/>
              <w:szCs w:val="22"/>
            </w:rPr>
          </w:pPr>
          <w:sdt>
            <w:sdtPr>
              <w:id w:val="1266453016"/>
              <w:tag w:val="goog_rdk_4970"/>
            </w:sdtPr>
            <w:sdtContent>
              <w:del w:author="Nivesh" w:id="19" w:date="2026-09-25T10:03:37Z"/>
              <w:sdt>
                <w:sdtPr>
                  <w:id w:val="-1807204265"/>
                  <w:tag w:val="goog_rdk_4971"/>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Setup Steps</w:delText>
                    </w:r>
                  </w:del>
                </w:sdtContent>
              </w:sdt>
              <w:del w:author="Nivesh" w:id="19" w:date="2026-09-25T10:03:37Z">
                <w:sdt>
                  <w:sdtPr>
                    <w:id w:val="63178443"/>
                    <w:tag w:val="goog_rdk_4972"/>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sdtContent>
                </w:sdt>
              </w:del>
            </w:sdtContent>
          </w:sdt>
        </w:p>
      </w:sdtContent>
    </w:sdt>
    <w:sdt>
      <w:sdtPr>
        <w:id w:val="23822255"/>
        <w:tag w:val="goog_rdk_4976"/>
      </w:sdtPr>
      <w:sdtContent>
        <w:p w:rsidR="00000000" w:rsidDel="00000000" w:rsidP="00000000" w:rsidRDefault="00000000" w:rsidRPr="00000000" w14:paraId="00000464">
          <w:pPr>
            <w:numPr>
              <w:ilvl w:val="1"/>
              <w:numId w:val="11"/>
            </w:numPr>
            <w:spacing w:after="0" w:before="0" w:line="240" w:lineRule="auto"/>
            <w:ind w:left="1440" w:hanging="360"/>
            <w:rPr>
              <w:del w:author="Nivesh" w:id="19" w:date="2026-09-25T10:03:37Z"/>
              <w:rFonts w:ascii="Cambria" w:cs="Cambria" w:eastAsia="Cambria" w:hAnsi="Cambria"/>
              <w:color w:val="000000"/>
              <w:sz w:val="22"/>
              <w:szCs w:val="22"/>
            </w:rPr>
          </w:pPr>
          <w:sdt>
            <w:sdtPr>
              <w:id w:val="2112262341"/>
              <w:tag w:val="goog_rdk_4974"/>
            </w:sdtPr>
            <w:sdtContent>
              <w:del w:author="Nivesh" w:id="19" w:date="2026-09-25T10:03:37Z"/>
              <w:sdt>
                <w:sdtPr>
                  <w:id w:val="1505110657"/>
                  <w:tag w:val="goog_rdk_4975"/>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Visit the Google AI Studio and sign in with your Google account.</w:delText>
                    </w:r>
                  </w:del>
                </w:sdtContent>
              </w:sdt>
              <w:del w:author="Nivesh" w:id="19" w:date="2026-09-25T10:03:37Z"/>
            </w:sdtContent>
          </w:sdt>
        </w:p>
      </w:sdtContent>
    </w:sdt>
    <w:sdt>
      <w:sdtPr>
        <w:id w:val="-1025081539"/>
        <w:tag w:val="goog_rdk_4979"/>
      </w:sdtPr>
      <w:sdtContent>
        <w:p w:rsidR="00000000" w:rsidDel="00000000" w:rsidP="00000000" w:rsidRDefault="00000000" w:rsidRPr="00000000" w14:paraId="00000465">
          <w:pPr>
            <w:numPr>
              <w:ilvl w:val="1"/>
              <w:numId w:val="11"/>
            </w:numPr>
            <w:spacing w:after="0" w:before="0" w:line="240" w:lineRule="auto"/>
            <w:ind w:left="1440" w:hanging="360"/>
            <w:rPr>
              <w:del w:author="Nivesh" w:id="19" w:date="2026-09-25T10:03:37Z"/>
              <w:rFonts w:ascii="Cambria" w:cs="Cambria" w:eastAsia="Cambria" w:hAnsi="Cambria"/>
              <w:color w:val="000000"/>
              <w:sz w:val="22"/>
              <w:szCs w:val="22"/>
            </w:rPr>
          </w:pPr>
          <w:sdt>
            <w:sdtPr>
              <w:id w:val="1320875677"/>
              <w:tag w:val="goog_rdk_4977"/>
            </w:sdtPr>
            <w:sdtContent>
              <w:del w:author="Nivesh" w:id="19" w:date="2026-09-25T10:03:37Z"/>
              <w:sdt>
                <w:sdtPr>
                  <w:id w:val="-684333946"/>
                  <w:tag w:val="goog_rdk_497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Create a new project and enable the Gemini API.</w:delText>
                    </w:r>
                  </w:del>
                </w:sdtContent>
              </w:sdt>
              <w:del w:author="Nivesh" w:id="19" w:date="2026-09-25T10:03:37Z"/>
            </w:sdtContent>
          </w:sdt>
        </w:p>
      </w:sdtContent>
    </w:sdt>
    <w:sdt>
      <w:sdtPr>
        <w:id w:val="1231450198"/>
        <w:tag w:val="goog_rdk_4983"/>
      </w:sdtPr>
      <w:sdtContent>
        <w:p w:rsidR="00000000" w:rsidDel="00000000" w:rsidP="00000000" w:rsidRDefault="00000000" w:rsidRPr="00000000" w14:paraId="00000466">
          <w:pPr>
            <w:numPr>
              <w:ilvl w:val="1"/>
              <w:numId w:val="11"/>
            </w:numPr>
            <w:spacing w:after="280" w:before="0" w:line="240" w:lineRule="auto"/>
            <w:ind w:left="1440" w:hanging="360"/>
            <w:rPr>
              <w:del w:author="Nivesh" w:id="19" w:date="2026-09-25T10:03:37Z"/>
              <w:rFonts w:ascii="Cambria" w:cs="Cambria" w:eastAsia="Cambria" w:hAnsi="Cambria"/>
              <w:color w:val="000000"/>
              <w:sz w:val="22"/>
              <w:szCs w:val="22"/>
            </w:rPr>
          </w:pPr>
          <w:sdt>
            <w:sdtPr>
              <w:id w:val="-1214163886"/>
              <w:tag w:val="goog_rdk_4980"/>
            </w:sdtPr>
            <w:sdtContent>
              <w:del w:author="Nivesh" w:id="19" w:date="2026-09-25T10:03:37Z"/>
              <w:sdt>
                <w:sdtPr>
                  <w:id w:val="772626052"/>
                  <w:tag w:val="goog_rdk_4981"/>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Generate an API key and securely store it.</w:delText>
                    </w:r>
                  </w:del>
                </w:sdtContent>
              </w:sdt>
              <w:del w:author="Nivesh" w:id="19" w:date="2026-09-25T10:03:37Z">
                <w:sdt>
                  <w:sdtPr>
                    <w:id w:val="108846232"/>
                    <w:tag w:val="goog_rdk_4982"/>
                  </w:sdtPr>
                  <w:sdtContent>
                    <w:r w:rsidDel="00000000" w:rsidR="00000000" w:rsidRPr="00000000">
                      <w:rPr>
                        <w:rtl w:val="0"/>
                      </w:rPr>
                    </w:r>
                  </w:sdtContent>
                </w:sdt>
              </w:del>
            </w:sdtContent>
          </w:sdt>
        </w:p>
      </w:sdtContent>
    </w:sdt>
    <w:sdt>
      <w:sdtPr>
        <w:id w:val="362421847"/>
        <w:tag w:val="goog_rdk_4989"/>
      </w:sdtPr>
      <w:sdtContent>
        <w:p w:rsidR="00000000" w:rsidDel="00000000" w:rsidP="00000000" w:rsidRDefault="00000000" w:rsidRPr="00000000" w14:paraId="00000467">
          <w:pPr>
            <w:pStyle w:val="Heading3"/>
            <w:ind w:left="502" w:firstLine="0"/>
            <w:rPr>
              <w:ins w:author="Selva Jothi MS" w:id="133" w:date="2026-09-24T10:58:54Z"/>
              <w:del w:author="Nivesh" w:id="19" w:date="2026-09-25T10:03:37Z"/>
              <w:rPrChange w:author="Nivesh" w:id="42" w:date="2026-09-25T10:03:37Z">
                <w:rPr>
                  <w:rFonts w:ascii="Cambria" w:cs="Cambria" w:eastAsia="Cambria" w:hAnsi="Cambria"/>
                  <w:color w:val="000000"/>
                  <w:sz w:val="22"/>
                  <w:szCs w:val="22"/>
                </w:rPr>
              </w:rPrChange>
            </w:rPr>
          </w:pPr>
          <w:sdt>
            <w:sdtPr>
              <w:id w:val="-2115304775"/>
              <w:tag w:val="goog_rdk_4986"/>
            </w:sdtPr>
            <w:sdtContent>
              <w:ins w:author="Selva Jothi MS" w:id="133" w:date="2026-09-24T10:58:54Z">
                <w:sdt>
                  <w:sdtPr>
                    <w:id w:val="-68325456"/>
                    <w:tag w:val="goog_rdk_4987"/>
                  </w:sdtPr>
                  <w:sdtContent>
                    <w:del w:author="Nivesh" w:id="19" w:date="2026-09-25T10:03:37Z"/>
                  </w:sdtContent>
                </w:sdt>
              </w:ins>
              <w:sdt>
                <w:sdtPr>
                  <w:id w:val="-1694285072"/>
                  <w:tag w:val="goog_rdk_4988"/>
                </w:sdtPr>
                <w:sdtContent>
                  <w:ins w:author="Selva Jothi MS" w:id="133" w:date="2026-09-24T10:58:54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GEMINI_API_KEY=AIzaSyBz9tQMrVBm4LRcudUj1V3-YaIHmiIlybE</w:delText>
                      </w:r>
                    </w:del>
                  </w:ins>
                </w:sdtContent>
              </w:sdt>
              <w:ins w:author="Selva Jothi MS" w:id="133" w:date="2026-09-24T10:58:54Z">
                <w:del w:author="Nivesh" w:id="19" w:date="2026-09-25T10:03:37Z"/>
              </w:ins>
            </w:sdtContent>
          </w:sdt>
        </w:p>
      </w:sdtContent>
    </w:sdt>
    <w:sdt>
      <w:sdtPr>
        <w:id w:val="-1379513181"/>
        <w:tag w:val="goog_rdk_4993"/>
      </w:sdtPr>
      <w:sdtContent>
        <w:p w:rsidR="00000000" w:rsidDel="00000000" w:rsidP="00000000" w:rsidRDefault="00000000" w:rsidRPr="00000000" w14:paraId="00000468">
          <w:pPr>
            <w:pStyle w:val="Heading3"/>
            <w:ind w:left="502" w:firstLine="0"/>
            <w:rPr>
              <w:ins w:author="Selva Jothi MS" w:id="133" w:date="2026-09-24T10:58:54Z"/>
              <w:del w:author="Nivesh" w:id="19" w:date="2026-09-25T10:03:37Z"/>
              <w:rPrChange w:author="Nivesh" w:id="42" w:date="2026-09-25T10:03:37Z">
                <w:rPr>
                  <w:rFonts w:ascii="Cambria" w:cs="Cambria" w:eastAsia="Cambria" w:hAnsi="Cambria"/>
                  <w:color w:val="000000"/>
                  <w:sz w:val="22"/>
                  <w:szCs w:val="22"/>
                </w:rPr>
              </w:rPrChange>
            </w:rPr>
          </w:pPr>
          <w:sdt>
            <w:sdtPr>
              <w:id w:val="748644178"/>
              <w:tag w:val="goog_rdk_4990"/>
            </w:sdtPr>
            <w:sdtContent>
              <w:ins w:author="Selva Jothi MS" w:id="133" w:date="2026-09-24T10:58:54Z">
                <w:sdt>
                  <w:sdtPr>
                    <w:id w:val="1598738348"/>
                    <w:tag w:val="goog_rdk_4991"/>
                  </w:sdtPr>
                  <w:sdtContent>
                    <w:del w:author="Nivesh" w:id="19" w:date="2026-09-25T10:03:37Z"/>
                  </w:sdtContent>
                </w:sdt>
              </w:ins>
              <w:sdt>
                <w:sdtPr>
                  <w:id w:val="325507186"/>
                  <w:tag w:val="goog_rdk_4992"/>
                </w:sdtPr>
                <w:sdtContent>
                  <w:ins w:author="Selva Jothi MS" w:id="133" w:date="2026-09-24T10:58:54Z">
                    <w:del w:author="Nivesh" w:id="19" w:date="2026-09-25T10:03:37Z">
                      <w:r w:rsidDel="00000000" w:rsidR="00000000" w:rsidRPr="00000000">
                        <w:rPr>
                          <w:rtl w:val="0"/>
                        </w:rPr>
                      </w:r>
                    </w:del>
                  </w:ins>
                </w:sdtContent>
              </w:sdt>
              <w:ins w:author="Selva Jothi MS" w:id="133" w:date="2026-09-24T10:58:54Z">
                <w:del w:author="Nivesh" w:id="19" w:date="2026-09-25T10:03:37Z">
                  <w:bookmarkStart w:colFirst="0" w:colLast="0" w:name="_heading=h.a8zj8a2txncl" w:id="3"/>
                  <w:bookmarkEnd w:id="3"/>
                </w:del>
              </w:ins>
            </w:sdtContent>
          </w:sdt>
        </w:p>
      </w:sdtContent>
    </w:sdt>
    <w:sdt>
      <w:sdtPr>
        <w:id w:val="-1161158333"/>
        <w:tag w:val="goog_rdk_5000"/>
      </w:sdtPr>
      <w:sdtContent>
        <w:p w:rsidR="00000000" w:rsidDel="00000000" w:rsidP="00000000" w:rsidRDefault="00000000" w:rsidRPr="00000000" w14:paraId="00000469">
          <w:pPr>
            <w:pStyle w:val="Heading3"/>
            <w:numPr>
              <w:ilvl w:val="0"/>
              <w:numId w:val="24"/>
            </w:numPr>
            <w:spacing w:after="0" w:afterAutospacing="0"/>
            <w:ind w:left="720" w:right="0" w:hanging="360"/>
            <w:rPr>
              <w:ins w:author="Srimathi" w:id="134" w:date="2026-09-24T14:13:54Z"/>
              <w:del w:author="Nivesh" w:id="19" w:date="2026-09-25T10:03:37Z"/>
              <w:rFonts w:ascii="Cambria" w:cs="Cambria" w:eastAsia="Cambria" w:hAnsi="Cambria"/>
              <w:b w:val="0"/>
              <w:bCs w:val="0"/>
              <w:color w:val="000000"/>
              <w:sz w:val="22"/>
              <w:szCs w:val="22"/>
              <w:u w:val="none"/>
            </w:rPr>
          </w:pPr>
          <w:sdt>
            <w:sdtPr>
              <w:id w:val="1272106524"/>
              <w:tag w:val="goog_rdk_4997"/>
            </w:sdtPr>
            <w:sdtContent>
              <w:ins w:author="Srimathi" w:id="134" w:date="2026-09-24T14:13:54Z">
                <w:sdt>
                  <w:sdtPr>
                    <w:id w:val="-602766687"/>
                    <w:tag w:val="goog_rdk_4998"/>
                  </w:sdtPr>
                  <w:sdtContent>
                    <w:del w:author="Nivesh" w:id="19" w:date="2026-09-25T10:03:37Z"/>
                  </w:sdtContent>
                </w:sdt>
              </w:ins>
              <w:sdt>
                <w:sdtPr>
                  <w:id w:val="198771958"/>
                  <w:tag w:val="goog_rdk_4999"/>
                </w:sdtPr>
                <w:sdtContent>
                  <w:ins w:author="Srimathi" w:id="134" w:date="2026-09-24T14:13:54Z">
                    <w:del w:author="Nivesh" w:id="19" w:date="2026-09-25T10:03:37Z">
                      <w:r w:rsidDel="00000000" w:rsidR="00000000" w:rsidRPr="00000000">
                        <w:rPr>
                          <w:rtl w:val="0"/>
                        </w:rPr>
                      </w:r>
                    </w:del>
                  </w:ins>
                </w:sdtContent>
              </w:sdt>
              <w:ins w:author="Srimathi" w:id="134" w:date="2026-09-24T14:13:54Z">
                <w:del w:author="Nivesh" w:id="19" w:date="2026-09-25T10:03:37Z"/>
              </w:ins>
            </w:sdtContent>
          </w:sdt>
        </w:p>
      </w:sdtContent>
    </w:sdt>
    <w:sdt>
      <w:sdtPr>
        <w:id w:val="-580513568"/>
        <w:tag w:val="goog_rdk_5007"/>
      </w:sdtPr>
      <w:sdtContent>
        <w:p w:rsidR="00000000" w:rsidDel="00000000" w:rsidP="00000000" w:rsidRDefault="00000000" w:rsidRPr="00000000" w14:paraId="0000046A">
          <w:pPr>
            <w:pStyle w:val="Heading3"/>
            <w:numPr>
              <w:ilvl w:val="0"/>
              <w:numId w:val="24"/>
            </w:numPr>
            <w:spacing w:before="0" w:beforeAutospacing="0"/>
            <w:ind w:left="720" w:right="0" w:hanging="360"/>
            <w:rPr>
              <w:ins w:author="Yazhini Prabhu" w:id="135" w:date="2026-09-28T04:21:00Z"/>
              <w:del w:author="Nivesh" w:id="19" w:date="2026-09-25T10:03:37Z"/>
              <w:rFonts w:ascii="Cambria" w:cs="Cambria" w:eastAsia="Cambria" w:hAnsi="Cambria"/>
              <w:b w:val="0"/>
              <w:bCs w:val="0"/>
              <w:color w:val="000000"/>
              <w:sz w:val="22"/>
              <w:szCs w:val="22"/>
              <w:u w:val="none"/>
            </w:rPr>
          </w:pPr>
          <w:sdt>
            <w:sdtPr>
              <w:id w:val="-1381031777"/>
              <w:tag w:val="goog_rdk_5004"/>
            </w:sdtPr>
            <w:sdtContent>
              <w:ins w:author="Yazhini Prabhu" w:id="135" w:date="2026-09-28T04:21:00Z">
                <w:sdt>
                  <w:sdtPr>
                    <w:id w:val="-1184288454"/>
                    <w:tag w:val="goog_rdk_5005"/>
                  </w:sdtPr>
                  <w:sdtContent>
                    <w:del w:author="Nivesh" w:id="19" w:date="2026-09-25T10:03:37Z"/>
                  </w:sdtContent>
                </w:sdt>
              </w:ins>
              <w:sdt>
                <w:sdtPr>
                  <w:id w:val="177671873"/>
                  <w:tag w:val="goog_rdk_5006"/>
                </w:sdtPr>
                <w:sdtContent>
                  <w:ins w:author="Yazhini Prabhu" w:id="135" w:date="2026-09-28T04:21:00Z">
                    <w:del w:author="Nivesh" w:id="19" w:date="2026-09-25T10:03:37Z">
                      <w:r w:rsidDel="00000000" w:rsidR="00000000" w:rsidRPr="00000000">
                        <w:rPr>
                          <w:rtl w:val="0"/>
                        </w:rPr>
                      </w:r>
                    </w:del>
                  </w:ins>
                </w:sdtContent>
              </w:sdt>
              <w:ins w:author="Yazhini Prabhu" w:id="135" w:date="2026-09-28T04:21:00Z">
                <w:del w:author="Nivesh" w:id="19" w:date="2026-09-25T10:03:37Z"/>
              </w:ins>
            </w:sdtContent>
          </w:sdt>
        </w:p>
      </w:sdtContent>
    </w:sdt>
    <w:sdt>
      <w:sdtPr>
        <w:id w:val="-1566269423"/>
        <w:tag w:val="goog_rdk_5020"/>
      </w:sdtPr>
      <w:sdtContent>
        <w:p w:rsidR="00000000" w:rsidDel="00000000" w:rsidP="00000000" w:rsidRDefault="00000000" w:rsidRPr="00000000" w14:paraId="0000046B">
          <w:pPr>
            <w:pStyle w:val="Heading3"/>
            <w:numPr>
              <w:ilvl w:val="0"/>
              <w:numId w:val="24"/>
            </w:numPr>
            <w:ind w:left="720" w:hanging="360"/>
            <w:rPr>
              <w:del w:author="Nivesh" w:id="19" w:date="2026-09-25T10:03:37Z"/>
              <w:rFonts w:ascii="Cambria" w:cs="Cambria" w:eastAsia="Cambria" w:hAnsi="Cambria"/>
              <w:b w:val="0"/>
              <w:bCs w:val="0"/>
              <w:color w:val="000000"/>
              <w:sz w:val="22"/>
              <w:szCs w:val="22"/>
              <w:u w:val="none"/>
              <w:rPrChange w:author="Srimathi" w:id="137" w:date="2026-09-24T14:13:36Z">
                <w:rPr>
                  <w:rFonts w:ascii="Cambria" w:cs="Cambria" w:eastAsia="Cambria" w:hAnsi="Cambria"/>
                  <w:color w:val="000000"/>
                  <w:sz w:val="22"/>
                  <w:szCs w:val="22"/>
                </w:rPr>
              </w:rPrChange>
            </w:rPr>
            <w:pPrChange w:author="Srimathi" w:id="0" w:date="2026-09-24T14:13:36Z">
              <w:pPr>
                <w:pStyle w:val="Heading3"/>
                <w:numPr>
                  <w:ilvl w:val="0"/>
                  <w:numId w:val="15"/>
                </w:numPr>
                <w:ind w:left="502" w:hanging="360"/>
              </w:pPr>
            </w:pPrChange>
          </w:pPr>
          <w:sdt>
            <w:sdtPr>
              <w:id w:val="1104774387"/>
              <w:tag w:val="goog_rdk_5008"/>
            </w:sdtPr>
            <w:sdtContent>
              <w:ins w:author="Yazhini Prabhu" w:id="135" w:date="2026-09-28T04:21:00Z">
                <w:sdt>
                  <w:sdtPr>
                    <w:id w:val="-741357028"/>
                    <w:tag w:val="goog_rdk_5009"/>
                  </w:sdtPr>
                  <w:sdtContent>
                    <w:del w:author="Nivesh" w:id="19" w:date="2026-09-25T10:03:37Z"/>
                  </w:sdtContent>
                </w:sdt>
              </w:ins>
              <w:sdt>
                <w:sdtPr>
                  <w:id w:val="1533558562"/>
                  <w:tag w:val="goog_rdk_5010"/>
                </w:sdtPr>
                <w:sdtContent>
                  <w:ins w:author="Yazhini Prabhu" w:id="135" w:date="2026-09-28T04:21:00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del>
                  </w:ins>
                </w:sdtContent>
              </w:sdt>
              <w:ins w:author="Yazhini Prabhu" w:id="135" w:date="2026-09-28T04:21:00Z">
                <w:del w:author="Nivesh" w:id="19" w:date="2026-09-25T10:03:37Z"/>
              </w:ins>
            </w:sdtContent>
          </w:sdt>
          <w:sdt>
            <w:sdtPr>
              <w:id w:val="2058664143"/>
              <w:tag w:val="goog_rdk_5011"/>
            </w:sdtPr>
            <w:sdtContent>
              <w:del w:author="Nivesh" w:id="19" w:date="2026-09-25T10:03:37Z"/>
            </w:sdtContent>
          </w:sdt>
          <w:sdt>
            <w:sdtPr>
              <w:id w:val="-1281579063"/>
              <w:tag w:val="goog_rdk_5012"/>
            </w:sdtPr>
            <w:sdtContent>
              <w:ins w:author="sabaRi" w:id="136" w:date="2026-09-26T16:10:52Z">
                <w:sdt>
                  <w:sdtPr>
                    <w:id w:val="1944461472"/>
                    <w:tag w:val="goog_rdk_5013"/>
                  </w:sdtPr>
                  <w:sdtContent>
                    <w:del w:author="Nivesh" w:id="19" w:date="2026-09-25T10:03:37Z"/>
                  </w:sdtContent>
                </w:sdt>
              </w:ins>
              <w:sdt>
                <w:sdtPr>
                  <w:id w:val="1435478336"/>
                  <w:tag w:val="goog_rdk_5014"/>
                </w:sdtPr>
                <w:sdtContent>
                  <w:ins w:author="sabaRi" w:id="136" w:date="2026-09-26T16:10:52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g</w:delText>
                      </w:r>
                    </w:del>
                  </w:ins>
                </w:sdtContent>
              </w:sdt>
              <w:ins w:author="sabaRi" w:id="136" w:date="2026-09-26T16:10:52Z">
                <w:del w:author="Nivesh" w:id="19" w:date="2026-09-25T10:03:37Z"/>
              </w:ins>
            </w:sdtContent>
          </w:sdt>
          <w:sdt>
            <w:sdtPr>
              <w:id w:val="47592401"/>
              <w:tag w:val="goog_rdk_5015"/>
            </w:sdtPr>
            <w:sdtContent>
              <w:del w:author="Nivesh" w:id="19" w:date="2026-09-25T10:03:37Z"/>
              <w:sdt>
                <w:sdtPr>
                  <w:id w:val="-2022530273"/>
                  <w:tag w:val="goog_rdk_5016"/>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U</w:delText>
                    </w:r>
                  </w:del>
                </w:sdtContent>
              </w:sdt>
              <w:del w:author="Nivesh" w:id="19" w:date="2026-09-25T10:03:37Z">
                <w:sdt>
                  <w:sdtPr>
                    <w:id w:val="772012992"/>
                    <w:tag w:val="goog_rdk_5017"/>
                  </w:sdtPr>
                  <w:sdtContent>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vicorn (ASGI Server</w:delText>
                    </w:r>
                  </w:sdtContent>
                </w:sdt>
                <w:sdt>
                  <w:sdtPr>
                    <w:id w:val="1783211954"/>
                    <w:tag w:val="goog_rdk_5018"/>
                  </w:sdtPr>
                  <w:sdtContent>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w:delText>
                    </w:r>
                  </w:sdtContent>
                </w:sdt>
                <w:sdt>
                  <w:sdtPr>
                    <w:id w:val="676553549"/>
                    <w:tag w:val="goog_rdk_5019"/>
                  </w:sdtPr>
                  <w:sdtContent>
                    <w:r w:rsidDel="00000000" w:rsidR="00000000" w:rsidRPr="00000000">
                      <w:rPr>
                        <w:rtl w:val="0"/>
                      </w:rPr>
                    </w:r>
                  </w:sdtContent>
                </w:sdt>
              </w:del>
            </w:sdtContent>
          </w:sdt>
        </w:p>
      </w:sdtContent>
    </w:sdt>
    <w:sdt>
      <w:sdtPr>
        <w:id w:val="79507577"/>
        <w:tag w:val="goog_rdk_5026"/>
      </w:sdtPr>
      <w:sdtContent>
        <w:p w:rsidR="00000000" w:rsidDel="00000000" w:rsidP="00000000" w:rsidRDefault="00000000" w:rsidRPr="00000000" w14:paraId="0000046C">
          <w:pPr>
            <w:numPr>
              <w:ilvl w:val="0"/>
              <w:numId w:val="12"/>
            </w:numPr>
            <w:spacing w:after="0" w:before="280" w:line="240" w:lineRule="auto"/>
            <w:ind w:left="720" w:hanging="360"/>
            <w:rPr>
              <w:del w:author="Nivesh" w:id="19" w:date="2026-09-25T10:03:37Z"/>
              <w:rFonts w:ascii="Cambria" w:cs="Cambria" w:eastAsia="Cambria" w:hAnsi="Cambria"/>
              <w:color w:val="000000"/>
              <w:sz w:val="22"/>
              <w:szCs w:val="22"/>
            </w:rPr>
          </w:pPr>
          <w:sdt>
            <w:sdtPr>
              <w:id w:val="1732745396"/>
              <w:tag w:val="goog_rdk_5021"/>
            </w:sdtPr>
            <w:sdtContent>
              <w:del w:author="Nivesh" w:id="19" w:date="2026-09-25T10:03:37Z"/>
              <w:sdt>
                <w:sdtPr>
                  <w:id w:val="2071816763"/>
                  <w:tag w:val="goog_rdk_5022"/>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Official Documentation</w:delText>
                    </w:r>
                  </w:del>
                </w:sdtContent>
              </w:sdt>
              <w:del w:author="Nivesh" w:id="19" w:date="2026-09-25T10:03:37Z">
                <w:sdt>
                  <w:sdtPr>
                    <w:id w:val="1900280282"/>
                    <w:tag w:val="goog_rdk_5023"/>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"https://pypi.org/project/uvicorn/?utm_source=chatgpt.com"</w:delInstrText>
                </w:r>
                <w:r w:rsidDel="00000000" w:rsidR="00000000" w:rsidRPr="00000000">
                  <w:fldChar w:fldCharType="separate"/>
                </w:r>
                <w:sdt>
                  <w:sdtPr>
                    <w:id w:val="-1463175715"/>
                    <w:tag w:val="goog_rdk_5024"/>
                  </w:sdtPr>
                  <w:sdtContent>
                    <w:r w:rsidDel="00000000" w:rsidR="00000000" w:rsidRPr="00000000">
                      <w:rPr>
                        <w:rtl w:val="0"/>
                        <w:rPrChange w:author="Nivesh" w:id="42" w:date="2026-09-25T10:03:37Z">
                          <w:rPr>
                            <w:rFonts w:ascii="Cambria" w:cs="Cambria" w:eastAsia="Cambria" w:hAnsi="Cambria"/>
                            <w:color w:val="0000ff"/>
                            <w:sz w:val="22"/>
                            <w:szCs w:val="22"/>
                            <w:u w:val="single"/>
                          </w:rPr>
                        </w:rPrChange>
                      </w:rPr>
                      <w:delText xml:space="preserve">PyPI</w:delText>
                    </w:r>
                  </w:sdtContent>
                </w:sdt>
                <w:r w:rsidDel="00000000" w:rsidR="00000000" w:rsidRPr="00000000">
                  <w:fldChar w:fldCharType="end"/>
                </w:r>
                <w:sdt>
                  <w:sdtPr>
                    <w:id w:val="180957520"/>
                    <w:tag w:val="goog_rdk_5025"/>
                  </w:sdtPr>
                  <w:sdtContent>
                    <w:r w:rsidDel="00000000" w:rsidR="00000000" w:rsidRPr="00000000">
                      <w:rPr>
                        <w:rtl w:val="0"/>
                      </w:rPr>
                    </w:r>
                  </w:sdtContent>
                </w:sdt>
              </w:del>
            </w:sdtContent>
          </w:sdt>
        </w:p>
      </w:sdtContent>
    </w:sdt>
    <w:sdt>
      <w:sdtPr>
        <w:id w:val="1379059400"/>
        <w:tag w:val="goog_rdk_5032"/>
      </w:sdtPr>
      <w:sdtContent>
        <w:p w:rsidR="00000000" w:rsidDel="00000000" w:rsidP="00000000" w:rsidRDefault="00000000" w:rsidRPr="00000000" w14:paraId="0000046D">
          <w:pPr>
            <w:numPr>
              <w:ilvl w:val="0"/>
              <w:numId w:val="12"/>
            </w:numPr>
            <w:spacing w:after="0" w:lineRule="auto"/>
            <w:ind w:left="720" w:hanging="360"/>
            <w:rPr>
              <w:ins w:author="Selva Jothi MS" w:id="138" w:date="2026-09-24T10:57:59Z"/>
              <w:del w:author="Nivesh" w:id="19" w:date="2026-09-25T10:03:37Z"/>
              <w:rFonts w:ascii="Cambria" w:cs="Cambria" w:eastAsia="Cambria" w:hAnsi="Cambria"/>
              <w:sz w:val="22"/>
              <w:szCs w:val="22"/>
            </w:rPr>
          </w:pPr>
          <w:sdt>
            <w:sdtPr>
              <w:id w:val="-638189759"/>
              <w:tag w:val="goog_rdk_5029"/>
            </w:sdtPr>
            <w:sdtContent>
              <w:ins w:author="Selva Jothi MS" w:id="138" w:date="2026-09-24T10:57:59Z">
                <w:sdt>
                  <w:sdtPr>
                    <w:id w:val="-412204460"/>
                    <w:tag w:val="goog_rdk_5030"/>
                  </w:sdtPr>
                  <w:sdtContent>
                    <w:del w:author="Nivesh" w:id="19" w:date="2026-09-25T10:03:37Z"/>
                  </w:sdtContent>
                </w:sdt>
              </w:ins>
              <w:sdt>
                <w:sdtPr>
                  <w:id w:val="866905691"/>
                  <w:tag w:val="goog_rdk_5031"/>
                </w:sdtPr>
                <w:sdtContent>
                  <w:ins w:author="Selva Jothi MS" w:id="138" w:date="2026-09-24T10:57:59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GEMINI_API_KEY=AIzaSyBz9tQMrVBm4LRcudUj1V3-YaIHmiIlybE</w:delText>
                      </w:r>
                    </w:del>
                  </w:ins>
                </w:sdtContent>
              </w:sdt>
              <w:ins w:author="Selva Jothi MS" w:id="138" w:date="2026-09-24T10:57:59Z">
                <w:del w:author="Nivesh" w:id="19" w:date="2026-09-25T10:03:37Z"/>
              </w:ins>
            </w:sdtContent>
          </w:sdt>
        </w:p>
      </w:sdtContent>
    </w:sdt>
    <w:sdt>
      <w:sdtPr>
        <w:id w:val="-1672272204"/>
        <w:tag w:val="goog_rdk_5036"/>
      </w:sdtPr>
      <w:sdtContent>
        <w:p w:rsidR="00000000" w:rsidDel="00000000" w:rsidP="00000000" w:rsidRDefault="00000000" w:rsidRPr="00000000" w14:paraId="0000046E">
          <w:pPr>
            <w:numPr>
              <w:ilvl w:val="0"/>
              <w:numId w:val="12"/>
            </w:numPr>
            <w:spacing w:after="0" w:lineRule="auto"/>
            <w:ind w:left="720" w:hanging="360"/>
            <w:rPr>
              <w:ins w:author="Selva Jothi MS" w:id="138" w:date="2026-09-24T10:57:59Z"/>
              <w:del w:author="Nivesh" w:id="19" w:date="2026-09-25T10:03:37Z"/>
              <w:rFonts w:ascii="Cambria" w:cs="Cambria" w:eastAsia="Cambria" w:hAnsi="Cambria"/>
              <w:sz w:val="22"/>
              <w:szCs w:val="22"/>
            </w:rPr>
          </w:pPr>
          <w:sdt>
            <w:sdtPr>
              <w:id w:val="47636581"/>
              <w:tag w:val="goog_rdk_5033"/>
            </w:sdtPr>
            <w:sdtContent>
              <w:ins w:author="Selva Jothi MS" w:id="138" w:date="2026-09-24T10:57:59Z">
                <w:sdt>
                  <w:sdtPr>
                    <w:id w:val="-1055418360"/>
                    <w:tag w:val="goog_rdk_5034"/>
                  </w:sdtPr>
                  <w:sdtContent>
                    <w:del w:author="Nivesh" w:id="19" w:date="2026-09-25T10:03:37Z"/>
                  </w:sdtContent>
                </w:sdt>
              </w:ins>
              <w:sdt>
                <w:sdtPr>
                  <w:id w:val="-687266169"/>
                  <w:tag w:val="goog_rdk_5035"/>
                </w:sdtPr>
                <w:sdtContent>
                  <w:ins w:author="Selva Jothi MS" w:id="138" w:date="2026-09-24T10:57:59Z">
                    <w:del w:author="Nivesh" w:id="19" w:date="2026-09-25T10:03:37Z">
                      <w:r w:rsidDel="00000000" w:rsidR="00000000" w:rsidRPr="00000000">
                        <w:rPr>
                          <w:rtl w:val="0"/>
                        </w:rPr>
                      </w:r>
                    </w:del>
                  </w:ins>
                </w:sdtContent>
              </w:sdt>
              <w:ins w:author="Selva Jothi MS" w:id="138" w:date="2026-09-24T10:57:59Z">
                <w:del w:author="Nivesh" w:id="19" w:date="2026-09-25T10:03:37Z"/>
              </w:ins>
            </w:sdtContent>
          </w:sdt>
        </w:p>
      </w:sdtContent>
    </w:sdt>
    <w:sdt>
      <w:sdtPr>
        <w:id w:val="1795605332"/>
        <w:tag w:val="goog_rdk_5046"/>
      </w:sdtPr>
      <w:sdtContent>
        <w:p w:rsidR="00000000" w:rsidDel="00000000" w:rsidP="00000000" w:rsidRDefault="00000000" w:rsidRPr="00000000" w14:paraId="0000046F">
          <w:pPr>
            <w:numPr>
              <w:ilvl w:val="0"/>
              <w:numId w:val="12"/>
            </w:numPr>
            <w:spacing w:after="0" w:before="0" w:line="240" w:lineRule="auto"/>
            <w:ind w:left="720" w:hanging="360"/>
            <w:rPr>
              <w:del w:author="Nivesh" w:id="19" w:date="2026-09-25T10:03:37Z"/>
              <w:rFonts w:ascii="Cambria" w:cs="Cambria" w:eastAsia="Cambria" w:hAnsi="Cambria"/>
              <w:color w:val="000000"/>
              <w:sz w:val="22"/>
              <w:szCs w:val="22"/>
            </w:rPr>
          </w:pPr>
          <w:sdt>
            <w:sdtPr>
              <w:id w:val="1552410117"/>
              <w:tag w:val="goog_rdk_5038"/>
            </w:sdtPr>
            <w:sdtContent>
              <w:del w:author="Nivesh" w:id="19" w:date="2026-09-25T10:03:37Z"/>
              <w:sdt>
                <w:sdtPr>
                  <w:id w:val="2060982190"/>
                  <w:tag w:val="goog_rdk_5039"/>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Installation Steps</w:delText>
                    </w:r>
                  </w:del>
                </w:sdtContent>
              </w:sdt>
              <w:del w:author="Nivesh" w:id="19" w:date="2026-09-25T10:03:37Z">
                <w:sdt>
                  <w:sdtPr>
                    <w:id w:val="731635571"/>
                    <w:tag w:val="goog_rdk_5040"/>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sdtContent>
                </w:sdt>
              </w:del>
            </w:sdtContent>
          </w:sdt>
          <w:sdt>
            <w:sdtPr>
              <w:id w:val="70732425"/>
              <w:tag w:val="goog_rdk_5041"/>
            </w:sdtPr>
            <w:sdtContent>
              <w:ins w:author="Vishali Baskaran" w:id="139" w:date="2026-09-22T09:00:05Z">
                <w:sdt>
                  <w:sdtPr>
                    <w:id w:val="-1246487358"/>
                    <w:tag w:val="goog_rdk_5042"/>
                  </w:sdtPr>
                  <w:sdtContent>
                    <w:del w:author="Nivesh" w:id="19" w:date="2026-09-25T10:03:37Z"/>
                  </w:sdtContent>
                </w:sdt>
              </w:ins>
              <w:sdt>
                <w:sdtPr>
                  <w:id w:val="-1739224034"/>
                  <w:tag w:val="goog_rdk_5043"/>
                </w:sdtPr>
                <w:sdtContent>
                  <w:ins w:author="Vishali Baskaran" w:id="139" w:date="2026-09-22T09:00:05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del>
                  </w:ins>
                </w:sdtContent>
              </w:sdt>
              <w:ins w:author="Vishali Baskaran" w:id="139" w:date="2026-09-22T09:00:05Z">
                <w:del w:author="Nivesh" w:id="19" w:date="2026-09-25T10:03:37Z"/>
              </w:ins>
            </w:sdtContent>
          </w:sdt>
          <w:sdt>
            <w:sdtPr>
              <w:id w:val="1347146387"/>
              <w:tag w:val="goog_rdk_5044"/>
            </w:sdtPr>
            <w:sdtContent>
              <w:del w:author="Nivesh" w:id="19" w:date="2026-09-25T10:03:37Z"/>
              <w:sdt>
                <w:sdtPr>
                  <w:id w:val="-507036549"/>
                  <w:tag w:val="goog_rdk_5045"/>
                </w:sdtPr>
                <w:sdtContent>
                  <w:del w:author="Nivesh" w:id="19" w:date="2026-09-25T10:03:37Z">
                    <w:r w:rsidDel="00000000" w:rsidR="00000000" w:rsidRPr="00000000">
                      <w:rPr>
                        <w:rtl w:val="0"/>
                      </w:rPr>
                    </w:r>
                  </w:del>
                </w:sdtContent>
              </w:sdt>
              <w:del w:author="Nivesh" w:id="19" w:date="2026-09-25T10:03:37Z"/>
            </w:sdtContent>
          </w:sdt>
        </w:p>
      </w:sdtContent>
    </w:sdt>
    <w:sdt>
      <w:sdtPr>
        <w:id w:val="956958291"/>
        <w:tag w:val="goog_rdk_5054"/>
      </w:sdtPr>
      <w:sdtContent>
        <w:p w:rsidR="00000000" w:rsidDel="00000000" w:rsidP="00000000" w:rsidRDefault="00000000" w:rsidRPr="00000000" w14:paraId="00000470">
          <w:pPr>
            <w:numPr>
              <w:ilvl w:val="1"/>
              <w:numId w:val="12"/>
            </w:numPr>
            <w:spacing w:after="280" w:before="0" w:line="240" w:lineRule="auto"/>
            <w:ind w:left="1440" w:hanging="360"/>
            <w:rPr>
              <w:del w:author="Nivesh" w:id="19" w:date="2026-09-25T10:03:37Z"/>
              <w:rFonts w:ascii="Cambria" w:cs="Cambria" w:eastAsia="Cambria" w:hAnsi="Cambria"/>
              <w:color w:val="000000"/>
              <w:sz w:val="22"/>
              <w:szCs w:val="22"/>
            </w:rPr>
          </w:pPr>
          <w:sdt>
            <w:sdtPr>
              <w:id w:val="-344210439"/>
              <w:tag w:val="goog_rdk_5047"/>
            </w:sdtPr>
            <w:sdtContent>
              <w:del w:author="Nivesh" w:id="19" w:date="2026-09-25T10:03:37Z"/>
              <w:sdt>
                <w:sdtPr>
                  <w:id w:val="1895062761"/>
                  <w:tag w:val="goog_rdk_504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Install Uvicorn using pip: pip install uvicorn</w:delText>
                    </w:r>
                  </w:del>
                </w:sdtContent>
              </w:sdt>
              <w:del w:author="Nivesh" w:id="19" w:date="2026-09-25T10:03:37Z"/>
            </w:sdtContent>
          </w:sdt>
          <w:sdt>
            <w:sdtPr>
              <w:id w:val="-1251794920"/>
              <w:tag w:val="goog_rdk_5049"/>
            </w:sdtPr>
            <w:sdtContent>
              <w:ins w:author="Ponsubash R" w:id="140" w:date="2026-09-23T13:59:29Z">
                <w:sdt>
                  <w:sdtPr>
                    <w:id w:val="767731142"/>
                    <w:tag w:val="goog_rdk_5050"/>
                  </w:sdtPr>
                  <w:sdtContent>
                    <w:del w:author="Nivesh" w:id="19" w:date="2026-09-25T10:03:37Z"/>
                  </w:sdtContent>
                </w:sdt>
              </w:ins>
              <w:sdt>
                <w:sdtPr>
                  <w:id w:val="1583267976"/>
                  <w:tag w:val="goog_rdk_5051"/>
                </w:sdtPr>
                <w:sdtContent>
                  <w:ins w:author="Ponsubash R" w:id="140" w:date="2026-09-23T13:59:29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Ponsubash R" w:id="140" w:date="2026-09-23T13:59:29Z">
                <w:del w:author="Nivesh" w:id="19" w:date="2026-09-25T10:03:37Z"/>
              </w:ins>
            </w:sdtContent>
          </w:sdt>
          <w:sdt>
            <w:sdtPr>
              <w:id w:val="-829365162"/>
              <w:tag w:val="goog_rdk_5052"/>
            </w:sdtPr>
            <w:sdtContent>
              <w:del w:author="Nivesh" w:id="19" w:date="2026-09-25T10:03:37Z"/>
              <w:sdt>
                <w:sdtPr>
                  <w:id w:val="-391833393"/>
                  <w:tag w:val="goog_rdk_5053"/>
                </w:sdtPr>
                <w:sdtContent>
                  <w:del w:author="Nivesh" w:id="19" w:date="2026-09-25T10:03:37Z">
                    <w:r w:rsidDel="00000000" w:rsidR="00000000" w:rsidRPr="00000000">
                      <w:rPr>
                        <w:rtl w:val="0"/>
                      </w:rPr>
                    </w:r>
                  </w:del>
                </w:sdtContent>
              </w:sdt>
              <w:del w:author="Nivesh" w:id="19" w:date="2026-09-25T10:03:37Z"/>
            </w:sdtContent>
          </w:sdt>
        </w:p>
      </w:sdtContent>
    </w:sdt>
    <w:sdt>
      <w:sdtPr>
        <w:id w:val="344189447"/>
        <w:tag w:val="goog_rdk_5058"/>
      </w:sdtPr>
      <w:sdtContent>
        <w:p w:rsidR="00000000" w:rsidDel="00000000" w:rsidP="00000000" w:rsidRDefault="00000000" w:rsidRPr="00000000" w14:paraId="00000471">
          <w:pPr>
            <w:numPr>
              <w:ilvl w:val="1"/>
              <w:numId w:val="9"/>
            </w:numPr>
            <w:ind w:left="502" w:hanging="360"/>
            <w:rPr>
              <w:del w:author="Nivesh" w:id="19" w:date="2026-09-25T10:03:37Z"/>
              <w:rFonts w:ascii="Arial" w:cs="Arial" w:eastAsia="Arial" w:hAnsi="Arial"/>
              <w:b w:val="0"/>
              <w:bCs w:val="0"/>
              <w:i w:val="0"/>
              <w:iCs w:val="0"/>
              <w:smallCaps w:val="0"/>
              <w:strike w:val="0"/>
              <w:color w:val="000000"/>
              <w:sz w:val="22"/>
              <w:szCs w:val="22"/>
              <w:u w:val="none"/>
              <w:shd w:fill="auto" w:val="clear"/>
              <w:vertAlign w:val="baseline"/>
              <w:rPrChange w:author="Anonymous" w:id="141" w:date="2026-09-25T04:26:23Z">
                <w:rPr>
                  <w:rFonts w:ascii="Cambria" w:cs="Cambria" w:eastAsia="Cambria" w:hAnsi="Cambria"/>
                  <w:color w:val="000000"/>
                  <w:sz w:val="22"/>
                  <w:szCs w:val="22"/>
                </w:rPr>
              </w:rPrChange>
            </w:rPr>
            <w:pPrChange w:author="Anonymous" w:id="0" w:date="2026-09-25T04:26:23Z">
              <w:pPr>
                <w:pStyle w:val="Heading3"/>
                <w:numPr>
                  <w:ilvl w:val="0"/>
                  <w:numId w:val="15"/>
                </w:numPr>
                <w:ind w:left="502" w:hanging="360"/>
              </w:pPr>
            </w:pPrChange>
          </w:pPr>
          <w:sdt>
            <w:sdtPr>
              <w:id w:val="1469589061"/>
              <w:tag w:val="goog_rdk_5055"/>
            </w:sdtPr>
            <w:sdtContent>
              <w:del w:author="Nivesh" w:id="19" w:date="2026-09-25T10:03:37Z"/>
              <w:sdt>
                <w:sdtPr>
                  <w:id w:val="52402057"/>
                  <w:tag w:val="goog_rdk_5056"/>
                </w:sdtPr>
                <w:sdtContent>
                  <w:del w:author="Nivesh" w:id="19" w:date="2026-09-25T10:03:37Z">
                    <w:r w:rsidDel="00000000" w:rsidR="00000000" w:rsidRPr="00000000">
                      <w:rPr>
                        <w:rtl w:val="0"/>
                        <w:rPrChange w:author="Razeetha" w:id="103" w:date="2026-09-26T17:49:34Z">
                          <w:rPr>
                            <w:rFonts w:ascii="Cambria" w:cs="Cambria" w:eastAsia="Cambria" w:hAnsi="Cambria"/>
                            <w:b w:val="0"/>
                            <w:bCs w:val="0"/>
                            <w:color w:val="000000"/>
                            <w:sz w:val="22"/>
                            <w:szCs w:val="22"/>
                          </w:rPr>
                        </w:rPrChange>
                      </w:rPr>
                      <w:delText xml:space="preserve">Jinja2 (HTML Templating Engine)</w:delText>
                    </w:r>
                  </w:del>
                </w:sdtContent>
              </w:sdt>
              <w:del w:author="Nivesh" w:id="19" w:date="2026-09-25T10:03:37Z">
                <w:sdt>
                  <w:sdtPr>
                    <w:id w:val="-823244850"/>
                    <w:tag w:val="goog_rdk_5057"/>
                  </w:sdtPr>
                  <w:sdtContent>
                    <w:r w:rsidDel="00000000" w:rsidR="00000000" w:rsidRPr="00000000">
                      <w:rPr>
                        <w:rtl w:val="0"/>
                      </w:rPr>
                    </w:r>
                  </w:sdtContent>
                </w:sdt>
              </w:del>
            </w:sdtContent>
          </w:sdt>
        </w:p>
      </w:sdtContent>
    </w:sdt>
    <w:sdt>
      <w:sdtPr>
        <w:id w:val="805641005"/>
        <w:tag w:val="goog_rdk_5062"/>
      </w:sdtPr>
      <w:sdtContent>
        <w:p w:rsidR="00000000" w:rsidDel="00000000" w:rsidP="00000000" w:rsidRDefault="00000000" w:rsidRPr="00000000" w14:paraId="00000472">
          <w:pPr>
            <w:numPr>
              <w:ilvl w:val="0"/>
              <w:numId w:val="13"/>
            </w:numPr>
            <w:spacing w:after="0" w:before="280" w:line="240" w:lineRule="auto"/>
            <w:ind w:left="720" w:hanging="360"/>
            <w:rPr>
              <w:del w:author="Nivesh" w:id="19" w:date="2026-09-25T10:03:37Z"/>
              <w:rFonts w:ascii="Cambria" w:cs="Cambria" w:eastAsia="Cambria" w:hAnsi="Cambria"/>
              <w:color w:val="000000"/>
              <w:sz w:val="22"/>
              <w:szCs w:val="22"/>
            </w:rPr>
          </w:pPr>
          <w:sdt>
            <w:sdtPr>
              <w:id w:val="626023809"/>
              <w:tag w:val="goog_rdk_5059"/>
            </w:sdtPr>
            <w:sdtContent>
              <w:del w:author="Nivesh" w:id="19" w:date="2026-09-25T10:03:37Z"/>
              <w:sdt>
                <w:sdtPr>
                  <w:id w:val="-1558316630"/>
                  <w:tag w:val="goog_rdk_5060"/>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Official Documentation</w:delText>
                    </w:r>
                  </w:del>
                </w:sdtContent>
              </w:sdt>
              <w:del w:author="Nivesh" w:id="19" w:date="2026-09-25T10:03:37Z">
                <w:sdt>
                  <w:sdtPr>
                    <w:id w:val="892267634"/>
                    <w:tag w:val="goog_rdk_5061"/>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Jinja2 Documentation</w:delText>
                    </w:r>
                  </w:sdtContent>
                </w:sdt>
              </w:del>
            </w:sdtContent>
          </w:sdt>
        </w:p>
      </w:sdtContent>
    </w:sdt>
    <w:sdt>
      <w:sdtPr>
        <w:id w:val="1179850073"/>
        <w:tag w:val="goog_rdk_5066"/>
      </w:sdtPr>
      <w:sdtContent>
        <w:p w:rsidR="00000000" w:rsidDel="00000000" w:rsidP="00000000" w:rsidRDefault="00000000" w:rsidRPr="00000000" w14:paraId="00000473">
          <w:pPr>
            <w:numPr>
              <w:ilvl w:val="0"/>
              <w:numId w:val="13"/>
            </w:numPr>
            <w:spacing w:after="0" w:before="0" w:line="240" w:lineRule="auto"/>
            <w:ind w:left="720" w:hanging="360"/>
            <w:rPr>
              <w:del w:author="Nivesh" w:id="19" w:date="2026-09-25T10:03:37Z"/>
              <w:rFonts w:ascii="Cambria" w:cs="Cambria" w:eastAsia="Cambria" w:hAnsi="Cambria"/>
              <w:color w:val="000000"/>
              <w:sz w:val="22"/>
              <w:szCs w:val="22"/>
            </w:rPr>
          </w:pPr>
          <w:sdt>
            <w:sdtPr>
              <w:id w:val="-554233732"/>
              <w:tag w:val="goog_rdk_5063"/>
            </w:sdtPr>
            <w:sdtContent>
              <w:del w:author="Nivesh" w:id="19" w:date="2026-09-25T10:03:37Z"/>
              <w:sdt>
                <w:sdtPr>
                  <w:id w:val="897152071"/>
                  <w:tag w:val="goog_rdk_5064"/>
                </w:sdtPr>
                <w:sdtContent>
                  <w:del w:author="Nivesh" w:id="19" w:date="2026-09-25T10:03:37Z">
                    <w:r w:rsidDel="00000000" w:rsidR="00000000" w:rsidRPr="00000000">
                      <w:rPr>
                        <w:rtl w:val="0"/>
                        <w:rPrChange w:author="Nivesh" w:id="42" w:date="2026-09-25T10:03:37Z">
                          <w:rPr>
                            <w:rFonts w:ascii="Cambria" w:cs="Cambria" w:eastAsia="Cambria" w:hAnsi="Cambria"/>
                            <w:b w:val="0"/>
                            <w:bCs w:val="0"/>
                            <w:color w:val="000000"/>
                            <w:sz w:val="22"/>
                            <w:szCs w:val="22"/>
                          </w:rPr>
                        </w:rPrChange>
                      </w:rPr>
                      <w:delText xml:space="preserve">Installation Steps</w:delText>
                    </w:r>
                  </w:del>
                </w:sdtContent>
              </w:sdt>
              <w:del w:author="Nivesh" w:id="19" w:date="2026-09-25T10:03:37Z">
                <w:sdt>
                  <w:sdtPr>
                    <w:id w:val="-1218957506"/>
                    <w:tag w:val="goog_rdk_5065"/>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sdtContent>
                </w:sdt>
              </w:del>
            </w:sdtContent>
          </w:sdt>
        </w:p>
      </w:sdtContent>
    </w:sdt>
    <w:sdt>
      <w:sdtPr>
        <w:id w:val="1579181251"/>
        <w:tag w:val="goog_rdk_5070"/>
      </w:sdtPr>
      <w:sdtContent>
        <w:p w:rsidR="00000000" w:rsidDel="00000000" w:rsidP="00000000" w:rsidRDefault="00000000" w:rsidRPr="00000000" w14:paraId="00000474">
          <w:pPr>
            <w:numPr>
              <w:ilvl w:val="1"/>
              <w:numId w:val="13"/>
            </w:numPr>
            <w:spacing w:after="280" w:before="0" w:line="240" w:lineRule="auto"/>
            <w:ind w:left="1440" w:hanging="360"/>
            <w:rPr>
              <w:del w:author="Nivesh" w:id="19" w:date="2026-09-25T10:03:37Z"/>
              <w:color w:val="000000"/>
            </w:rPr>
          </w:pPr>
          <w:sdt>
            <w:sdtPr>
              <w:id w:val="-1697377865"/>
              <w:tag w:val="goog_rdk_5067"/>
            </w:sdtPr>
            <w:sdtContent>
              <w:del w:author="Nivesh" w:id="19" w:date="2026-09-25T10:03:37Z"/>
              <w:sdt>
                <w:sdtPr>
                  <w:id w:val="2113148759"/>
                  <w:tag w:val="goog_rdk_506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Install Jinja2 using pip: pip install jinja2</w:delText>
                    </w:r>
                  </w:del>
                </w:sdtContent>
              </w:sdt>
              <w:del w:author="Nivesh" w:id="19" w:date="2026-09-25T10:03:37Z">
                <w:sdt>
                  <w:sdtPr>
                    <w:id w:val="-320296125"/>
                    <w:tag w:val="goog_rdk_5069"/>
                  </w:sdtPr>
                  <w:sdtContent>
                    <w:r w:rsidDel="00000000" w:rsidR="00000000" w:rsidRPr="00000000">
                      <w:rPr>
                        <w:rtl w:val="0"/>
                      </w:rPr>
                    </w:r>
                  </w:sdtContent>
                </w:sdt>
              </w:del>
            </w:sdtContent>
          </w:sdt>
        </w:p>
      </w:sdtContent>
    </w:sdt>
    <w:sdt>
      <w:sdtPr>
        <w:id w:val="923462319"/>
        <w:tag w:val="goog_rdk_5078"/>
      </w:sdtPr>
      <w:sdtContent>
        <w:p w:rsidR="00000000" w:rsidDel="00000000" w:rsidP="00000000" w:rsidRDefault="00000000" w:rsidRPr="00000000" w14:paraId="00000475">
          <w:pPr>
            <w:spacing w:after="280" w:before="280" w:line="240" w:lineRule="auto"/>
            <w:ind w:left="1440" w:firstLine="0"/>
            <w:rPr>
              <w:del w:author="Nivesh" w:id="19" w:date="2026-09-25T10:03:37Z"/>
              <w:rPrChange w:author="Nivesh" w:id="42" w:date="2026-09-25T10:03:37Z">
                <w:rPr>
                  <w:color w:val="000000"/>
                </w:rPr>
              </w:rPrChange>
            </w:rPr>
          </w:pPr>
          <w:sdt>
            <w:sdtPr>
              <w:id w:val="1319724911"/>
              <w:tag w:val="goog_rdk_5073"/>
            </w:sdtPr>
            <w:sdtContent>
              <w:ins w:author="loganayaki. R Loganayaki" w:id="142" w:date="2026-09-23T14:28:14Z">
                <w:sdt>
                  <w:sdtPr>
                    <w:id w:val="-488360396"/>
                    <w:tag w:val="goog_rdk_5074"/>
                  </w:sdtPr>
                  <w:sdtContent>
                    <w:del w:author="Nivesh" w:id="19" w:date="2026-09-25T10:03:37Z"/>
                  </w:sdtContent>
                </w:sdt>
              </w:ins>
              <w:sdt>
                <w:sdtPr>
                  <w:id w:val="-317074192"/>
                  <w:tag w:val="goog_rdk_5075"/>
                </w:sdtPr>
                <w:sdtContent>
                  <w:ins w:author="loganayaki. R Loganayaki" w:id="142" w:date="2026-09-23T14:28:14Z">
                    <w:del w:author="Nivesh" w:id="19" w:date="2026-09-25T10:03:37Z">
                      <w:r w:rsidDel="00000000" w:rsidR="00000000" w:rsidRPr="00000000">
                        <w:rPr>
                          <w:rtl w:val="0"/>
                          <w:rPrChange w:author="Nivesh" w:id="42" w:date="2026-09-25T10:03:37Z">
                            <w:rPr>
                              <w:color w:val="000000"/>
                            </w:rPr>
                          </w:rPrChange>
                        </w:rPr>
                        <w:delText xml:space="preserve"> </w:delText>
                      </w:r>
                    </w:del>
                  </w:ins>
                </w:sdtContent>
              </w:sdt>
              <w:ins w:author="loganayaki. R Loganayaki" w:id="142" w:date="2026-09-23T14:28:14Z">
                <w:del w:author="Nivesh" w:id="19" w:date="2026-09-25T10:03:37Z"/>
              </w:ins>
            </w:sdtContent>
          </w:sdt>
          <w:sdt>
            <w:sdtPr>
              <w:id w:val="478511901"/>
              <w:tag w:val="goog_rdk_5076"/>
            </w:sdtPr>
            <w:sdtContent>
              <w:del w:author="Nivesh" w:id="19" w:date="2026-09-25T10:03:37Z"/>
              <w:sdt>
                <w:sdtPr>
                  <w:id w:val="-1436076223"/>
                  <w:tag w:val="goog_rdk_5077"/>
                </w:sdtPr>
                <w:sdtContent>
                  <w:del w:author="Nivesh" w:id="19" w:date="2026-09-25T10:03:37Z">
                    <w:r w:rsidDel="00000000" w:rsidR="00000000" w:rsidRPr="00000000">
                      <w:rPr>
                        <w:rtl w:val="0"/>
                      </w:rPr>
                    </w:r>
                  </w:del>
                </w:sdtContent>
              </w:sdt>
              <w:del w:author="Nivesh" w:id="19" w:date="2026-09-25T10:03:37Z"/>
            </w:sdtContent>
          </w:sdt>
        </w:p>
      </w:sdtContent>
    </w:sdt>
    <w:sdt>
      <w:sdtPr>
        <w:id w:val="-1798433269"/>
        <w:tag w:val="goog_rdk_5081"/>
      </w:sdtPr>
      <w:sdtContent>
        <w:p w:rsidR="00000000" w:rsidDel="00000000" w:rsidP="00000000" w:rsidRDefault="00000000" w:rsidRPr="00000000" w14:paraId="00000476">
          <w:pPr>
            <w:spacing w:after="280" w:before="280" w:line="240" w:lineRule="auto"/>
            <w:ind w:left="1440" w:firstLine="0"/>
            <w:rPr>
              <w:del w:author="Nivesh" w:id="19" w:date="2026-09-25T10:03:37Z"/>
              <w:rPrChange w:author="Nivesh" w:id="42" w:date="2026-09-25T10:03:37Z">
                <w:rPr>
                  <w:color w:val="000000"/>
                </w:rPr>
              </w:rPrChange>
            </w:rPr>
          </w:pPr>
          <w:sdt>
            <w:sdtPr>
              <w:id w:val="-1644652150"/>
              <w:tag w:val="goog_rdk_5079"/>
            </w:sdtPr>
            <w:sdtContent>
              <w:del w:author="Nivesh" w:id="19" w:date="2026-09-25T10:03:37Z"/>
              <w:sdt>
                <w:sdtPr>
                  <w:id w:val="-221122453"/>
                  <w:tag w:val="goog_rdk_5080"/>
                </w:sdtPr>
                <w:sdtContent>
                  <w:del w:author="Nivesh" w:id="19" w:date="2026-09-25T10:03:37Z">
                    <w:r w:rsidDel="00000000" w:rsidR="00000000" w:rsidRPr="00000000">
                      <w:rPr>
                        <w:rtl w:val="0"/>
                      </w:rPr>
                    </w:r>
                  </w:del>
                </w:sdtContent>
              </w:sdt>
              <w:del w:author="Nivesh" w:id="19" w:date="2026-09-25T10:03:37Z"/>
            </w:sdtContent>
          </w:sdt>
        </w:p>
      </w:sdtContent>
    </w:sdt>
    <w:sdt>
      <w:sdtPr>
        <w:id w:val="-102301448"/>
        <w:tag w:val="goog_rdk_5084"/>
      </w:sdtPr>
      <w:sdtContent>
        <w:p w:rsidR="00000000" w:rsidDel="00000000" w:rsidP="00000000" w:rsidRDefault="00000000" w:rsidRPr="00000000" w14:paraId="00000477">
          <w:pPr>
            <w:spacing w:after="280" w:before="280" w:line="240" w:lineRule="auto"/>
            <w:ind w:left="1440" w:firstLine="0"/>
            <w:rPr>
              <w:del w:author="Nivesh" w:id="19" w:date="2026-09-25T10:03:37Z"/>
              <w:rPrChange w:author="Nivesh" w:id="42" w:date="2026-09-25T10:03:37Z">
                <w:rPr>
                  <w:color w:val="000000"/>
                </w:rPr>
              </w:rPrChange>
            </w:rPr>
          </w:pPr>
          <w:sdt>
            <w:sdtPr>
              <w:id w:val="176022884"/>
              <w:tag w:val="goog_rdk_5082"/>
            </w:sdtPr>
            <w:sdtContent>
              <w:del w:author="Nivesh" w:id="19" w:date="2026-09-25T10:03:37Z"/>
              <w:sdt>
                <w:sdtPr>
                  <w:id w:val="-19895491"/>
                  <w:tag w:val="goog_rdk_5083"/>
                </w:sdtPr>
                <w:sdtContent>
                  <w:del w:author="Nivesh" w:id="19" w:date="2026-09-25T10:03:37Z">
                    <w:r w:rsidDel="00000000" w:rsidR="00000000" w:rsidRPr="00000000">
                      <w:rPr>
                        <w:rtl w:val="0"/>
                      </w:rPr>
                    </w:r>
                  </w:del>
                </w:sdtContent>
              </w:sdt>
              <w:del w:author="Nivesh" w:id="19" w:date="2026-09-25T10:03:37Z"/>
            </w:sdtContent>
          </w:sdt>
        </w:p>
      </w:sdtContent>
    </w:sdt>
    <w:sdt>
      <w:sdtPr>
        <w:id w:val="-208893937"/>
        <w:tag w:val="goog_rdk_5087"/>
      </w:sdtPr>
      <w:sdtContent>
        <w:p w:rsidR="00000000" w:rsidDel="00000000" w:rsidP="00000000" w:rsidRDefault="00000000" w:rsidRPr="00000000" w14:paraId="00000478">
          <w:pPr>
            <w:spacing w:after="280" w:before="280" w:line="240" w:lineRule="auto"/>
            <w:ind w:left="1440" w:firstLine="0"/>
            <w:rPr>
              <w:del w:author="Nivesh" w:id="19" w:date="2026-09-25T10:03:37Z"/>
              <w:rPrChange w:author="Nivesh" w:id="42" w:date="2026-09-25T10:03:37Z">
                <w:rPr>
                  <w:color w:val="000000"/>
                </w:rPr>
              </w:rPrChange>
            </w:rPr>
          </w:pPr>
          <w:sdt>
            <w:sdtPr>
              <w:id w:val="1752232531"/>
              <w:tag w:val="goog_rdk_5085"/>
            </w:sdtPr>
            <w:sdtContent>
              <w:del w:author="Nivesh" w:id="19" w:date="2026-09-25T10:03:37Z"/>
              <w:sdt>
                <w:sdtPr>
                  <w:id w:val="-1568463803"/>
                  <w:tag w:val="goog_rdk_5086"/>
                </w:sdtPr>
                <w:sdtContent>
                  <w:del w:author="Nivesh" w:id="19" w:date="2026-09-25T10:03:37Z">
                    <w:r w:rsidDel="00000000" w:rsidR="00000000" w:rsidRPr="00000000">
                      <w:rPr>
                        <w:rtl w:val="0"/>
                      </w:rPr>
                    </w:r>
                  </w:del>
                </w:sdtContent>
              </w:sdt>
              <w:del w:author="Nivesh" w:id="19" w:date="2026-09-25T10:03:37Z"/>
            </w:sdtContent>
          </w:sdt>
        </w:p>
      </w:sdtContent>
    </w:sdt>
    <w:sdt>
      <w:sdtPr>
        <w:id w:val="-1480051074"/>
        <w:tag w:val="goog_rdk_5090"/>
      </w:sdtPr>
      <w:sdtContent>
        <w:p w:rsidR="00000000" w:rsidDel="00000000" w:rsidP="00000000" w:rsidRDefault="00000000" w:rsidRPr="00000000" w14:paraId="00000479">
          <w:pPr>
            <w:spacing w:after="280" w:before="280" w:line="240" w:lineRule="auto"/>
            <w:ind w:left="1440" w:firstLine="0"/>
            <w:rPr>
              <w:del w:author="Nivesh" w:id="19" w:date="2026-09-25T10:03:37Z"/>
              <w:rPrChange w:author="Nivesh" w:id="42" w:date="2026-09-25T10:03:37Z">
                <w:rPr>
                  <w:color w:val="000000"/>
                </w:rPr>
              </w:rPrChange>
            </w:rPr>
          </w:pPr>
          <w:sdt>
            <w:sdtPr>
              <w:id w:val="-1540362469"/>
              <w:tag w:val="goog_rdk_5088"/>
            </w:sdtPr>
            <w:sdtContent>
              <w:del w:author="Nivesh" w:id="19" w:date="2026-09-25T10:03:37Z"/>
              <w:sdt>
                <w:sdtPr>
                  <w:id w:val="720965668"/>
                  <w:tag w:val="goog_rdk_5089"/>
                </w:sdtPr>
                <w:sdtContent>
                  <w:del w:author="Nivesh" w:id="19" w:date="2026-09-25T10:03:37Z">
                    <w:r w:rsidDel="00000000" w:rsidR="00000000" w:rsidRPr="00000000">
                      <w:rPr>
                        <w:rtl w:val="0"/>
                      </w:rPr>
                    </w:r>
                  </w:del>
                </w:sdtContent>
              </w:sdt>
              <w:del w:author="Nivesh" w:id="19" w:date="2026-09-25T10:03:37Z"/>
            </w:sdtContent>
          </w:sdt>
        </w:p>
      </w:sdtContent>
    </w:sdt>
    <w:sdt>
      <w:sdtPr>
        <w:id w:val="2048560984"/>
        <w:tag w:val="goog_rdk_5093"/>
      </w:sdtPr>
      <w:sdtContent>
        <w:p w:rsidR="00000000" w:rsidDel="00000000" w:rsidP="00000000" w:rsidRDefault="00000000" w:rsidRPr="00000000" w14:paraId="0000047A">
          <w:pPr>
            <w:spacing w:after="280" w:before="280" w:line="240" w:lineRule="auto"/>
            <w:ind w:left="1440" w:firstLine="0"/>
            <w:rPr>
              <w:del w:author="Nivesh" w:id="19" w:date="2026-09-25T10:03:37Z"/>
              <w:rPrChange w:author="Nivesh" w:id="42" w:date="2026-09-25T10:03:37Z">
                <w:rPr>
                  <w:color w:val="000000"/>
                </w:rPr>
              </w:rPrChange>
            </w:rPr>
          </w:pPr>
          <w:sdt>
            <w:sdtPr>
              <w:id w:val="1590553424"/>
              <w:tag w:val="goog_rdk_5091"/>
            </w:sdtPr>
            <w:sdtContent>
              <w:del w:author="Nivesh" w:id="19" w:date="2026-09-25T10:03:37Z"/>
              <w:sdt>
                <w:sdtPr>
                  <w:id w:val="-1950598478"/>
                  <w:tag w:val="goog_rdk_5092"/>
                </w:sdtPr>
                <w:sdtContent>
                  <w:del w:author="Nivesh" w:id="19" w:date="2026-09-25T10:03:37Z">
                    <w:r w:rsidDel="00000000" w:rsidR="00000000" w:rsidRPr="00000000">
                      <w:rPr>
                        <w:rtl w:val="0"/>
                      </w:rPr>
                    </w:r>
                  </w:del>
                </w:sdtContent>
              </w:sdt>
              <w:del w:author="Nivesh" w:id="19" w:date="2026-09-25T10:03:37Z"/>
            </w:sdtContent>
          </w:sdt>
        </w:p>
      </w:sdtContent>
    </w:sdt>
    <w:sdt>
      <w:sdtPr>
        <w:id w:val="-1821497064"/>
        <w:tag w:val="goog_rdk_5096"/>
      </w:sdtPr>
      <w:sdtContent>
        <w:p w:rsidR="00000000" w:rsidDel="00000000" w:rsidP="00000000" w:rsidRDefault="00000000" w:rsidRPr="00000000" w14:paraId="0000047B">
          <w:pPr>
            <w:spacing w:after="280" w:before="280" w:line="240" w:lineRule="auto"/>
            <w:ind w:left="1440" w:firstLine="0"/>
            <w:rPr>
              <w:del w:author="Nivesh" w:id="19" w:date="2026-09-25T10:03:37Z"/>
              <w:rPrChange w:author="Nivesh" w:id="42" w:date="2026-09-25T10:03:37Z">
                <w:rPr>
                  <w:color w:val="000000"/>
                </w:rPr>
              </w:rPrChange>
            </w:rPr>
          </w:pPr>
          <w:sdt>
            <w:sdtPr>
              <w:id w:val="-799119800"/>
              <w:tag w:val="goog_rdk_5094"/>
            </w:sdtPr>
            <w:sdtContent>
              <w:del w:author="Nivesh" w:id="19" w:date="2026-09-25T10:03:37Z"/>
              <w:sdt>
                <w:sdtPr>
                  <w:id w:val="-1822409491"/>
                  <w:tag w:val="goog_rdk_5095"/>
                </w:sdtPr>
                <w:sdtContent>
                  <w:del w:author="Nivesh" w:id="19" w:date="2026-09-25T10:03:37Z">
                    <w:r w:rsidDel="00000000" w:rsidR="00000000" w:rsidRPr="00000000">
                      <w:rPr>
                        <w:rtl w:val="0"/>
                      </w:rPr>
                    </w:r>
                  </w:del>
                </w:sdtContent>
              </w:sdt>
              <w:del w:author="Nivesh" w:id="19" w:date="2026-09-25T10:03:37Z"/>
            </w:sdtContent>
          </w:sdt>
        </w:p>
      </w:sdtContent>
    </w:sdt>
    <w:sdt>
      <w:sdtPr>
        <w:id w:val="-1167878237"/>
        <w:tag w:val="goog_rdk_5099"/>
      </w:sdtPr>
      <w:sdtContent>
        <w:p w:rsidR="00000000" w:rsidDel="00000000" w:rsidP="00000000" w:rsidRDefault="00000000" w:rsidRPr="00000000" w14:paraId="0000047C">
          <w:pPr>
            <w:spacing w:after="280" w:before="280" w:line="240" w:lineRule="auto"/>
            <w:ind w:left="1440" w:firstLine="0"/>
            <w:rPr>
              <w:del w:author="Nivesh" w:id="19" w:date="2026-09-25T10:03:37Z"/>
              <w:rPrChange w:author="Nivesh" w:id="42" w:date="2026-09-25T10:03:37Z">
                <w:rPr>
                  <w:color w:val="000000"/>
                </w:rPr>
              </w:rPrChange>
            </w:rPr>
          </w:pPr>
          <w:sdt>
            <w:sdtPr>
              <w:id w:val="-105632453"/>
              <w:tag w:val="goog_rdk_5097"/>
            </w:sdtPr>
            <w:sdtContent>
              <w:del w:author="Nivesh" w:id="19" w:date="2026-09-25T10:03:37Z"/>
              <w:sdt>
                <w:sdtPr>
                  <w:id w:val="930905446"/>
                  <w:tag w:val="goog_rdk_5098"/>
                </w:sdtPr>
                <w:sdtContent>
                  <w:del w:author="Nivesh" w:id="19" w:date="2026-09-25T10:03:37Z">
                    <w:r w:rsidDel="00000000" w:rsidR="00000000" w:rsidRPr="00000000">
                      <w:rPr>
                        <w:rtl w:val="0"/>
                      </w:rPr>
                    </w:r>
                  </w:del>
                </w:sdtContent>
              </w:sdt>
              <w:del w:author="Nivesh" w:id="19" w:date="2026-09-25T10:03:37Z"/>
            </w:sdtContent>
          </w:sdt>
        </w:p>
      </w:sdtContent>
    </w:sdt>
    <w:sdt>
      <w:sdtPr>
        <w:id w:val="-1069537706"/>
        <w:tag w:val="goog_rdk_5102"/>
      </w:sdtPr>
      <w:sdtContent>
        <w:p w:rsidR="00000000" w:rsidDel="00000000" w:rsidP="00000000" w:rsidRDefault="00000000" w:rsidRPr="00000000" w14:paraId="0000047D">
          <w:pPr>
            <w:spacing w:after="280" w:before="280" w:line="240" w:lineRule="auto"/>
            <w:ind w:left="1440" w:firstLine="0"/>
            <w:rPr>
              <w:del w:author="Nivesh" w:id="19" w:date="2026-09-25T10:03:37Z"/>
              <w:rPrChange w:author="Nivesh" w:id="42" w:date="2026-09-25T10:03:37Z">
                <w:rPr>
                  <w:color w:val="000000"/>
                </w:rPr>
              </w:rPrChange>
            </w:rPr>
          </w:pPr>
          <w:sdt>
            <w:sdtPr>
              <w:id w:val="1118669372"/>
              <w:tag w:val="goog_rdk_5100"/>
            </w:sdtPr>
            <w:sdtContent>
              <w:del w:author="Nivesh" w:id="19" w:date="2026-09-25T10:03:37Z"/>
              <w:sdt>
                <w:sdtPr>
                  <w:id w:val="-339983516"/>
                  <w:tag w:val="goog_rdk_5101"/>
                </w:sdtPr>
                <w:sdtContent>
                  <w:del w:author="Nivesh" w:id="19" w:date="2026-09-25T10:03:37Z">
                    <w:r w:rsidDel="00000000" w:rsidR="00000000" w:rsidRPr="00000000">
                      <w:rPr>
                        <w:rtl w:val="0"/>
                      </w:rPr>
                    </w:r>
                  </w:del>
                </w:sdtContent>
              </w:sdt>
              <w:del w:author="Nivesh" w:id="19" w:date="2026-09-25T10:03:37Z"/>
            </w:sdtContent>
          </w:sdt>
        </w:p>
      </w:sdtContent>
    </w:sdt>
    <w:sdt>
      <w:sdtPr>
        <w:id w:val="1175020491"/>
        <w:tag w:val="goog_rdk_5105"/>
      </w:sdtPr>
      <w:sdtContent>
        <w:p w:rsidR="00000000" w:rsidDel="00000000" w:rsidP="00000000" w:rsidRDefault="00000000" w:rsidRPr="00000000" w14:paraId="0000047E">
          <w:pPr>
            <w:spacing w:after="280" w:before="280" w:line="240" w:lineRule="auto"/>
            <w:ind w:left="1440" w:firstLine="0"/>
            <w:rPr>
              <w:del w:author="Nivesh" w:id="19" w:date="2026-09-25T10:03:37Z"/>
              <w:rPrChange w:author="Nivesh" w:id="42" w:date="2026-09-25T10:03:37Z">
                <w:rPr>
                  <w:color w:val="000000"/>
                </w:rPr>
              </w:rPrChange>
            </w:rPr>
          </w:pPr>
          <w:sdt>
            <w:sdtPr>
              <w:id w:val="1801961953"/>
              <w:tag w:val="goog_rdk_5103"/>
            </w:sdtPr>
            <w:sdtContent>
              <w:del w:author="Nivesh" w:id="19" w:date="2026-09-25T10:03:37Z"/>
              <w:sdt>
                <w:sdtPr>
                  <w:id w:val="49191472"/>
                  <w:tag w:val="goog_rdk_5104"/>
                </w:sdtPr>
                <w:sdtContent>
                  <w:del w:author="Nivesh" w:id="19" w:date="2026-09-25T10:03:37Z">
                    <w:r w:rsidDel="00000000" w:rsidR="00000000" w:rsidRPr="00000000">
                      <w:rPr>
                        <w:rtl w:val="0"/>
                      </w:rPr>
                    </w:r>
                  </w:del>
                </w:sdtContent>
              </w:sdt>
              <w:del w:author="Nivesh" w:id="19" w:date="2026-09-25T10:03:37Z"/>
            </w:sdtContent>
          </w:sdt>
        </w:p>
      </w:sdtContent>
    </w:sdt>
    <w:sdt>
      <w:sdtPr>
        <w:id w:val="-996705539"/>
        <w:tag w:val="goog_rdk_5108"/>
      </w:sdtPr>
      <w:sdtContent>
        <w:p w:rsidR="00000000" w:rsidDel="00000000" w:rsidP="00000000" w:rsidRDefault="00000000" w:rsidRPr="00000000" w14:paraId="0000047F">
          <w:pPr>
            <w:spacing w:after="280" w:before="280" w:line="240" w:lineRule="auto"/>
            <w:ind w:left="1440" w:firstLine="0"/>
            <w:rPr>
              <w:del w:author="Nivesh" w:id="19" w:date="2026-09-25T10:03:37Z"/>
              <w:rPrChange w:author="Nivesh" w:id="42" w:date="2026-09-25T10:03:37Z">
                <w:rPr>
                  <w:color w:val="000000"/>
                </w:rPr>
              </w:rPrChange>
            </w:rPr>
          </w:pPr>
          <w:sdt>
            <w:sdtPr>
              <w:id w:val="1744036621"/>
              <w:tag w:val="goog_rdk_5106"/>
            </w:sdtPr>
            <w:sdtContent>
              <w:del w:author="Nivesh" w:id="19" w:date="2026-09-25T10:03:37Z"/>
              <w:sdt>
                <w:sdtPr>
                  <w:id w:val="1279263102"/>
                  <w:tag w:val="goog_rdk_5107"/>
                </w:sdtPr>
                <w:sdtContent>
                  <w:del w:author="Nivesh" w:id="19" w:date="2026-09-25T10:03:37Z">
                    <w:r w:rsidDel="00000000" w:rsidR="00000000" w:rsidRPr="00000000">
                      <w:rPr>
                        <w:rtl w:val="0"/>
                      </w:rPr>
                    </w:r>
                  </w:del>
                </w:sdtContent>
              </w:sdt>
              <w:del w:author="Nivesh" w:id="19" w:date="2026-09-25T10:03:37Z"/>
            </w:sdtContent>
          </w:sdt>
        </w:p>
      </w:sdtContent>
    </w:sdt>
    <w:sdt>
      <w:sdtPr>
        <w:id w:val="-1851236838"/>
        <w:tag w:val="goog_rdk_5111"/>
      </w:sdtPr>
      <w:sdtContent>
        <w:p w:rsidR="00000000" w:rsidDel="00000000" w:rsidP="00000000" w:rsidRDefault="00000000" w:rsidRPr="00000000" w14:paraId="00000480">
          <w:pPr>
            <w:spacing w:after="280" w:before="280" w:line="240" w:lineRule="auto"/>
            <w:ind w:left="1440" w:firstLine="0"/>
            <w:rPr>
              <w:del w:author="Nivesh" w:id="19" w:date="2026-09-25T10:03:37Z"/>
              <w:rPrChange w:author="Nivesh" w:id="42" w:date="2026-09-25T10:03:37Z">
                <w:rPr>
                  <w:color w:val="000000"/>
                </w:rPr>
              </w:rPrChange>
            </w:rPr>
          </w:pPr>
          <w:sdt>
            <w:sdtPr>
              <w:id w:val="1466360944"/>
              <w:tag w:val="goog_rdk_5109"/>
            </w:sdtPr>
            <w:sdtContent>
              <w:del w:author="Nivesh" w:id="19" w:date="2026-09-25T10:03:37Z"/>
              <w:sdt>
                <w:sdtPr>
                  <w:id w:val="2047341005"/>
                  <w:tag w:val="goog_rdk_5110"/>
                </w:sdtPr>
                <w:sdtContent>
                  <w:del w:author="Nivesh" w:id="19" w:date="2026-09-25T10:03:37Z">
                    <w:r w:rsidDel="00000000" w:rsidR="00000000" w:rsidRPr="00000000">
                      <w:rPr>
                        <w:rtl w:val="0"/>
                      </w:rPr>
                    </w:r>
                  </w:del>
                </w:sdtContent>
              </w:sdt>
              <w:del w:author="Nivesh" w:id="19" w:date="2026-09-25T10:03:37Z"/>
            </w:sdtContent>
          </w:sdt>
        </w:p>
      </w:sdtContent>
    </w:sdt>
    <w:sdt>
      <w:sdtPr>
        <w:id w:val="322814563"/>
        <w:tag w:val="goog_rdk_5114"/>
      </w:sdtPr>
      <w:sdtContent>
        <w:p w:rsidR="00000000" w:rsidDel="00000000" w:rsidP="00000000" w:rsidRDefault="00000000" w:rsidRPr="00000000" w14:paraId="00000481">
          <w:pPr>
            <w:spacing w:after="280" w:before="280" w:line="240" w:lineRule="auto"/>
            <w:ind w:left="1440" w:firstLine="0"/>
            <w:rPr>
              <w:del w:author="Nivesh" w:id="19" w:date="2026-09-25T10:03:37Z"/>
              <w:rPrChange w:author="Nivesh" w:id="42" w:date="2026-09-25T10:03:37Z">
                <w:rPr>
                  <w:color w:val="000000"/>
                </w:rPr>
              </w:rPrChange>
            </w:rPr>
          </w:pPr>
          <w:sdt>
            <w:sdtPr>
              <w:id w:val="1214190297"/>
              <w:tag w:val="goog_rdk_5112"/>
            </w:sdtPr>
            <w:sdtContent>
              <w:del w:author="Nivesh" w:id="19" w:date="2026-09-25T10:03:37Z"/>
              <w:sdt>
                <w:sdtPr>
                  <w:id w:val="1658072804"/>
                  <w:tag w:val="goog_rdk_5113"/>
                </w:sdtPr>
                <w:sdtContent>
                  <w:del w:author="Nivesh" w:id="19" w:date="2026-09-25T10:03:37Z">
                    <w:r w:rsidDel="00000000" w:rsidR="00000000" w:rsidRPr="00000000">
                      <w:rPr>
                        <w:rtl w:val="0"/>
                      </w:rPr>
                    </w:r>
                  </w:del>
                </w:sdtContent>
              </w:sdt>
              <w:del w:author="Nivesh" w:id="19" w:date="2026-09-25T10:03:37Z"/>
            </w:sdtContent>
          </w:sdt>
        </w:p>
      </w:sdtContent>
    </w:sdt>
    <w:sdt>
      <w:sdtPr>
        <w:id w:val="1909450802"/>
        <w:tag w:val="goog_rdk_5117"/>
      </w:sdtPr>
      <w:sdtContent>
        <w:p w:rsidR="00000000" w:rsidDel="00000000" w:rsidP="00000000" w:rsidRDefault="00000000" w:rsidRPr="00000000" w14:paraId="00000482">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430386976"/>
              <w:tag w:val="goog_rdk_5115"/>
            </w:sdtPr>
            <w:sdtContent>
              <w:del w:author="Nivesh" w:id="19" w:date="2026-09-25T10:03:37Z"/>
              <w:sdt>
                <w:sdtPr>
                  <w:id w:val="-660870927"/>
                  <w:tag w:val="goog_rdk_5116"/>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Project Workflow</w:delText>
                    </w:r>
                  </w:del>
                </w:sdtContent>
              </w:sdt>
              <w:del w:author="Nivesh" w:id="19" w:date="2026-09-25T10:03:37Z"/>
            </w:sdtContent>
          </w:sdt>
        </w:p>
      </w:sdtContent>
    </w:sdt>
    <w:sdt>
      <w:sdtPr>
        <w:id w:val="-212822604"/>
        <w:tag w:val="goog_rdk_5121"/>
      </w:sdtPr>
      <w:sdtContent>
        <w:p w:rsidR="00000000" w:rsidDel="00000000" w:rsidP="00000000" w:rsidRDefault="00000000" w:rsidRPr="00000000" w14:paraId="00000483">
          <w:pPr>
            <w:spacing w:after="280" w:before="280" w:line="240" w:lineRule="auto"/>
            <w:rPr>
              <w:del w:author="Nivesh" w:id="19" w:date="2026-09-25T10:03:37Z"/>
              <w:rPrChange w:author="Anonymous" w:id="143" w:date="2026-09-26T05:31:59Z">
                <w:rPr>
                  <w:rFonts w:ascii="Cambria" w:cs="Cambria" w:eastAsia="Cambria" w:hAnsi="Cambria"/>
                  <w:b w:val="1"/>
                  <w:bCs w:val="1"/>
                  <w:color w:val="000000"/>
                </w:rPr>
              </w:rPrChange>
            </w:rPr>
          </w:pPr>
          <w:sdt>
            <w:sdtPr>
              <w:id w:val="2087494831"/>
              <w:tag w:val="goog_rdk_5118"/>
            </w:sdtPr>
            <w:sdtContent>
              <w:del w:author="Nivesh" w:id="19" w:date="2026-09-25T10:03:37Z"/>
              <w:sdt>
                <w:sdtPr>
                  <w:id w:val="-1522225186"/>
                  <w:tag w:val="goog_rdk_5119"/>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MILESTONE 1: Model Selection and Architecture</w:delText>
                    </w:r>
                  </w:del>
                </w:sdtContent>
              </w:sdt>
              <w:del w:author="Nivesh" w:id="19" w:date="2026-09-25T10:03:37Z">
                <w:sdt>
                  <w:sdtPr>
                    <w:id w:val="-1327551698"/>
                    <w:tag w:val="goog_rdk_5120"/>
                  </w:sdtPr>
                  <w:sdtContent>
                    <w:r w:rsidDel="00000000" w:rsidR="00000000" w:rsidRPr="00000000">
                      <w:rPr>
                        <w:rtl w:val="0"/>
                      </w:rPr>
                    </w:r>
                  </w:sdtContent>
                </w:sdt>
              </w:del>
            </w:sdtContent>
          </w:sdt>
        </w:p>
      </w:sdtContent>
    </w:sdt>
    <w:sdt>
      <w:sdtPr>
        <w:id w:val="-1453202587"/>
        <w:tag w:val="goog_rdk_5125"/>
      </w:sdtPr>
      <w:sdtContent>
        <w:p w:rsidR="00000000" w:rsidDel="00000000" w:rsidP="00000000" w:rsidRDefault="00000000" w:rsidRPr="00000000" w14:paraId="00000484">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920860242"/>
              <w:tag w:val="goog_rdk_5122"/>
            </w:sdtPr>
            <w:sdtContent>
              <w:del w:author="Nivesh" w:id="19" w:date="2026-09-25T10:03:37Z"/>
              <w:sdt>
                <w:sdtPr>
                  <w:id w:val="91290690"/>
                  <w:tag w:val="goog_rdk_5123"/>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Activity 1.1</w:delText>
                    </w:r>
                  </w:del>
                </w:sdtContent>
              </w:sdt>
              <w:del w:author="Nivesh" w:id="19" w:date="2026-09-25T10:03:37Z">
                <w:sdt>
                  <w:sdtPr>
                    <w:id w:val="112110174"/>
                    <w:tag w:val="goog_rdk_5124"/>
                  </w:sdtPr>
                  <w:sdtContent>
                    <w:r w:rsidDel="00000000" w:rsidR="00000000" w:rsidRPr="00000000">
                      <w:rPr>
                        <w:rtl w:val="0"/>
                        <w:rPrChange w:author="Nivesh" w:id="42" w:date="2026-09-25T10:03:37Z">
                          <w:rPr>
                            <w:rFonts w:ascii="Cambria" w:cs="Cambria" w:eastAsia="Cambria" w:hAnsi="Cambria"/>
                            <w:color w:val="000000"/>
                          </w:rPr>
                        </w:rPrChange>
                      </w:rPr>
                      <w:delText xml:space="preserve">: Select AI Models</w:delText>
                    </w:r>
                  </w:sdtContent>
                </w:sdt>
              </w:del>
            </w:sdtContent>
          </w:sdt>
        </w:p>
      </w:sdtContent>
    </w:sdt>
    <w:sdt>
      <w:sdtPr>
        <w:id w:val="1542725869"/>
        <w:tag w:val="goog_rdk_5129"/>
      </w:sdtPr>
      <w:sdtContent>
        <w:p w:rsidR="00000000" w:rsidDel="00000000" w:rsidP="00000000" w:rsidRDefault="00000000" w:rsidRPr="00000000" w14:paraId="00000485">
          <w:pPr>
            <w:numPr>
              <w:ilvl w:val="0"/>
              <w:numId w:val="16"/>
            </w:numPr>
            <w:spacing w:after="0" w:before="280" w:line="240" w:lineRule="auto"/>
            <w:ind w:left="720" w:hanging="360"/>
            <w:rPr>
              <w:del w:author="Nivesh" w:id="19" w:date="2026-09-25T10:03:37Z"/>
              <w:rFonts w:ascii="Cambria" w:cs="Cambria" w:eastAsia="Cambria" w:hAnsi="Cambria"/>
              <w:color w:val="000000"/>
              <w:sz w:val="22"/>
              <w:szCs w:val="22"/>
            </w:rPr>
          </w:pPr>
          <w:sdt>
            <w:sdtPr>
              <w:id w:val="431391355"/>
              <w:tag w:val="goog_rdk_5126"/>
            </w:sdtPr>
            <w:sdtContent>
              <w:del w:author="Nivesh" w:id="19" w:date="2026-09-25T10:03:37Z"/>
              <w:sdt>
                <w:sdtPr>
                  <w:id w:val="472974685"/>
                  <w:tag w:val="goog_rdk_5127"/>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Gemini 1.5 Pro (via API):</w:delText>
                    </w:r>
                  </w:del>
                </w:sdtContent>
              </w:sdt>
              <w:del w:author="Nivesh" w:id="19" w:date="2026-09-25T10:03:37Z">
                <w:sdt>
                  <w:sdtPr>
                    <w:id w:val="1331945602"/>
                    <w:tag w:val="goog_rdk_5128"/>
                  </w:sdtPr>
                  <w:sdtContent>
                    <w:r w:rsidDel="00000000" w:rsidR="00000000" w:rsidRPr="00000000">
                      <w:rPr>
                        <w:rtl w:val="0"/>
                        <w:rPrChange w:author="Nivesh" w:id="42" w:date="2026-09-25T10:03:37Z">
                          <w:rPr>
                            <w:rFonts w:ascii="Cambria" w:cs="Cambria" w:eastAsia="Cambria" w:hAnsi="Cambria"/>
                            <w:color w:val="000000"/>
                            <w:sz w:val="22"/>
                            <w:szCs w:val="22"/>
                          </w:rPr>
                        </w:rPrChange>
                      </w:rPr>
                      <w:br w:type="textWrapping"/>
                      <w:delText xml:space="preserve">Used for: Q&amp;A, summarization, quiz generation, learning paths</w:delText>
                      <w:br w:type="textWrapping"/>
                      <w:delText xml:space="preserve">Benefits: Advanced reasoning, structured outputs, and cloud inference</w:delText>
                    </w:r>
                  </w:sdtContent>
                </w:sdt>
              </w:del>
            </w:sdtContent>
          </w:sdt>
        </w:p>
      </w:sdtContent>
    </w:sdt>
    <w:sdt>
      <w:sdtPr>
        <w:id w:val="680236299"/>
        <w:tag w:val="goog_rdk_5133"/>
      </w:sdtPr>
      <w:sdtContent>
        <w:p w:rsidR="00000000" w:rsidDel="00000000" w:rsidP="00000000" w:rsidRDefault="00000000" w:rsidRPr="00000000" w14:paraId="00000486">
          <w:pPr>
            <w:numPr>
              <w:ilvl w:val="0"/>
              <w:numId w:val="16"/>
            </w:numPr>
            <w:spacing w:after="280" w:before="0" w:line="240" w:lineRule="auto"/>
            <w:ind w:left="720" w:hanging="360"/>
            <w:rPr>
              <w:del w:author="Nivesh" w:id="19" w:date="2026-09-25T10:03:37Z"/>
              <w:rFonts w:ascii="Cambria" w:cs="Cambria" w:eastAsia="Cambria" w:hAnsi="Cambria"/>
              <w:color w:val="000000"/>
              <w:sz w:val="22"/>
              <w:szCs w:val="22"/>
            </w:rPr>
          </w:pPr>
          <w:sdt>
            <w:sdtPr>
              <w:id w:val="728950000"/>
              <w:tag w:val="goog_rdk_5130"/>
            </w:sdtPr>
            <w:sdtContent>
              <w:del w:author="Nivesh" w:id="19" w:date="2026-09-25T10:03:37Z"/>
              <w:sdt>
                <w:sdtPr>
                  <w:id w:val="2090174385"/>
                  <w:tag w:val="goog_rdk_5131"/>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LaMini-Flan-T5-783M (local):</w:delText>
                    </w:r>
                  </w:del>
                </w:sdtContent>
              </w:sdt>
              <w:del w:author="Nivesh" w:id="19" w:date="2026-09-25T10:03:37Z">
                <w:sdt>
                  <w:sdtPr>
                    <w:id w:val="135656331"/>
                    <w:tag w:val="goog_rdk_5132"/>
                  </w:sdtPr>
                  <w:sdtContent>
                    <w:r w:rsidDel="00000000" w:rsidR="00000000" w:rsidRPr="00000000">
                      <w:rPr>
                        <w:rtl w:val="0"/>
                        <w:rPrChange w:author="Nivesh" w:id="42" w:date="2026-09-25T10:03:37Z">
                          <w:rPr>
                            <w:rFonts w:ascii="Cambria" w:cs="Cambria" w:eastAsia="Cambria" w:hAnsi="Cambria"/>
                            <w:color w:val="000000"/>
                            <w:sz w:val="22"/>
                            <w:szCs w:val="22"/>
                          </w:rPr>
                        </w:rPrChange>
                      </w:rPr>
                      <w:br w:type="textWrapping"/>
                      <w:delText xml:space="preserve">Used for: Concept explanation</w:delText>
                      <w:br w:type="textWrapping"/>
                      <w:delText xml:space="preserve">Benefits: Instruction-tuned, lightweight, CPU-compatible</w:delText>
                    </w:r>
                  </w:sdtContent>
                </w:sdt>
              </w:del>
            </w:sdtContent>
          </w:sdt>
        </w:p>
      </w:sdtContent>
    </w:sdt>
    <w:sdt>
      <w:sdtPr>
        <w:id w:val="-1101086987"/>
        <w:tag w:val="goog_rdk_5136"/>
      </w:sdtPr>
      <w:sdtContent>
        <w:p w:rsidR="00000000" w:rsidDel="00000000" w:rsidP="00000000" w:rsidRDefault="00000000" w:rsidRPr="00000000" w14:paraId="00000487">
          <w:pPr>
            <w:tabs>
              <w:tab w:val="left" w:leader="none" w:pos="3940"/>
            </w:tabs>
            <w:rPr>
              <w:del w:author="Nivesh" w:id="19" w:date="2026-09-25T10:03:37Z"/>
              <w:rPrChange w:author="Nivesh" w:id="42" w:date="2026-09-25T10:03:37Z">
                <w:rPr>
                  <w:rFonts w:ascii="Cambria" w:cs="Cambria" w:eastAsia="Cambria" w:hAnsi="Cambria"/>
                  <w:sz w:val="22"/>
                  <w:szCs w:val="22"/>
                </w:rPr>
              </w:rPrChange>
            </w:rPr>
          </w:pPr>
          <w:sdt>
            <w:sdtPr>
              <w:id w:val="1486213811"/>
              <w:tag w:val="goog_rdk_5134"/>
            </w:sdtPr>
            <w:sdtContent>
              <w:del w:author="Nivesh" w:id="19" w:date="2026-09-25T10:03:37Z"/>
              <w:sdt>
                <w:sdtPr>
                  <w:id w:val="-993971442"/>
                  <w:tag w:val="goog_rdk_5135"/>
                </w:sdtPr>
                <w:sdtContent>
                  <w:del w:author="Nivesh" w:id="19" w:date="2026-09-25T10:03:37Z">
                    <w:r w:rsidDel="00000000" w:rsidR="00000000" w:rsidRPr="00000000">
                      <w:rPr>
                        <w:rtl w:val="0"/>
                        <w:rPrChange w:author="Nivesh" w:id="42" w:date="2026-09-25T10:03:37Z">
                          <w:rPr>
                            <w:rFonts w:ascii="Cambria" w:cs="Cambria" w:eastAsia="Cambria" w:hAnsi="Cambria"/>
                            <w:sz w:val="22"/>
                            <w:szCs w:val="22"/>
                          </w:rPr>
                        </w:rPrChange>
                      </w:rPr>
                      <w:delText xml:space="preserve">Folder Architecture:</w:delText>
                    </w:r>
                  </w:del>
                </w:sdtContent>
              </w:sdt>
              <w:del w:author="Nivesh" w:id="19" w:date="2026-09-25T10:03:37Z"/>
            </w:sdtContent>
          </w:sdt>
        </w:p>
      </w:sdtContent>
    </w:sdt>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sdt>
        <w:sdtPr>
          <w:id w:val="-346672786"/>
          <w:tag w:val="goog_rdk_5137"/>
        </w:sdtPr>
        <w:sdtContent>
          <w:tr>
            <w:trPr>
              <w:cantSplit w:val="0"/>
              <w:tblHeader w:val="0"/>
              <w:del w:author="Nivesh" w:id="19" w:date="2026-09-25T10:03:37Z"/>
            </w:trPr>
            <w:tc>
              <w:tcPr/>
              <w:sdt>
                <w:sdtPr>
                  <w:id w:val="1628818628"/>
                  <w:tag w:val="goog_rdk_5140"/>
                </w:sdtPr>
                <w:sdtContent>
                  <w:p w:rsidR="00000000" w:rsidDel="00000000" w:rsidP="00000000" w:rsidRDefault="00000000" w:rsidRPr="00000000" w14:paraId="00000488">
                    <w:pPr>
                      <w:tabs>
                        <w:tab w:val="left" w:leader="none" w:pos="3940"/>
                      </w:tabs>
                      <w:rPr>
                        <w:del w:author="Nivesh" w:id="19" w:date="2026-09-25T10:03:37Z"/>
                        <w:rPrChange w:author="Nivesh" w:id="42" w:date="2026-09-25T10:03:37Z">
                          <w:rPr>
                            <w:rFonts w:ascii="Cambria" w:cs="Cambria" w:eastAsia="Cambria" w:hAnsi="Cambria"/>
                            <w:sz w:val="22"/>
                            <w:szCs w:val="22"/>
                          </w:rPr>
                        </w:rPrChange>
                      </w:rPr>
                    </w:pPr>
                    <w:sdt>
                      <w:sdtPr>
                        <w:id w:val="1886266956"/>
                        <w:tag w:val="goog_rdk_5138"/>
                      </w:sdtPr>
                      <w:sdtContent>
                        <w:del w:author="Nivesh" w:id="19" w:date="2026-09-25T10:03:37Z"/>
                        <w:sdt>
                          <w:sdtPr>
                            <w:id w:val="-10431612"/>
                            <w:tag w:val="goog_rdk_5139"/>
                          </w:sdtPr>
                          <w:sdtContent>
                            <w:del w:author="Nivesh" w:id="19" w:date="2026-09-25T10:03:37Z">
                              <w:r w:rsidDel="00000000" w:rsidR="00000000" w:rsidRPr="00000000">
                                <w:rPr>
                                  <w:rtl w:val="0"/>
                                  <w:rPrChange w:author="Nivesh" w:id="42" w:date="2026-09-25T10:03:37Z">
                                    <w:rPr>
                                      <w:rFonts w:ascii="Cambria" w:cs="Cambria" w:eastAsia="Cambria" w:hAnsi="Cambria"/>
                                      <w:sz w:val="22"/>
                                      <w:szCs w:val="22"/>
                                    </w:rPr>
                                  </w:rPrChange>
                                </w:rPr>
                                <w:delText xml:space="preserve">EduGenie/</w:delText>
                              </w:r>
                            </w:del>
                          </w:sdtContent>
                        </w:sdt>
                        <w:del w:author="Nivesh" w:id="19" w:date="2026-09-25T10:03:37Z"/>
                      </w:sdtContent>
                    </w:sdt>
                  </w:p>
                </w:sdtContent>
              </w:sdt>
            </w:tc>
          </w:tr>
        </w:sdtContent>
      </w:sdt>
      <w:sdt>
        <w:sdtPr>
          <w:id w:val="-1546501634"/>
          <w:tag w:val="goog_rdk_5141"/>
        </w:sdtPr>
        <w:sdtContent>
          <w:tr>
            <w:trPr>
              <w:cantSplit w:val="0"/>
              <w:tblHeader w:val="0"/>
              <w:del w:author="Nivesh" w:id="19" w:date="2026-09-25T10:03:37Z"/>
            </w:trPr>
            <w:tc>
              <w:tcPr/>
              <w:sdt>
                <w:sdtPr>
                  <w:id w:val="1103214003"/>
                  <w:tag w:val="goog_rdk_5144"/>
                </w:sdtPr>
                <w:sdtContent>
                  <w:p w:rsidR="00000000" w:rsidDel="00000000" w:rsidP="00000000" w:rsidRDefault="00000000" w:rsidRPr="00000000" w14:paraId="000004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452316338"/>
                        <w:tag w:val="goog_rdk_5142"/>
                      </w:sdtPr>
                      <w:sdtContent>
                        <w:del w:author="Nivesh" w:id="19" w:date="2026-09-25T10:03:37Z"/>
                        <w:sdt>
                          <w:sdtPr>
                            <w:id w:val="-776733260"/>
                            <w:tag w:val="goog_rdk_5143"/>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main.py                  # FastAPI app</w:delText>
                              </w:r>
                            </w:del>
                          </w:sdtContent>
                        </w:sdt>
                        <w:del w:author="Nivesh" w:id="19" w:date="2026-09-25T10:03:37Z"/>
                      </w:sdtContent>
                    </w:sdt>
                  </w:p>
                </w:sdtContent>
              </w:sdt>
            </w:tc>
          </w:tr>
        </w:sdtContent>
      </w:sdt>
      <w:sdt>
        <w:sdtPr>
          <w:id w:val="-943217511"/>
          <w:tag w:val="goog_rdk_5145"/>
        </w:sdtPr>
        <w:sdtContent>
          <w:tr>
            <w:trPr>
              <w:cantSplit w:val="0"/>
              <w:tblHeader w:val="0"/>
              <w:del w:author="Nivesh" w:id="19" w:date="2026-09-25T10:03:37Z"/>
            </w:trPr>
            <w:tc>
              <w:tcPr/>
              <w:sdt>
                <w:sdtPr>
                  <w:id w:val="-594124542"/>
                  <w:tag w:val="goog_rdk_5148"/>
                </w:sdtPr>
                <w:sdtContent>
                  <w:p w:rsidR="00000000" w:rsidDel="00000000" w:rsidP="00000000" w:rsidRDefault="00000000" w:rsidRPr="00000000" w14:paraId="000004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257505797"/>
                        <w:tag w:val="goog_rdk_5146"/>
                      </w:sdtPr>
                      <w:sdtContent>
                        <w:del w:author="Nivesh" w:id="19" w:date="2026-09-25T10:03:37Z"/>
                        <w:sdt>
                          <w:sdtPr>
                            <w:id w:val="970061521"/>
                            <w:tag w:val="goog_rdk_5147"/>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explanation_module.py    # Concept explanation logic</w:delText>
                              </w:r>
                            </w:del>
                          </w:sdtContent>
                        </w:sdt>
                        <w:del w:author="Nivesh" w:id="19" w:date="2026-09-25T10:03:37Z"/>
                      </w:sdtContent>
                    </w:sdt>
                  </w:p>
                </w:sdtContent>
              </w:sdt>
            </w:tc>
          </w:tr>
        </w:sdtContent>
      </w:sdt>
      <w:sdt>
        <w:sdtPr>
          <w:id w:val="-1956640017"/>
          <w:tag w:val="goog_rdk_5149"/>
        </w:sdtPr>
        <w:sdtContent>
          <w:tr>
            <w:trPr>
              <w:cantSplit w:val="0"/>
              <w:tblHeader w:val="0"/>
              <w:del w:author="Nivesh" w:id="19" w:date="2026-09-25T10:03:37Z"/>
            </w:trPr>
            <w:tc>
              <w:tcPr/>
              <w:sdt>
                <w:sdtPr>
                  <w:id w:val="-454594797"/>
                  <w:tag w:val="goog_rdk_5152"/>
                </w:sdtPr>
                <w:sdtContent>
                  <w:p w:rsidR="00000000" w:rsidDel="00000000" w:rsidP="00000000" w:rsidRDefault="00000000" w:rsidRPr="00000000" w14:paraId="000004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282249990"/>
                        <w:tag w:val="goog_rdk_5150"/>
                      </w:sdtPr>
                      <w:sdtContent>
                        <w:del w:author="Nivesh" w:id="19" w:date="2026-09-25T10:03:37Z"/>
                        <w:sdt>
                          <w:sdtPr>
                            <w:id w:val="-1017150021"/>
                            <w:tag w:val="goog_rdk_5151"/>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qna.py                   # Question answering</w:delText>
                              </w:r>
                            </w:del>
                          </w:sdtContent>
                        </w:sdt>
                        <w:del w:author="Nivesh" w:id="19" w:date="2026-09-25T10:03:37Z"/>
                      </w:sdtContent>
                    </w:sdt>
                  </w:p>
                </w:sdtContent>
              </w:sdt>
            </w:tc>
          </w:tr>
        </w:sdtContent>
      </w:sdt>
      <w:sdt>
        <w:sdtPr>
          <w:id w:val="222147534"/>
          <w:tag w:val="goog_rdk_5153"/>
        </w:sdtPr>
        <w:sdtContent>
          <w:tr>
            <w:trPr>
              <w:cantSplit w:val="0"/>
              <w:tblHeader w:val="0"/>
              <w:del w:author="Nivesh" w:id="19" w:date="2026-09-25T10:03:37Z"/>
            </w:trPr>
            <w:tc>
              <w:tcPr/>
              <w:sdt>
                <w:sdtPr>
                  <w:id w:val="271752395"/>
                  <w:tag w:val="goog_rdk_5156"/>
                </w:sdtPr>
                <w:sdtContent>
                  <w:p w:rsidR="00000000" w:rsidDel="00000000" w:rsidP="00000000" w:rsidRDefault="00000000" w:rsidRPr="00000000" w14:paraId="000004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213623177"/>
                        <w:tag w:val="goog_rdk_5154"/>
                      </w:sdtPr>
                      <w:sdtContent>
                        <w:del w:author="Nivesh" w:id="19" w:date="2026-09-25T10:03:37Z"/>
                        <w:sdt>
                          <w:sdtPr>
                            <w:id w:val="-464372370"/>
                            <w:tag w:val="goog_rdk_515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quiz_module.py           # Quiz generation</w:delText>
                              </w:r>
                            </w:del>
                          </w:sdtContent>
                        </w:sdt>
                        <w:del w:author="Nivesh" w:id="19" w:date="2026-09-25T10:03:37Z"/>
                      </w:sdtContent>
                    </w:sdt>
                  </w:p>
                </w:sdtContent>
              </w:sdt>
            </w:tc>
          </w:tr>
        </w:sdtContent>
      </w:sdt>
      <w:sdt>
        <w:sdtPr>
          <w:id w:val="321916536"/>
          <w:tag w:val="goog_rdk_5157"/>
        </w:sdtPr>
        <w:sdtContent>
          <w:tr>
            <w:trPr>
              <w:cantSplit w:val="0"/>
              <w:tblHeader w:val="0"/>
              <w:del w:author="Nivesh" w:id="19" w:date="2026-09-25T10:03:37Z"/>
            </w:trPr>
            <w:tc>
              <w:tcPr/>
              <w:sdt>
                <w:sdtPr>
                  <w:id w:val="-2008610071"/>
                  <w:tag w:val="goog_rdk_5160"/>
                </w:sdtPr>
                <w:sdtContent>
                  <w:p w:rsidR="00000000" w:rsidDel="00000000" w:rsidP="00000000" w:rsidRDefault="00000000" w:rsidRPr="00000000" w14:paraId="000004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402624353"/>
                        <w:tag w:val="goog_rdk_5158"/>
                      </w:sdtPr>
                      <w:sdtContent>
                        <w:del w:author="Nivesh" w:id="19" w:date="2026-09-25T10:03:37Z"/>
                        <w:sdt>
                          <w:sdtPr>
                            <w:id w:val="-1417370078"/>
                            <w:tag w:val="goog_rdk_5159"/>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summary_module.py        # Summarization</w:delText>
                              </w:r>
                            </w:del>
                          </w:sdtContent>
                        </w:sdt>
                        <w:del w:author="Nivesh" w:id="19" w:date="2026-09-25T10:03:37Z"/>
                      </w:sdtContent>
                    </w:sdt>
                  </w:p>
                </w:sdtContent>
              </w:sdt>
            </w:tc>
          </w:tr>
        </w:sdtContent>
      </w:sdt>
      <w:sdt>
        <w:sdtPr>
          <w:id w:val="1357337707"/>
          <w:tag w:val="goog_rdk_5161"/>
        </w:sdtPr>
        <w:sdtContent>
          <w:tr>
            <w:trPr>
              <w:cantSplit w:val="0"/>
              <w:tblHeader w:val="0"/>
              <w:del w:author="Nivesh" w:id="19" w:date="2026-09-25T10:03:37Z"/>
            </w:trPr>
            <w:tc>
              <w:tcPr/>
              <w:sdt>
                <w:sdtPr>
                  <w:id w:val="6178897"/>
                  <w:tag w:val="goog_rdk_5164"/>
                </w:sdtPr>
                <w:sdtContent>
                  <w:p w:rsidR="00000000" w:rsidDel="00000000" w:rsidP="00000000" w:rsidRDefault="00000000" w:rsidRPr="00000000" w14:paraId="000004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49904084"/>
                        <w:tag w:val="goog_rdk_5162"/>
                      </w:sdtPr>
                      <w:sdtContent>
                        <w:del w:author="Nivesh" w:id="19" w:date="2026-09-25T10:03:37Z"/>
                        <w:sdt>
                          <w:sdtPr>
                            <w:id w:val="-354798442"/>
                            <w:tag w:val="goog_rdk_5163"/>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learning_path.py         # Learning recommendations</w:delText>
                              </w:r>
                            </w:del>
                          </w:sdtContent>
                        </w:sdt>
                        <w:del w:author="Nivesh" w:id="19" w:date="2026-09-25T10:03:37Z"/>
                      </w:sdtContent>
                    </w:sdt>
                  </w:p>
                </w:sdtContent>
              </w:sdt>
            </w:tc>
          </w:tr>
        </w:sdtContent>
      </w:sdt>
      <w:sdt>
        <w:sdtPr>
          <w:id w:val="983187388"/>
          <w:tag w:val="goog_rdk_5165"/>
        </w:sdtPr>
        <w:sdtContent>
          <w:tr>
            <w:trPr>
              <w:cantSplit w:val="0"/>
              <w:tblHeader w:val="0"/>
              <w:del w:author="Nivesh" w:id="19" w:date="2026-09-25T10:03:37Z"/>
            </w:trPr>
            <w:tc>
              <w:tcPr/>
              <w:sdt>
                <w:sdtPr>
                  <w:id w:val="39880024"/>
                  <w:tag w:val="goog_rdk_5168"/>
                </w:sdtPr>
                <w:sdtContent>
                  <w:p w:rsidR="00000000" w:rsidDel="00000000" w:rsidP="00000000" w:rsidRDefault="00000000" w:rsidRPr="00000000" w14:paraId="000004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940693283"/>
                        <w:tag w:val="goog_rdk_5166"/>
                      </w:sdtPr>
                      <w:sdtContent>
                        <w:del w:author="Nivesh" w:id="19" w:date="2026-09-25T10:03:37Z"/>
                        <w:sdt>
                          <w:sdtPr>
                            <w:id w:val="428781958"/>
                            <w:tag w:val="goog_rdk_5167"/>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templates/index.html     # HTML frontend</w:delText>
                              </w:r>
                            </w:del>
                          </w:sdtContent>
                        </w:sdt>
                        <w:del w:author="Nivesh" w:id="19" w:date="2026-09-25T10:03:37Z"/>
                      </w:sdtContent>
                    </w:sdt>
                  </w:p>
                </w:sdtContent>
              </w:sdt>
            </w:tc>
          </w:tr>
        </w:sdtContent>
      </w:sdt>
      <w:sdt>
        <w:sdtPr>
          <w:id w:val="1776693253"/>
          <w:tag w:val="goog_rdk_5169"/>
        </w:sdtPr>
        <w:sdtContent>
          <w:tr>
            <w:trPr>
              <w:cantSplit w:val="0"/>
              <w:tblHeader w:val="0"/>
              <w:del w:author="Nivesh" w:id="19" w:date="2026-09-25T10:03:37Z"/>
            </w:trPr>
            <w:tc>
              <w:tcPr/>
              <w:sdt>
                <w:sdtPr>
                  <w:id w:val="-1089568916"/>
                  <w:tag w:val="goog_rdk_5172"/>
                </w:sdtPr>
                <w:sdtContent>
                  <w:p w:rsidR="00000000" w:rsidDel="00000000" w:rsidP="00000000" w:rsidRDefault="00000000" w:rsidRPr="00000000" w14:paraId="000004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554482232"/>
                        <w:tag w:val="goog_rdk_5170"/>
                      </w:sdtPr>
                      <w:sdtContent>
                        <w:del w:author="Nivesh" w:id="19" w:date="2026-09-25T10:03:37Z"/>
                        <w:sdt>
                          <w:sdtPr>
                            <w:id w:val="389672839"/>
                            <w:tag w:val="goog_rdk_5171"/>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static/style.css         # Styling</w:delText>
                              </w:r>
                            </w:del>
                          </w:sdtContent>
                        </w:sdt>
                        <w:del w:author="Nivesh" w:id="19" w:date="2026-09-25T10:03:37Z"/>
                      </w:sdtContent>
                    </w:sdt>
                  </w:p>
                </w:sdtContent>
              </w:sdt>
            </w:tc>
          </w:tr>
        </w:sdtContent>
      </w:sdt>
      <w:sdt>
        <w:sdtPr>
          <w:id w:val="343138325"/>
          <w:tag w:val="goog_rdk_5173"/>
        </w:sdtPr>
        <w:sdtContent>
          <w:tr>
            <w:trPr>
              <w:cantSplit w:val="0"/>
              <w:tblHeader w:val="0"/>
              <w:del w:author="Nivesh" w:id="19" w:date="2026-09-25T10:03:37Z"/>
              <w:trPrChange w:author="Anonymous" w:id="144" w:date="2026-09-22T05:16:26Z">
                <w:trPr>
                  <w:cantSplit w:val="0"/>
                  <w:tblHeader w:val="0"/>
                </w:trPr>
              </w:trPrChange>
            </w:trPr>
            <w:tc>
              <w:tcPr>
                <w:tcPrChange w:author="Anonymous" w:id="144" w:date="2026-09-22T05:16:26Z">
                  <w:tcPr/>
                </w:tcPrChange>
              </w:tcPr>
              <w:sdt>
                <w:sdtPr>
                  <w:id w:val="1837698624"/>
                  <w:tag w:val="goog_rdk_5176"/>
                </w:sdtPr>
                <w:sdtContent>
                  <w:p w:rsidR="00000000" w:rsidDel="00000000" w:rsidP="00000000" w:rsidRDefault="00000000" w:rsidRPr="00000000" w14:paraId="000004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92804525"/>
                        <w:tag w:val="goog_rdk_5174"/>
                      </w:sdtPr>
                      <w:sdtContent>
                        <w:del w:author="Nivesh" w:id="19" w:date="2026-09-25T10:03:37Z"/>
                        <w:sdt>
                          <w:sdtPr>
                            <w:id w:val="-461774006"/>
                            <w:tag w:val="goog_rdk_517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requirements.txt         # Python dependencies</w:delText>
                              </w:r>
                            </w:del>
                          </w:sdtContent>
                        </w:sdt>
                        <w:del w:author="Nivesh" w:id="19" w:date="2026-09-25T10:03:37Z"/>
                      </w:sdtContent>
                    </w:sdt>
                  </w:p>
                </w:sdtContent>
              </w:sdt>
            </w:tc>
          </w:tr>
        </w:sdtContent>
      </w:sdt>
    </w:tbl>
    <w:sdt>
      <w:sdtPr>
        <w:id w:val="-681446154"/>
        <w:tag w:val="goog_rdk_5179"/>
      </w:sdtPr>
      <w:sdtContent>
        <w:p w:rsidR="00000000" w:rsidDel="00000000" w:rsidP="00000000" w:rsidRDefault="00000000" w:rsidRPr="00000000" w14:paraId="00000492">
          <w:pPr>
            <w:tabs>
              <w:tab w:val="left" w:leader="none" w:pos="3940"/>
            </w:tabs>
            <w:rPr>
              <w:del w:author="Nivesh" w:id="19" w:date="2026-09-25T10:03:37Z"/>
              <w:rPrChange w:author="Nivesh" w:id="42" w:date="2026-09-25T10:03:37Z">
                <w:rPr>
                  <w:rFonts w:ascii="Cambria" w:cs="Cambria" w:eastAsia="Cambria" w:hAnsi="Cambria"/>
                  <w:sz w:val="22"/>
                  <w:szCs w:val="22"/>
                </w:rPr>
              </w:rPrChange>
            </w:rPr>
          </w:pPr>
          <w:sdt>
            <w:sdtPr>
              <w:id w:val="-1283235273"/>
              <w:tag w:val="goog_rdk_5177"/>
            </w:sdtPr>
            <w:sdtContent>
              <w:del w:author="Nivesh" w:id="19" w:date="2026-09-25T10:03:37Z"/>
              <w:sdt>
                <w:sdtPr>
                  <w:id w:val="1778685516"/>
                  <w:tag w:val="goog_rdk_5178"/>
                </w:sdtPr>
                <w:sdtContent>
                  <w:del w:author="Nivesh" w:id="19" w:date="2026-09-25T10:03:37Z">
                    <w:r w:rsidDel="00000000" w:rsidR="00000000" w:rsidRPr="00000000">
                      <w:rPr>
                        <w:rtl w:val="0"/>
                      </w:rPr>
                    </w:r>
                  </w:del>
                </w:sdtContent>
              </w:sdt>
              <w:del w:author="Nivesh" w:id="19" w:date="2026-09-25T10:03:37Z"/>
            </w:sdtContent>
          </w:sdt>
        </w:p>
      </w:sdtContent>
    </w:sdt>
    <w:sdt>
      <w:sdtPr>
        <w:id w:val="1168917807"/>
        <w:tag w:val="goog_rdk_5182"/>
      </w:sdtPr>
      <w:sdtContent>
        <w:p w:rsidR="00000000" w:rsidDel="00000000" w:rsidP="00000000" w:rsidRDefault="00000000" w:rsidRPr="00000000" w14:paraId="00000493">
          <w:pPr>
            <w:tabs>
              <w:tab w:val="left" w:leader="none" w:pos="3940"/>
            </w:tabs>
            <w:rPr>
              <w:del w:author="Nivesh" w:id="19" w:date="2026-09-25T10:03:37Z"/>
              <w:rPrChange w:author="Nivesh" w:id="42" w:date="2026-09-25T10:03:37Z">
                <w:rPr>
                  <w:rFonts w:ascii="Cambria" w:cs="Cambria" w:eastAsia="Cambria" w:hAnsi="Cambria"/>
                </w:rPr>
              </w:rPrChange>
            </w:rPr>
          </w:pPr>
          <w:sdt>
            <w:sdtPr>
              <w:id w:val="535258211"/>
              <w:tag w:val="goog_rdk_5180"/>
            </w:sdtPr>
            <w:sdtContent>
              <w:del w:author="Nivesh" w:id="19" w:date="2026-09-25T10:03:37Z">
                <w:r w:rsidDel="00000000" w:rsidR="00000000" w:rsidRPr="00000000">
                  <w:rPr>
                    <w:rPrChange w:author="Nivesh" w:id="42" w:date="2026-09-25T10:03:37Z">
                      <w:rPr>
                        <w:rFonts w:ascii="Cambria" w:cs="Cambria" w:eastAsia="Cambria" w:hAnsi="Cambria"/>
                      </w:rPr>
                    </w:rPrChange>
                  </w:rPr>
                  <w:drawing>
                    <wp:inline distB="0" distT="0" distL="0" distR="0">
                      <wp:extent cx="2286000" cy="3816626"/>
                      <wp:effectExtent b="0" l="0" r="0" t="0"/>
                      <wp:docPr id="2126916949" name="image32.png"/>
                      <a:graphic>
                        <a:graphicData uri="http://schemas.openxmlformats.org/drawingml/2006/picture">
                          <pic:pic>
                            <pic:nvPicPr>
                              <pic:cNvPr id="0" name="image32.png"/>
                              <pic:cNvPicPr preferRelativeResize="0"/>
                            </pic:nvPicPr>
                            <pic:blipFill>
                              <a:blip r:embed="rId26"/>
                              <a:srcRect b="27410" l="0" r="0" t="0"/>
                              <a:stretch>
                                <a:fillRect/>
                              </a:stretch>
                            </pic:blipFill>
                            <pic:spPr>
                              <a:xfrm>
                                <a:off x="0" y="0"/>
                                <a:ext cx="2286000" cy="3816626"/>
                              </a:xfrm>
                              <a:prstGeom prst="rect"/>
                              <a:ln/>
                            </pic:spPr>
                          </pic:pic>
                        </a:graphicData>
                      </a:graphic>
                    </wp:inline>
                  </w:drawing>
                </w:r>
              </w:del>
              <w:sdt>
                <w:sdtPr>
                  <w:id w:val="-1038236778"/>
                  <w:tag w:val="goog_rdk_5181"/>
                </w:sdtPr>
                <w:sdtContent>
                  <w:del w:author="Nivesh" w:id="19" w:date="2026-09-25T10:03:37Z">
                    <w:r w:rsidDel="00000000" w:rsidR="00000000" w:rsidRPr="00000000">
                      <w:rPr>
                        <w:rtl w:val="0"/>
                      </w:rPr>
                    </w:r>
                  </w:del>
                </w:sdtContent>
              </w:sdt>
              <w:del w:author="Nivesh" w:id="19" w:date="2026-09-25T10:03:37Z"/>
            </w:sdtContent>
          </w:sdt>
        </w:p>
      </w:sdtContent>
    </w:sdt>
    <w:sdt>
      <w:sdtPr>
        <w:id w:val="1398709404"/>
        <w:tag w:val="goog_rdk_5186"/>
      </w:sdtPr>
      <w:sdtContent>
        <w:p w:rsidR="00000000" w:rsidDel="00000000" w:rsidP="00000000" w:rsidRDefault="00000000" w:rsidRPr="00000000" w14:paraId="00000494">
          <w:pPr>
            <w:tabs>
              <w:tab w:val="left" w:leader="none" w:pos="3940"/>
            </w:tabs>
            <w:rPr>
              <w:del w:author="Nivesh" w:id="19" w:date="2026-09-25T10:03:37Z"/>
              <w:rPrChange w:author="Nivesh" w:id="42" w:date="2026-09-25T10:03:37Z">
                <w:rPr>
                  <w:rFonts w:ascii="Cambria" w:cs="Cambria" w:eastAsia="Cambria" w:hAnsi="Cambria"/>
                  <w:b w:val="1"/>
                  <w:bCs w:val="1"/>
                  <w:sz w:val="22"/>
                  <w:szCs w:val="22"/>
                </w:rPr>
              </w:rPrChange>
            </w:rPr>
          </w:pPr>
          <w:sdt>
            <w:sdtPr>
              <w:id w:val="951321773"/>
              <w:tag w:val="goog_rdk_5183"/>
            </w:sdtPr>
            <w:sdtContent>
              <w:del w:author="Nivesh" w:id="19" w:date="2026-09-25T10:03:37Z"/>
              <w:sdt>
                <w:sdtPr>
                  <w:id w:val="-72960604"/>
                  <w:tag w:val="goog_rdk_5184"/>
                </w:sdtPr>
                <w:sdtContent>
                  <w:del w:author="Nivesh" w:id="19" w:date="2026-09-25T10:03:37Z">
                    <w:r w:rsidDel="00000000" w:rsidR="00000000" w:rsidRPr="00000000">
                      <w:rPr>
                        <w:rtl w:val="0"/>
                        <w:rPrChange w:author="Nivesh" w:id="42" w:date="2026-09-25T10:03:37Z">
                          <w:rPr>
                            <w:rFonts w:ascii="Cambria" w:cs="Cambria" w:eastAsia="Cambria" w:hAnsi="Cambria"/>
                            <w:b w:val="1"/>
                            <w:bCs w:val="1"/>
                            <w:sz w:val="22"/>
                            <w:szCs w:val="22"/>
                          </w:rPr>
                        </w:rPrChange>
                      </w:rPr>
                      <w:delText xml:space="preserve">FIG. Showing the Folder Architectur</w:delText>
                    </w:r>
                  </w:del>
                </w:sdtContent>
              </w:sdt>
              <w:del w:author="Nivesh" w:id="19" w:date="2026-09-25T10:03:37Z">
                <w:sdt>
                  <w:sdtPr>
                    <w:id w:val="176317480"/>
                    <w:tag w:val="goog_rdk_5185"/>
                  </w:sdtPr>
                  <w:sdtContent>
                    <w:r w:rsidDel="00000000" w:rsidR="00000000" w:rsidRPr="00000000">
                      <w:rPr>
                        <w:rtl w:val="0"/>
                        <w:rPrChange w:author="Nivesh" w:id="42" w:date="2026-09-25T10:03:37Z">
                          <w:rPr>
                            <w:rFonts w:ascii="Cambria" w:cs="Cambria" w:eastAsia="Cambria" w:hAnsi="Cambria"/>
                            <w:b w:val="1"/>
                            <w:bCs w:val="1"/>
                            <w:sz w:val="22"/>
                            <w:szCs w:val="22"/>
                          </w:rPr>
                        </w:rPrChange>
                      </w:rPr>
                      <w:delText xml:space="preserve">e</w:delText>
                    </w:r>
                  </w:sdtContent>
                </w:sdt>
              </w:del>
            </w:sdtContent>
          </w:sdt>
        </w:p>
      </w:sdtContent>
    </w:sdt>
    <w:sdt>
      <w:sdtPr>
        <w:id w:val="361538578"/>
        <w:tag w:val="goog_rdk_5189"/>
      </w:sdtPr>
      <w:sdtContent>
        <w:p w:rsidR="00000000" w:rsidDel="00000000" w:rsidP="00000000" w:rsidRDefault="00000000" w:rsidRPr="00000000" w14:paraId="00000495">
          <w:pPr>
            <w:rPr>
              <w:del w:author="Nivesh" w:id="19" w:date="2026-09-25T10:03:37Z"/>
              <w:rPrChange w:author="Nivesh" w:id="42" w:date="2026-09-25T10:03:37Z">
                <w:rPr>
                  <w:rFonts w:ascii="Cambria" w:cs="Cambria" w:eastAsia="Cambria" w:hAnsi="Cambria"/>
                  <w:b w:val="1"/>
                  <w:bCs w:val="1"/>
                  <w:color w:val="000000"/>
                </w:rPr>
              </w:rPrChange>
            </w:rPr>
            <w:pPrChange w:author="GAYATHRI V" w:id="0" w:date="2026-09-27T14:23:35Z">
              <w:pPr>
                <w:spacing w:after="280" w:before="280" w:line="240" w:lineRule="auto"/>
                <w:jc w:val="both"/>
              </w:pPr>
            </w:pPrChange>
          </w:pPr>
          <w:sdt>
            <w:sdtPr>
              <w:id w:val="-1260477591"/>
              <w:tag w:val="goog_rdk_5187"/>
            </w:sdtPr>
            <w:sdtContent>
              <w:del w:author="Nivesh" w:id="19" w:date="2026-09-25T10:03:37Z"/>
              <w:sdt>
                <w:sdtPr>
                  <w:id w:val="-854240696"/>
                  <w:tag w:val="goog_rdk_5188"/>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MILESTONE 2: Core Functionalities Development</w:delText>
                    </w:r>
                  </w:del>
                </w:sdtContent>
              </w:sdt>
              <w:del w:author="Nivesh" w:id="19" w:date="2026-09-25T10:03:37Z"/>
            </w:sdtContent>
          </w:sdt>
        </w:p>
      </w:sdtContent>
    </w:sdt>
    <w:sdt>
      <w:sdtPr>
        <w:id w:val="1270611614"/>
        <w:tag w:val="goog_rdk_5194"/>
      </w:sdtPr>
      <w:sdtContent>
        <w:p w:rsidR="00000000" w:rsidDel="00000000" w:rsidP="00000000" w:rsidRDefault="00000000" w:rsidRPr="00000000" w14:paraId="00000496">
          <w:pPr>
            <w:spacing w:after="280" w:before="280" w:line="240" w:lineRule="auto"/>
            <w:jc w:val="both"/>
            <w:rPr>
              <w:del w:author="Nivesh" w:id="19" w:date="2026-09-25T10:03:37Z"/>
              <w:rPrChange w:author="Nivesh" w:id="42" w:date="2026-09-25T10:03:37Z">
                <w:rPr>
                  <w:rFonts w:ascii="Cambria" w:cs="Cambria" w:eastAsia="Cambria" w:hAnsi="Cambria"/>
                  <w:b w:val="1"/>
                  <w:bCs w:val="1"/>
                  <w:color w:val="000000"/>
                </w:rPr>
              </w:rPrChange>
            </w:rPr>
          </w:pPr>
          <w:sdt>
            <w:sdtPr>
              <w:id w:val="-1469193741"/>
              <w:tag w:val="goog_rdk_5190"/>
            </w:sdtPr>
            <w:sdtContent>
              <w:del w:author="Nivesh" w:id="19" w:date="2026-09-25T10:03:37Z"/>
              <w:sdt>
                <w:sdtPr>
                  <w:id w:val="1351097052"/>
                  <w:tag w:val="goog_rdk_5191"/>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Activity 2.1. : </w:delText>
                    </w:r>
                  </w:del>
                </w:sdtContent>
              </w:sdt>
              <w:del w:author="Nivesh" w:id="19" w:date="2026-09-25T10:03:37Z">
                <w:sdt>
                  <w:sdtPr>
                    <w:id w:val="361150126"/>
                    <w:tag w:val="goog_rdk_5192"/>
                  </w:sdtPr>
                  <w:sdtContent>
                    <w:r w:rsidDel="00000000" w:rsidR="00000000" w:rsidRPr="00000000">
                      <w:rPr>
                        <w:rtl w:val="0"/>
                        <w:rPrChange w:author="Nivesh" w:id="42" w:date="2026-09-25T10:03:37Z">
                          <w:rPr>
                            <w:rFonts w:ascii="Cambria" w:cs="Cambria" w:eastAsia="Cambria" w:hAnsi="Cambria"/>
                            <w:color w:val="000000"/>
                          </w:rPr>
                        </w:rPrChange>
                      </w:rPr>
                      <w:delText xml:space="preserve">Module Implementation</w:delText>
                    </w:r>
                  </w:sdtContent>
                </w:sdt>
                <w:sdt>
                  <w:sdtPr>
                    <w:id w:val="581558140"/>
                    <w:tag w:val="goog_rdk_5193"/>
                  </w:sdtPr>
                  <w:sdtContent>
                    <w:r w:rsidDel="00000000" w:rsidR="00000000" w:rsidRPr="00000000">
                      <w:rPr>
                        <w:rtl w:val="0"/>
                      </w:rPr>
                    </w:r>
                  </w:sdtContent>
                </w:sdt>
              </w:del>
            </w:sdtContent>
          </w:sdt>
        </w:p>
      </w:sdtContent>
    </w:sdt>
    <w:sdt>
      <w:sdtPr>
        <w:id w:val="1193223927"/>
        <w:tag w:val="goog_rdk_5197"/>
      </w:sdtPr>
      <w:sdtContent>
        <w:p w:rsidR="00000000" w:rsidDel="00000000" w:rsidP="00000000" w:rsidRDefault="00000000" w:rsidRPr="00000000" w14:paraId="00000497">
          <w:pPr>
            <w:numPr>
              <w:ilvl w:val="0"/>
              <w:numId w:val="18"/>
            </w:numPr>
            <w:spacing w:after="280" w:before="280" w:line="240" w:lineRule="auto"/>
            <w:ind w:left="720" w:hanging="360"/>
            <w:jc w:val="both"/>
            <w:rPr>
              <w:del w:author="Nivesh" w:id="19" w:date="2026-09-25T10:03:37Z"/>
              <w:rFonts w:ascii="Cambria" w:cs="Cambria" w:eastAsia="Cambria" w:hAnsi="Cambria"/>
              <w:color w:val="000000"/>
              <w:sz w:val="22"/>
              <w:szCs w:val="22"/>
            </w:rPr>
          </w:pPr>
          <w:sdt>
            <w:sdtPr>
              <w:id w:val="-1903003259"/>
              <w:tag w:val="goog_rdk_5195"/>
            </w:sdtPr>
            <w:sdtContent>
              <w:del w:author="Nivesh" w:id="19" w:date="2026-09-25T10:03:37Z"/>
              <w:sdt>
                <w:sdtPr>
                  <w:id w:val="-73015843"/>
                  <w:tag w:val="goog_rdk_519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Explanation Module</w:delText>
                    </w:r>
                  </w:del>
                </w:sdtContent>
              </w:sdt>
              <w:del w:author="Nivesh" w:id="19" w:date="2026-09-25T10:03:37Z"/>
            </w:sdtContent>
          </w:sdt>
        </w:p>
      </w:sdtContent>
    </w:sdt>
    <w:sdt>
      <w:sdtPr>
        <w:id w:val="314170400"/>
        <w:tag w:val="goog_rdk_5200"/>
      </w:sdtPr>
      <w:sdtContent>
        <w:p w:rsidR="00000000" w:rsidDel="00000000" w:rsidP="00000000" w:rsidRDefault="00000000" w:rsidRPr="00000000" w14:paraId="00000498">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396775376"/>
              <w:tag w:val="goog_rdk_5198"/>
            </w:sdtPr>
            <w:sdtContent>
              <w:del w:author="Nivesh" w:id="19" w:date="2026-09-25T10:03:37Z"/>
              <w:sdt>
                <w:sdtPr>
                  <w:id w:val="1349699776"/>
                  <w:tag w:val="goog_rdk_5199"/>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delText>
                    </w:r>
                  </w:del>
                </w:sdtContent>
              </w:sdt>
              <w:del w:author="Nivesh" w:id="19" w:date="2026-09-25T10:03:37Z"/>
            </w:sdtContent>
          </w:sdt>
        </w:p>
      </w:sdtContent>
    </w:sdt>
    <w:sdt>
      <w:sdtPr>
        <w:id w:val="-1824781251"/>
        <w:tag w:val="goog_rdk_5203"/>
      </w:sdtPr>
      <w:sdtContent>
        <w:p w:rsidR="00000000" w:rsidDel="00000000" w:rsidP="00000000" w:rsidRDefault="00000000" w:rsidRPr="00000000" w14:paraId="00000499">
          <w:pPr>
            <w:spacing w:after="280" w:before="280" w:line="240" w:lineRule="auto"/>
            <w:jc w:val="center"/>
            <w:rPr>
              <w:del w:author="Nivesh" w:id="19" w:date="2026-09-25T10:03:37Z"/>
              <w:rPrChange w:author="Nivesh" w:id="42" w:date="2026-09-25T10:03:37Z">
                <w:rPr>
                  <w:rFonts w:ascii="Cambria" w:cs="Cambria" w:eastAsia="Cambria" w:hAnsi="Cambria"/>
                  <w:color w:val="000000"/>
                  <w:sz w:val="22"/>
                  <w:szCs w:val="22"/>
                </w:rPr>
              </w:rPrChange>
            </w:rPr>
          </w:pPr>
          <w:sdt>
            <w:sdtPr>
              <w:id w:val="1081133944"/>
              <w:tag w:val="goog_rdk_5201"/>
            </w:sdtPr>
            <w:sdtContent>
              <w:del w:author="Nivesh" w:id="19" w:date="2026-09-25T10:03:37Z">
                <w:r w:rsidDel="00000000" w:rsidR="00000000" w:rsidRPr="00000000">
                  <w:rPr>
                    <w:rPrChange w:author="Nivesh" w:id="42" w:date="2026-09-25T10:03:37Z">
                      <w:rPr/>
                    </w:rPrChange>
                  </w:rPr>
                  <w:drawing>
                    <wp:inline distB="0" distT="0" distL="0" distR="0">
                      <wp:extent cx="5731510" cy="2904490"/>
                      <wp:effectExtent b="0" l="0" r="0" t="0"/>
                      <wp:docPr id="2126916948"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731510" cy="2904490"/>
                              </a:xfrm>
                              <a:prstGeom prst="rect"/>
                              <a:ln/>
                            </pic:spPr>
                          </pic:pic>
                        </a:graphicData>
                      </a:graphic>
                    </wp:inline>
                  </w:drawing>
                </w:r>
              </w:del>
              <w:sdt>
                <w:sdtPr>
                  <w:id w:val="-1675656878"/>
                  <w:tag w:val="goog_rdk_5202"/>
                </w:sdtPr>
                <w:sdtContent>
                  <w:del w:author="Nivesh" w:id="19" w:date="2026-09-25T10:03:37Z">
                    <w:r w:rsidDel="00000000" w:rsidR="00000000" w:rsidRPr="00000000">
                      <w:rPr>
                        <w:rtl w:val="0"/>
                      </w:rPr>
                    </w:r>
                  </w:del>
                </w:sdtContent>
              </w:sdt>
              <w:del w:author="Nivesh" w:id="19" w:date="2026-09-25T10:03:37Z"/>
            </w:sdtContent>
          </w:sdt>
        </w:p>
      </w:sdtContent>
    </w:sdt>
    <w:sdt>
      <w:sdtPr>
        <w:id w:val="-2017124357"/>
        <w:tag w:val="goog_rdk_5206"/>
      </w:sdtPr>
      <w:sdtContent>
        <w:p w:rsidR="00000000" w:rsidDel="00000000" w:rsidP="00000000" w:rsidRDefault="00000000" w:rsidRPr="00000000" w14:paraId="0000049A">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920365884"/>
              <w:tag w:val="goog_rdk_5204"/>
            </w:sdtPr>
            <w:sdtContent>
              <w:del w:author="Nivesh" w:id="19" w:date="2026-09-25T10:03:37Z"/>
              <w:sdt>
                <w:sdtPr>
                  <w:id w:val="1705447227"/>
                  <w:tag w:val="goog_rdk_5205"/>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Explanation module logic</w:delText>
                    </w:r>
                  </w:del>
                </w:sdtContent>
              </w:sdt>
              <w:del w:author="Nivesh" w:id="19" w:date="2026-09-25T10:03:37Z"/>
            </w:sdtContent>
          </w:sdt>
        </w:p>
      </w:sdtContent>
    </w:sdt>
    <w:sdt>
      <w:sdtPr>
        <w:id w:val="-1486871751"/>
        <w:tag w:val="goog_rdk_5209"/>
      </w:sdtPr>
      <w:sdtContent>
        <w:p w:rsidR="00000000" w:rsidDel="00000000" w:rsidP="00000000" w:rsidRDefault="00000000" w:rsidRPr="00000000" w14:paraId="0000049B">
          <w:pPr>
            <w:numPr>
              <w:ilvl w:val="0"/>
              <w:numId w:val="18"/>
            </w:numPr>
            <w:spacing w:after="280" w:before="280" w:line="240" w:lineRule="auto"/>
            <w:ind w:left="720" w:hanging="360"/>
            <w:jc w:val="both"/>
            <w:rPr>
              <w:del w:author="Nivesh" w:id="19" w:date="2026-09-25T10:03:37Z"/>
              <w:rFonts w:ascii="Cambria" w:cs="Cambria" w:eastAsia="Cambria" w:hAnsi="Cambria"/>
              <w:color w:val="000000"/>
              <w:sz w:val="22"/>
              <w:szCs w:val="22"/>
            </w:rPr>
          </w:pPr>
          <w:sdt>
            <w:sdtPr>
              <w:id w:val="651224957"/>
              <w:tag w:val="goog_rdk_5207"/>
            </w:sdtPr>
            <w:sdtContent>
              <w:del w:author="Nivesh" w:id="19" w:date="2026-09-25T10:03:37Z"/>
              <w:sdt>
                <w:sdtPr>
                  <w:id w:val="-389062876"/>
                  <w:tag w:val="goog_rdk_520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QnA Module</w:delText>
                    </w:r>
                  </w:del>
                </w:sdtContent>
              </w:sdt>
              <w:del w:author="Nivesh" w:id="19" w:date="2026-09-25T10:03:37Z"/>
            </w:sdtContent>
          </w:sdt>
        </w:p>
      </w:sdtContent>
    </w:sdt>
    <w:sdt>
      <w:sdtPr>
        <w:id w:val="-1704051957"/>
        <w:tag w:val="goog_rdk_5212"/>
      </w:sdtPr>
      <w:sdtContent>
        <w:p w:rsidR="00000000" w:rsidDel="00000000" w:rsidP="00000000" w:rsidRDefault="00000000" w:rsidRPr="00000000" w14:paraId="0000049C">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783287720"/>
              <w:tag w:val="goog_rdk_5210"/>
            </w:sdtPr>
            <w:sdtContent>
              <w:del w:author="Nivesh" w:id="19" w:date="2026-09-25T10:03:37Z"/>
              <w:sdt>
                <w:sdtPr>
                  <w:id w:val="1001476354"/>
                  <w:tag w:val="goog_rdk_5211"/>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delText>
                    </w:r>
                  </w:del>
                </w:sdtContent>
              </w:sdt>
              <w:del w:author="Nivesh" w:id="19" w:date="2026-09-25T10:03:37Z"/>
            </w:sdtContent>
          </w:sdt>
        </w:p>
      </w:sdtContent>
    </w:sdt>
    <w:sdt>
      <w:sdtPr>
        <w:id w:val="-512136413"/>
        <w:tag w:val="goog_rdk_5215"/>
      </w:sdtPr>
      <w:sdtContent>
        <w:p w:rsidR="00000000" w:rsidDel="00000000" w:rsidP="00000000" w:rsidRDefault="00000000" w:rsidRPr="00000000" w14:paraId="0000049D">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13017723"/>
              <w:tag w:val="goog_rdk_5213"/>
            </w:sdtPr>
            <w:sdtContent>
              <w:del w:author="Nivesh" w:id="19" w:date="2026-09-25T10:03:37Z">
                <w:r w:rsidDel="00000000" w:rsidR="00000000" w:rsidRPr="00000000">
                  <w:rPr>
                    <w:rPrChange w:author="Nivesh" w:id="42" w:date="2026-09-25T10:03:37Z">
                      <w:rPr>
                        <w:b w:val="1"/>
                        <w:bCs w:val="1"/>
                      </w:rPr>
                    </w:rPrChange>
                  </w:rPr>
                  <w:drawing>
                    <wp:inline distB="0" distT="0" distL="0" distR="0">
                      <wp:extent cx="5731510" cy="1038860"/>
                      <wp:effectExtent b="0" l="0" r="0" t="0"/>
                      <wp:docPr id="2126916951"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731510" cy="1038860"/>
                              </a:xfrm>
                              <a:prstGeom prst="rect"/>
                              <a:ln/>
                            </pic:spPr>
                          </pic:pic>
                        </a:graphicData>
                      </a:graphic>
                    </wp:inline>
                  </w:drawing>
                </w:r>
              </w:del>
              <w:sdt>
                <w:sdtPr>
                  <w:id w:val="1053038606"/>
                  <w:tag w:val="goog_rdk_5214"/>
                </w:sdtPr>
                <w:sdtContent>
                  <w:del w:author="Nivesh" w:id="19" w:date="2026-09-25T10:03:37Z">
                    <w:r w:rsidDel="00000000" w:rsidR="00000000" w:rsidRPr="00000000">
                      <w:rPr>
                        <w:rtl w:val="0"/>
                      </w:rPr>
                    </w:r>
                  </w:del>
                </w:sdtContent>
              </w:sdt>
              <w:del w:author="Nivesh" w:id="19" w:date="2026-09-25T10:03:37Z"/>
            </w:sdtContent>
          </w:sdt>
        </w:p>
      </w:sdtContent>
    </w:sdt>
    <w:sdt>
      <w:sdtPr>
        <w:id w:val="-1339445984"/>
        <w:tag w:val="goog_rdk_5218"/>
      </w:sdtPr>
      <w:sdtContent>
        <w:p w:rsidR="00000000" w:rsidDel="00000000" w:rsidP="00000000" w:rsidRDefault="00000000" w:rsidRPr="00000000" w14:paraId="0000049E">
          <w:pPr>
            <w:numPr>
              <w:ilvl w:val="0"/>
              <w:numId w:val="23"/>
            </w:numPr>
            <w:spacing w:after="280" w:before="280" w:line="240" w:lineRule="auto"/>
            <w:ind w:left="720" w:hanging="360"/>
            <w:jc w:val="center"/>
            <w:rPr>
              <w:del w:author="Nivesh" w:id="19" w:date="2026-09-25T10:03:37Z"/>
              <w:rFonts w:ascii="Cambria" w:cs="Cambria" w:eastAsia="Cambria" w:hAnsi="Cambria"/>
              <w:b w:val="1"/>
              <w:bCs w:val="1"/>
              <w:color w:val="000000"/>
              <w:sz w:val="22"/>
              <w:szCs w:val="22"/>
              <w:u w:val="none"/>
              <w:rPrChange w:author="Srimathi" w:id="146" w:date="2026-09-24T14:09:39Z">
                <w:rPr>
                  <w:rFonts w:ascii="Cambria" w:cs="Cambria" w:eastAsia="Cambria" w:hAnsi="Cambria"/>
                  <w:b w:val="1"/>
                  <w:bCs w:val="1"/>
                  <w:color w:val="000000"/>
                  <w:sz w:val="22"/>
                  <w:szCs w:val="22"/>
                </w:rPr>
              </w:rPrChange>
            </w:rPr>
            <w:pPrChange w:author="Srimathi" w:id="0" w:date="2026-09-24T14:09:39Z">
              <w:pPr>
                <w:spacing w:after="280" w:before="280" w:line="240" w:lineRule="auto"/>
                <w:jc w:val="center"/>
              </w:pPr>
            </w:pPrChange>
          </w:pPr>
          <w:sdt>
            <w:sdtPr>
              <w:id w:val="-532005456"/>
              <w:tag w:val="goog_rdk_5216"/>
            </w:sdtPr>
            <w:sdtContent>
              <w:del w:author="Nivesh" w:id="19" w:date="2026-09-25T10:03:37Z"/>
              <w:sdt>
                <w:sdtPr>
                  <w:id w:val="-964303104"/>
                  <w:tag w:val="goog_rdk_5217"/>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Q/A Module</w:delText>
                    </w:r>
                  </w:del>
                </w:sdtContent>
              </w:sdt>
              <w:del w:author="Nivesh" w:id="19" w:date="2026-09-25T10:03:37Z"/>
            </w:sdtContent>
          </w:sdt>
        </w:p>
      </w:sdtContent>
    </w:sdt>
    <w:sdt>
      <w:sdtPr>
        <w:id w:val="1847939773"/>
        <w:tag w:val="goog_rdk_5222"/>
      </w:sdtPr>
      <w:sdtContent>
        <w:p w:rsidR="00000000" w:rsidDel="00000000" w:rsidP="00000000" w:rsidRDefault="00000000" w:rsidRPr="00000000" w14:paraId="0000049F">
          <w:pPr>
            <w:numPr>
              <w:ilvl w:val="0"/>
              <w:numId w:val="18"/>
            </w:numPr>
            <w:spacing w:after="280" w:before="280" w:line="240" w:lineRule="auto"/>
            <w:ind w:left="720" w:hanging="360"/>
            <w:jc w:val="both"/>
            <w:rPr>
              <w:del w:author="Nivesh" w:id="19" w:date="2026-09-25T10:03:37Z"/>
              <w:rFonts w:ascii="Cambria" w:cs="Cambria" w:eastAsia="Cambria" w:hAnsi="Cambria"/>
              <w:color w:val="000000"/>
              <w:sz w:val="22"/>
              <w:szCs w:val="22"/>
            </w:rPr>
          </w:pPr>
          <w:sdt>
            <w:sdtPr>
              <w:id w:val="-1436079698"/>
              <w:tag w:val="goog_rdk_5219"/>
            </w:sdtPr>
            <w:sdtContent>
              <w:del w:author="Nivesh" w:id="19" w:date="2026-09-25T10:03:37Z"/>
              <w:sdt>
                <w:sdtPr>
                  <w:id w:val="1998319563"/>
                  <w:tag w:val="goog_rdk_5220"/>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Q</w:delText>
                    </w:r>
                  </w:del>
                </w:sdtContent>
              </w:sdt>
              <w:del w:author="Nivesh" w:id="19" w:date="2026-09-25T10:03:37Z">
                <w:sdt>
                  <w:sdtPr>
                    <w:id w:val="1424681616"/>
                    <w:tag w:val="goog_rdk_5221"/>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uiz Module</w:delText>
                    </w:r>
                  </w:sdtContent>
                </w:sdt>
              </w:del>
            </w:sdtContent>
          </w:sdt>
        </w:p>
      </w:sdtContent>
    </w:sdt>
    <w:sdt>
      <w:sdtPr>
        <w:id w:val="-1788981832"/>
        <w:tag w:val="goog_rdk_5241"/>
      </w:sdtPr>
      <w:sdtContent>
        <w:p w:rsidR="00000000" w:rsidDel="00000000" w:rsidP="00000000" w:rsidRDefault="00000000" w:rsidRPr="00000000" w14:paraId="000004A0">
          <w:pPr>
            <w:pStyle w:val="Title"/>
            <w:numPr>
              <w:ilvl w:val="0"/>
              <w:numId w:val="3"/>
            </w:numPr>
            <w:spacing w:after="0" w:afterAutospacing="0"/>
            <w:rPr>
              <w:ins w:author="Dhanush Kodi" w:id="149" w:date="2026-09-26T15:02:55Z"/>
              <w:del w:author="Nivesh" w:id="19" w:date="2026-09-25T10:03:37Z"/>
              <w:u w:val="none"/>
              <w:rPrChange w:author="poovarasan D" w:id="150" w:date="2026-09-25T05:47:26Z">
                <w:rPr>
                  <w:u w:val="none"/>
                </w:rPr>
              </w:rPrChange>
            </w:rPr>
            <w:sectPr>
              <w:headerReference r:id="rId29" w:type="default"/>
              <w:headerReference r:id="rId30" w:type="first"/>
              <w:footerReference r:id="rId31" w:type="default"/>
              <w:footerReference r:id="rId32" w:type="first"/>
              <w:pgSz w:h="16838" w:w="11906" w:orient="portrait"/>
              <w:pgMar w:bottom="1440.0000000000002" w:top="1440.0000000000002" w:left="0" w:right="2413.9370078740158" w:header="708" w:footer="708"/>
              <w:pgNumType w:start="1"/>
              <w:titlePg w:val="1"/>
              <w:sectPrChange w:author="Dharshinipriya" w:id="0" w:date="2026-09-26T06:59:32Z">
                <w:sectPr w:rsidR="000000" w:rsidDel="000000" w:rsidRPr="000000" w:rsidSect="000000">
                  <w:pgMar w:bottom="1440" w:top="1440" w:left="1440" w:right="1440" w:header="708" w:footer="708"/>
                  <w:pgNumType w:start="1"/>
                  <w:pgSz w:h="16838" w:w="11906" w:orient="portrait"/>
                  <w:titlePg w:val="0"/>
                </w:sectPr>
              </w:sectPrChange>
            </w:sectPr>
            <w:pPrChange w:author="poovarasan D" w:id="0" w:date="2026-09-25T05:47:26Z">
              <w:pPr>
                <w:pStyle w:val="Title"/>
                <w:numPr>
                  <w:ilvl w:val="0"/>
                  <w:numId w:val="22"/>
                </w:numPr>
              </w:pPr>
            </w:pPrChange>
          </w:pPr>
          <w:sdt>
            <w:sdtPr>
              <w:id w:val="-429010324"/>
              <w:tag w:val="goog_rdk_5225"/>
            </w:sdtPr>
            <w:sdtContent>
              <w:ins w:author="Dharani" w:id="147" w:date="2026-09-26T14:32:10Z">
                <w:sdt>
                  <w:sdtPr>
                    <w:id w:val="-1337799695"/>
                    <w:tag w:val="goog_rdk_5226"/>
                  </w:sdtPr>
                  <w:sdtContent>
                    <w:del w:author="Nivesh" w:id="19" w:date="2026-09-25T10:03:37Z"/>
                  </w:sdtContent>
                </w:sdt>
              </w:ins>
              <w:sdt>
                <w:sdtPr>
                  <w:id w:val="456104563"/>
                  <w:tag w:val="goog_rdk_5227"/>
                </w:sdtPr>
                <w:sdtContent>
                  <w:ins w:author="Dharani" w:id="147" w:date="2026-09-26T14:32:10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del>
                  </w:ins>
                </w:sdtContent>
              </w:sdt>
              <w:ins w:author="Dharani" w:id="147" w:date="2026-09-26T14:32:10Z">
                <w:del w:author="Nivesh" w:id="19" w:date="2026-09-25T10:03:37Z"/>
              </w:ins>
            </w:sdtContent>
          </w:sdt>
          <w:sdt>
            <w:sdtPr>
              <w:id w:val="1542772713"/>
              <w:tag w:val="goog_rdk_5228"/>
            </w:sdtPr>
            <w:sdtContent>
              <w:del w:author="Nivesh" w:id="19" w:date="2026-09-25T10:03:37Z"/>
            </w:sdtContent>
          </w:sdt>
          <w:sdt>
            <w:sdtPr>
              <w:id w:val="-575823734"/>
              <w:tag w:val="goog_rdk_5229"/>
            </w:sdtPr>
            <w:sdtContent>
              <w:ins w:author="Sangeetha27" w:id="148" w:date="2026-09-25T04:37:25Z">
                <w:sdt>
                  <w:sdtPr>
                    <w:id w:val="-2031332336"/>
                    <w:tag w:val="goog_rdk_5230"/>
                  </w:sdtPr>
                  <w:sdtContent>
                    <w:del w:author="Nivesh" w:id="19" w:date="2026-09-25T10:03:37Z"/>
                  </w:sdtContent>
                </w:sdt>
              </w:ins>
              <w:sdt>
                <w:sdtPr>
                  <w:id w:val="-232198667"/>
                  <w:tag w:val="goog_rdk_5231"/>
                </w:sdtPr>
                <w:sdtContent>
                  <w:ins w:author="Sangeetha27" w:id="148" w:date="2026-09-25T04:37:25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Sangeetha27" w:id="148" w:date="2026-09-25T04:37:25Z">
                <w:del w:author="Nivesh" w:id="19" w:date="2026-09-25T10:03:37Z"/>
              </w:ins>
            </w:sdtContent>
          </w:sdt>
          <w:sdt>
            <w:sdtPr>
              <w:id w:val="525775402"/>
              <w:tag w:val="goog_rdk_5232"/>
            </w:sdtPr>
            <w:sdtContent>
              <w:del w:author="Nivesh" w:id="19" w:date="2026-09-25T10:03:37Z"/>
              <w:sdt>
                <w:sdtPr>
                  <w:id w:val="1474606138"/>
                  <w:tag w:val="goog_rdk_523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EduGenie generates three multiple-choice questions (MCQs) from a given passage, each containing four carefully crafted optio</w:delText>
                    </w:r>
                  </w:del>
                </w:sdtContent>
              </w:sdt>
              <w:del w:author="Nivesh" w:id="19" w:date="2026-09-25T10:03:37Z">
                <w:sdt>
                  <w:sdtPr>
                    <w:id w:val="1473499245"/>
                    <w:tag w:val="goog_rdk_5234"/>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ns. </w:delText>
                    </w:r>
                  </w:sdtContent>
                </w:sdt>
                <w:sdt>
                  <w:sdtPr>
                    <w:id w:val="957418627"/>
                    <w:tag w:val="goog_rdk_5235"/>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w:delText>
                    </w:r>
                  </w:sdtContent>
                </w:sdt>
                <w:sdt>
                  <w:sdtPr>
                    <w:id w:val="-239787563"/>
                    <w:tag w:val="goog_rdk_5236"/>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t utilizes the Gemini model to comprehend the context and meaning of the passage, ensuring</w:delText>
                    </w:r>
                  </w:sdtContent>
                </w:sdt>
                <w:sdt>
                  <w:sdtPr>
                    <w:id w:val="431625540"/>
                    <w:tag w:val="goog_rdk_5237"/>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that the qu</w:delText>
                    </w:r>
                  </w:sdtContent>
                </w:sdt>
              </w:del>
            </w:sdtContent>
          </w:sdt>
          <w:sdt>
            <w:sdtPr>
              <w:id w:val="-2085907136"/>
              <w:tag w:val="goog_rdk_5238"/>
            </w:sdtPr>
            <w:sdtContent>
              <w:ins w:author="Dhanush Kodi" w:id="149" w:date="2026-09-26T15:02:55Z">
                <w:sdt>
                  <w:sdtPr>
                    <w:id w:val="-1684275782"/>
                    <w:tag w:val="goog_rdk_5239"/>
                  </w:sdtPr>
                  <w:sdtContent>
                    <w:del w:author="Nivesh" w:id="19" w:date="2026-09-25T10:03:37Z"/>
                  </w:sdtContent>
                </w:sdt>
              </w:ins>
              <w:sdt>
                <w:sdtPr>
                  <w:id w:val="1003023639"/>
                  <w:tag w:val="goog_rdk_5240"/>
                </w:sdtPr>
                <w:sdtContent>
                  <w:ins w:author="Dhanush Kodi" w:id="149" w:date="2026-09-26T15:02:55Z">
                    <w:del w:author="Nivesh" w:id="19" w:date="2026-09-25T10:03:37Z">
                      <w:r w:rsidDel="00000000" w:rsidR="00000000" w:rsidRPr="00000000">
                        <w:rPr>
                          <w:rtl w:val="0"/>
                        </w:rPr>
                      </w:r>
                    </w:del>
                  </w:ins>
                </w:sdtContent>
              </w:sdt>
              <w:ins w:author="Dhanush Kodi" w:id="149" w:date="2026-09-26T15:02:55Z">
                <w:del w:author="Nivesh" w:id="19" w:date="2026-09-25T10:03:37Z">
                  <w:bookmarkStart w:colFirst="0" w:colLast="0" w:name="_heading=h.ovalmyit45qt" w:id="4"/>
                  <w:bookmarkEnd w:id="4"/>
                </w:del>
              </w:ins>
            </w:sdtContent>
          </w:sdt>
        </w:p>
      </w:sdtContent>
    </w:sdt>
    <w:sdt>
      <w:sdtPr>
        <w:id w:val="-1742404620"/>
        <w:tag w:val="goog_rdk_5249"/>
      </w:sdtPr>
      <w:sdtContent>
        <w:p w:rsidR="00000000" w:rsidDel="00000000" w:rsidP="00000000" w:rsidRDefault="00000000" w:rsidRPr="00000000" w14:paraId="000004A1">
          <w:pPr>
            <w:pStyle w:val="Title"/>
            <w:numPr>
              <w:ilvl w:val="0"/>
              <w:numId w:val="3"/>
            </w:numPr>
            <w:rPr>
              <w:ins w:author="Dhanush Kodi" w:id="149" w:date="2026-09-26T15:02:55Z"/>
              <w:del w:author="Nivesh" w:id="19" w:date="2026-09-25T10:03:37Z"/>
              <w:u w:val="none"/>
              <w:rPrChange w:author="poovarasan D" w:id="150" w:date="2026-09-25T05:47:26Z">
                <w:rPr>
                  <w:u w:val="none"/>
                </w:rPr>
              </w:rPrChange>
            </w:rPr>
            <w:sectPr>
              <w:type w:val="nextPage"/>
              <w:pgSz w:h="16838" w:w="11906" w:orient="portrait"/>
              <w:pgMar w:bottom="1440" w:top="1440" w:left="1440" w:right="1440" w:header="708" w:footer="708"/>
            </w:sectPr>
            <w:pPrChange w:author="poovarasan D" w:id="0" w:date="2026-09-25T05:47:26Z">
              <w:pPr>
                <w:pStyle w:val="Title"/>
                <w:numPr>
                  <w:ilvl w:val="0"/>
                  <w:numId w:val="22"/>
                </w:numPr>
              </w:pPr>
            </w:pPrChange>
          </w:pPr>
          <w:sdt>
            <w:sdtPr>
              <w:id w:val="-1519753015"/>
              <w:tag w:val="goog_rdk_5243"/>
            </w:sdtPr>
            <w:sdtContent>
              <w:del w:author="Nivesh" w:id="19" w:date="2026-09-25T10:03:37Z"/>
              <w:sdt>
                <w:sdtPr>
                  <w:id w:val="1445785291"/>
                  <w:tag w:val="goog_rdk_5244"/>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estions are</w:delText>
                    </w:r>
                  </w:del>
                </w:sdtContent>
              </w:sdt>
              <w:del w:author="Nivesh" w:id="19" w:date="2026-09-25T10:03:37Z">
                <w:sdt>
                  <w:sdtPr>
                    <w:id w:val="-1375191464"/>
                    <w:tag w:val="goog_rdk_5245"/>
                  </w:sdtPr>
                  <w:sdtContent>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relevant and the d</w:delText>
                    </w:r>
                  </w:sdtContent>
                </w:sdt>
              </w:del>
            </w:sdtContent>
          </w:sdt>
          <w:sdt>
            <w:sdtPr>
              <w:id w:val="757965200"/>
              <w:tag w:val="goog_rdk_5246"/>
            </w:sdtPr>
            <w:sdtContent>
              <w:ins w:author="Dhanush Kodi" w:id="149" w:date="2026-09-26T15:02:55Z">
                <w:sdt>
                  <w:sdtPr>
                    <w:id w:val="-1513351624"/>
                    <w:tag w:val="goog_rdk_5247"/>
                  </w:sdtPr>
                  <w:sdtContent>
                    <w:del w:author="Nivesh" w:id="19" w:date="2026-09-25T10:03:37Z"/>
                  </w:sdtContent>
                </w:sdt>
              </w:ins>
              <w:sdt>
                <w:sdtPr>
                  <w:id w:val="513695475"/>
                  <w:tag w:val="goog_rdk_5248"/>
                </w:sdtPr>
                <w:sdtContent>
                  <w:ins w:author="Dhanush Kodi" w:id="149" w:date="2026-09-26T15:02:55Z">
                    <w:del w:author="Nivesh" w:id="19" w:date="2026-09-25T10:03:37Z">
                      <w:r w:rsidDel="00000000" w:rsidR="00000000" w:rsidRPr="00000000">
                        <w:rPr>
                          <w:rtl w:val="0"/>
                        </w:rPr>
                      </w:r>
                    </w:del>
                  </w:ins>
                </w:sdtContent>
              </w:sdt>
              <w:ins w:author="Dhanush Kodi" w:id="149" w:date="2026-09-26T15:02:55Z">
                <w:del w:author="Nivesh" w:id="19" w:date="2026-09-25T10:03:37Z">
                  <w:bookmarkStart w:colFirst="0" w:colLast="0" w:name="_heading=h.iaflbm685lt9" w:id="5"/>
                  <w:bookmarkEnd w:id="5"/>
                </w:del>
              </w:ins>
            </w:sdtContent>
          </w:sdt>
        </w:p>
      </w:sdtContent>
    </w:sdt>
    <w:sdt>
      <w:sdtPr>
        <w:id w:val="-2067660814"/>
        <w:tag w:val="goog_rdk_5263"/>
      </w:sdtPr>
      <w:sdtContent>
        <w:p w:rsidR="00000000" w:rsidDel="00000000" w:rsidP="00000000" w:rsidRDefault="00000000" w:rsidRPr="00000000" w14:paraId="000004A2">
          <w:pPr>
            <w:numPr>
              <w:ilvl w:val="0"/>
              <w:numId w:val="22"/>
            </w:numPr>
            <w:spacing w:after="280" w:before="280" w:line="240" w:lineRule="auto"/>
            <w:jc w:val="both"/>
            <w:rPr>
              <w:del w:author="Nivesh" w:id="19" w:date="2026-09-25T10:03:37Z"/>
              <w:u w:val="none"/>
              <w:rPrChange w:author="Srimathi" w:id="153" w:date="2026-09-24T14:08:58Z">
                <w:rPr>
                  <w:rFonts w:ascii="Cambria" w:cs="Cambria" w:eastAsia="Cambria" w:hAnsi="Cambria"/>
                  <w:color w:val="000000"/>
                  <w:sz w:val="22"/>
                  <w:szCs w:val="22"/>
                </w:rPr>
              </w:rPrChange>
            </w:rPr>
            <w:pPrChange w:author="Srimathi" w:id="0" w:date="2026-09-24T14:08:58Z">
              <w:pPr>
                <w:spacing w:after="280" w:before="280" w:line="240" w:lineRule="auto"/>
                <w:jc w:val="both"/>
              </w:pPr>
            </w:pPrChange>
          </w:pPr>
          <w:sdt>
            <w:sdtPr>
              <w:id w:val="550426479"/>
              <w:tag w:val="goog_rdk_5251"/>
            </w:sdtPr>
            <w:sdtContent>
              <w:del w:author="Nivesh" w:id="19" w:date="2026-09-25T10:03:37Z"/>
              <w:sdt>
                <w:sdtPr>
                  <w:id w:val="-2000782692"/>
                  <w:tag w:val="goog_rdk_5252"/>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is</w:delText>
                    </w:r>
                  </w:del>
                </w:sdtContent>
              </w:sdt>
              <w:del w:author="Nivesh" w:id="19" w:date="2026-09-25T10:03:37Z"/>
            </w:sdtContent>
          </w:sdt>
          <w:sdt>
            <w:sdtPr>
              <w:id w:val="-2023007309"/>
              <w:tag w:val="goog_rdk_5253"/>
            </w:sdtPr>
            <w:sdtContent>
              <w:ins w:author="Dharani" w:id="151" w:date="2026-09-26T14:32:14Z">
                <w:sdt>
                  <w:sdtPr>
                    <w:id w:val="2071748386"/>
                    <w:tag w:val="goog_rdk_5254"/>
                  </w:sdtPr>
                  <w:sdtContent>
                    <w:del w:author="Nivesh" w:id="19" w:date="2026-09-25T10:03:37Z"/>
                  </w:sdtContent>
                </w:sdt>
              </w:ins>
              <w:sdt>
                <w:sdtPr>
                  <w:id w:val="-1934783523"/>
                  <w:tag w:val="goog_rdk_5255"/>
                </w:sdtPr>
                <w:sdtContent>
                  <w:ins w:author="Dharani" w:id="151" w:date="2026-09-26T14:32:14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w:delText>
                      </w:r>
                    </w:del>
                  </w:ins>
                </w:sdtContent>
              </w:sdt>
              <w:ins w:author="Dharani" w:id="151" w:date="2026-09-26T14:32:14Z">
                <w:del w:author="Nivesh" w:id="19" w:date="2026-09-25T10:03:37Z"/>
              </w:ins>
            </w:sdtContent>
          </w:sdt>
          <w:sdt>
            <w:sdtPr>
              <w:id w:val="1427005296"/>
              <w:tag w:val="goog_rdk_5256"/>
            </w:sdtPr>
            <w:sdtContent>
              <w:del w:author="Nivesh" w:id="19" w:date="2026-09-25T10:03:37Z"/>
              <w:sdt>
                <w:sdtPr>
                  <w:id w:val="-31468442"/>
                  <w:tag w:val="goog_rdk_5257"/>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tractors a</w:delText>
                    </w:r>
                  </w:del>
                </w:sdtContent>
              </w:sdt>
              <w:del w:author="Nivesh" w:id="19" w:date="2026-09-25T10:03:37Z"/>
            </w:sdtContent>
          </w:sdt>
          <w:sdt>
            <w:sdtPr>
              <w:id w:val="-257501029"/>
              <w:tag w:val="goog_rdk_5258"/>
            </w:sdtPr>
            <w:sdtContent>
              <w:ins w:author="Anonymous" w:id="152" w:date="2026-09-26T06:15:40Z">
                <w:sdt>
                  <w:sdtPr>
                    <w:id w:val="-695498809"/>
                    <w:tag w:val="goog_rdk_5259"/>
                  </w:sdtPr>
                  <w:sdtContent>
                    <w:del w:author="Nivesh" w:id="19" w:date="2026-09-25T10:03:37Z"/>
                  </w:sdtContent>
                </w:sdt>
              </w:ins>
              <w:sdt>
                <w:sdtPr>
                  <w:id w:val="549093077"/>
                  <w:tag w:val="goog_rdk_5260"/>
                </w:sdtPr>
                <w:sdtContent>
                  <w:ins w:author="Anonymous" w:id="152" w:date="2026-09-26T06:15:40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Anonymous" w:id="152" w:date="2026-09-26T06:15:40Z">
                <w:del w:author="Nivesh" w:id="19" w:date="2026-09-25T10:03:37Z"/>
              </w:ins>
            </w:sdtContent>
          </w:sdt>
          <w:sdt>
            <w:sdtPr>
              <w:id w:val="-1635088248"/>
              <w:tag w:val="goog_rdk_5261"/>
            </w:sdtPr>
            <w:sdtContent>
              <w:del w:author="Nivesh" w:id="19" w:date="2026-09-25T10:03:37Z"/>
              <w:sdt>
                <w:sdtPr>
                  <w:id w:val="-1159639754"/>
                  <w:tag w:val="goog_rdk_5262"/>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re plausible. The final output is structured in JSON format for easy integration.</w:delText>
                    </w:r>
                  </w:del>
                </w:sdtContent>
              </w:sdt>
              <w:del w:author="Nivesh" w:id="19" w:date="2026-09-25T10:03:37Z"/>
            </w:sdtContent>
          </w:sdt>
        </w:p>
      </w:sdtContent>
    </w:sdt>
    <w:sdt>
      <w:sdtPr>
        <w:id w:val="-1452056518"/>
        <w:tag w:val="goog_rdk_5266"/>
      </w:sdtPr>
      <w:sdtContent>
        <w:p w:rsidR="00000000" w:rsidDel="00000000" w:rsidP="00000000" w:rsidRDefault="00000000" w:rsidRPr="00000000" w14:paraId="000004A3">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206314864"/>
              <w:tag w:val="goog_rdk_5264"/>
            </w:sdtPr>
            <w:sdtContent>
              <w:del w:author="Nivesh" w:id="19" w:date="2026-09-25T10:03:37Z">
                <w:r w:rsidDel="00000000" w:rsidR="00000000" w:rsidRPr="00000000">
                  <w:rPr>
                    <w:rPrChange w:author="Nivesh" w:id="42" w:date="2026-09-25T10:03:37Z">
                      <w:rPr>
                        <w:rFonts w:ascii="Cambria" w:cs="Cambria" w:eastAsia="Cambria" w:hAnsi="Cambria"/>
                        <w:color w:val="000000"/>
                        <w:sz w:val="22"/>
                        <w:szCs w:val="22"/>
                      </w:rPr>
                    </w:rPrChange>
                  </w:rPr>
                  <w:drawing>
                    <wp:inline distB="0" distT="0" distL="0" distR="0">
                      <wp:extent cx="5731510" cy="4703445"/>
                      <wp:effectExtent b="0" l="0" r="0" t="0"/>
                      <wp:docPr id="2126916950"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510" cy="4703445"/>
                              </a:xfrm>
                              <a:prstGeom prst="rect"/>
                              <a:ln/>
                            </pic:spPr>
                          </pic:pic>
                        </a:graphicData>
                      </a:graphic>
                    </wp:inline>
                  </w:drawing>
                </w:r>
              </w:del>
              <w:sdt>
                <w:sdtPr>
                  <w:id w:val="-1419931672"/>
                  <w:tag w:val="goog_rdk_5265"/>
                </w:sdtPr>
                <w:sdtContent>
                  <w:del w:author="Nivesh" w:id="19" w:date="2026-09-25T10:03:37Z">
                    <w:r w:rsidDel="00000000" w:rsidR="00000000" w:rsidRPr="00000000">
                      <w:rPr>
                        <w:rtl w:val="0"/>
                      </w:rPr>
                    </w:r>
                  </w:del>
                </w:sdtContent>
              </w:sdt>
              <w:del w:author="Nivesh" w:id="19" w:date="2026-09-25T10:03:37Z"/>
            </w:sdtContent>
          </w:sdt>
        </w:p>
      </w:sdtContent>
    </w:sdt>
    <w:sdt>
      <w:sdtPr>
        <w:id w:val="-254527555"/>
        <w:tag w:val="goog_rdk_5269"/>
      </w:sdtPr>
      <w:sdtContent>
        <w:p w:rsidR="00000000" w:rsidDel="00000000" w:rsidP="00000000" w:rsidRDefault="00000000" w:rsidRPr="00000000" w14:paraId="000004A4">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065171089"/>
              <w:tag w:val="goog_rdk_5267"/>
            </w:sdtPr>
            <w:sdtContent>
              <w:del w:author="Nivesh" w:id="19" w:date="2026-09-25T10:03:37Z"/>
              <w:sdt>
                <w:sdtPr>
                  <w:id w:val="1208881773"/>
                  <w:tag w:val="goog_rdk_5268"/>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Quiz Module Logic</w:delText>
                    </w:r>
                  </w:del>
                </w:sdtContent>
              </w:sdt>
              <w:del w:author="Nivesh" w:id="19" w:date="2026-09-25T10:03:37Z"/>
            </w:sdtContent>
          </w:sdt>
        </w:p>
      </w:sdtContent>
    </w:sdt>
    <w:sdt>
      <w:sdtPr>
        <w:id w:val="-61944969"/>
        <w:tag w:val="goog_rdk_5272"/>
      </w:sdtPr>
      <w:sdtContent>
        <w:p w:rsidR="00000000" w:rsidDel="00000000" w:rsidP="00000000" w:rsidRDefault="00000000" w:rsidRPr="00000000" w14:paraId="000004A5">
          <w:pPr>
            <w:spacing w:after="280" w:before="280" w:line="240" w:lineRule="auto"/>
            <w:jc w:val="both"/>
            <w:rPr>
              <w:del w:author="Nivesh" w:id="19" w:date="2026-09-25T10:03:37Z"/>
              <w:rPrChange w:author="Nivesh" w:id="42" w:date="2026-09-25T10:03:37Z">
                <w:rPr>
                  <w:rFonts w:ascii="Cambria" w:cs="Cambria" w:eastAsia="Cambria" w:hAnsi="Cambria"/>
                  <w:color w:val="000000"/>
                  <w:sz w:val="22"/>
                  <w:szCs w:val="22"/>
                </w:rPr>
              </w:rPrChange>
            </w:rPr>
          </w:pPr>
          <w:sdt>
            <w:sdtPr>
              <w:id w:val="1725319095"/>
              <w:tag w:val="goog_rdk_5270"/>
            </w:sdtPr>
            <w:sdtContent>
              <w:del w:author="Nivesh" w:id="19" w:date="2026-09-25T10:03:37Z"/>
              <w:sdt>
                <w:sdtPr>
                  <w:id w:val="-1950920777"/>
                  <w:tag w:val="goog_rdk_5271"/>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delText>
                    </w:r>
                  </w:del>
                </w:sdtContent>
              </w:sdt>
              <w:del w:author="Nivesh" w:id="19" w:date="2026-09-25T10:03:37Z"/>
            </w:sdtContent>
          </w:sdt>
        </w:p>
      </w:sdtContent>
    </w:sdt>
    <w:sdt>
      <w:sdtPr>
        <w:id w:val="-493916355"/>
        <w:tag w:val="goog_rdk_5275"/>
      </w:sdtPr>
      <w:sdtContent>
        <w:p w:rsidR="00000000" w:rsidDel="00000000" w:rsidP="00000000" w:rsidRDefault="00000000" w:rsidRPr="00000000" w14:paraId="000004A6">
          <w:pPr>
            <w:numPr>
              <w:ilvl w:val="0"/>
              <w:numId w:val="18"/>
            </w:numPr>
            <w:spacing w:after="280" w:before="280" w:line="240" w:lineRule="auto"/>
            <w:ind w:left="720" w:hanging="360"/>
            <w:jc w:val="both"/>
            <w:rPr>
              <w:del w:author="Nivesh" w:id="19" w:date="2026-09-25T10:03:37Z"/>
              <w:rFonts w:ascii="Cambria" w:cs="Cambria" w:eastAsia="Cambria" w:hAnsi="Cambria"/>
              <w:color w:val="000000"/>
              <w:sz w:val="22"/>
              <w:szCs w:val="22"/>
            </w:rPr>
          </w:pPr>
          <w:sdt>
            <w:sdtPr>
              <w:id w:val="-208038638"/>
              <w:tag w:val="goog_rdk_5273"/>
            </w:sdtPr>
            <w:sdtContent>
              <w:del w:author="Nivesh" w:id="19" w:date="2026-09-25T10:03:37Z"/>
              <w:sdt>
                <w:sdtPr>
                  <w:id w:val="1574176478"/>
                  <w:tag w:val="goog_rdk_5274"/>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Summary Module</w:delText>
                    </w:r>
                  </w:del>
                </w:sdtContent>
              </w:sdt>
              <w:del w:author="Nivesh" w:id="19" w:date="2026-09-25T10:03:37Z"/>
            </w:sdtContent>
          </w:sdt>
        </w:p>
      </w:sdtContent>
    </w:sdt>
    <w:sdt>
      <w:sdtPr>
        <w:id w:val="1572583599"/>
        <w:tag w:val="goog_rdk_5278"/>
      </w:sdtPr>
      <w:sdtContent>
        <w:p w:rsidR="00000000" w:rsidDel="00000000" w:rsidP="00000000" w:rsidRDefault="00000000" w:rsidRPr="00000000" w14:paraId="000004A7">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194963050"/>
              <w:tag w:val="goog_rdk_5276"/>
            </w:sdtPr>
            <w:sdtContent>
              <w:del w:author="Nivesh" w:id="19" w:date="2026-09-25T10:03:37Z"/>
              <w:sdt>
                <w:sdtPr>
                  <w:id w:val="-1143585371"/>
                  <w:tag w:val="goog_rdk_5277"/>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delText>
                    </w:r>
                  </w:del>
                </w:sdtContent>
              </w:sdt>
              <w:del w:author="Nivesh" w:id="19" w:date="2026-09-25T10:03:37Z"/>
            </w:sdtContent>
          </w:sdt>
        </w:p>
      </w:sdtContent>
    </w:sdt>
    <w:sdt>
      <w:sdtPr>
        <w:id w:val="-714243641"/>
        <w:tag w:val="goog_rdk_5281"/>
      </w:sdtPr>
      <w:sdtContent>
        <w:p w:rsidR="00000000" w:rsidDel="00000000" w:rsidP="00000000" w:rsidRDefault="00000000" w:rsidRPr="00000000" w14:paraId="000004A8">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074388025"/>
              <w:tag w:val="goog_rdk_5279"/>
            </w:sdtPr>
            <w:sdtContent>
              <w:del w:author="Nivesh" w:id="19" w:date="2026-09-25T10:03:37Z">
                <w:r w:rsidDel="00000000" w:rsidR="00000000" w:rsidRPr="00000000">
                  <w:rPr>
                    <w:rPrChange w:author="Nivesh" w:id="42" w:date="2026-09-25T10:03:37Z">
                      <w:rPr>
                        <w:rFonts w:ascii="Cambria" w:cs="Cambria" w:eastAsia="Cambria" w:hAnsi="Cambria"/>
                        <w:color w:val="000000"/>
                        <w:sz w:val="22"/>
                        <w:szCs w:val="22"/>
                      </w:rPr>
                    </w:rPrChange>
                  </w:rPr>
                  <w:drawing>
                    <wp:inline distB="0" distT="0" distL="0" distR="0">
                      <wp:extent cx="5731510" cy="1793875"/>
                      <wp:effectExtent b="0" l="0" r="0" t="0"/>
                      <wp:docPr id="2126916953"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510" cy="1793875"/>
                              </a:xfrm>
                              <a:prstGeom prst="rect"/>
                              <a:ln/>
                            </pic:spPr>
                          </pic:pic>
                        </a:graphicData>
                      </a:graphic>
                    </wp:inline>
                  </w:drawing>
                </w:r>
              </w:del>
              <w:sdt>
                <w:sdtPr>
                  <w:id w:val="1955545602"/>
                  <w:tag w:val="goog_rdk_5280"/>
                </w:sdtPr>
                <w:sdtContent>
                  <w:del w:author="Nivesh" w:id="19" w:date="2026-09-25T10:03:37Z">
                    <w:r w:rsidDel="00000000" w:rsidR="00000000" w:rsidRPr="00000000">
                      <w:rPr>
                        <w:rtl w:val="0"/>
                      </w:rPr>
                    </w:r>
                  </w:del>
                </w:sdtContent>
              </w:sdt>
              <w:del w:author="Nivesh" w:id="19" w:date="2026-09-25T10:03:37Z"/>
            </w:sdtContent>
          </w:sdt>
        </w:p>
      </w:sdtContent>
    </w:sdt>
    <w:sdt>
      <w:sdtPr>
        <w:id w:val="1796979621"/>
        <w:tag w:val="goog_rdk_5284"/>
      </w:sdtPr>
      <w:sdtContent>
        <w:p w:rsidR="00000000" w:rsidDel="00000000" w:rsidP="00000000" w:rsidRDefault="00000000" w:rsidRPr="00000000" w14:paraId="000004A9">
          <w:pPr>
            <w:spacing w:after="280" w:before="280" w:line="240" w:lineRule="auto"/>
            <w:ind w:left="720" w:firstLine="0"/>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897366824"/>
              <w:tag w:val="goog_rdk_5282"/>
            </w:sdtPr>
            <w:sdtContent>
              <w:del w:author="Nivesh" w:id="19" w:date="2026-09-25T10:03:37Z"/>
              <w:sdt>
                <w:sdtPr>
                  <w:id w:val="-439875845"/>
                  <w:tag w:val="goog_rdk_5283"/>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Summary Module</w:delText>
                    </w:r>
                  </w:del>
                </w:sdtContent>
              </w:sdt>
              <w:del w:author="Nivesh" w:id="19" w:date="2026-09-25T10:03:37Z"/>
            </w:sdtContent>
          </w:sdt>
        </w:p>
      </w:sdtContent>
    </w:sdt>
    <w:sdt>
      <w:sdtPr>
        <w:id w:val="-1784654991"/>
        <w:tag w:val="goog_rdk_5291"/>
      </w:sdtPr>
      <w:sdtContent>
        <w:p w:rsidR="00000000" w:rsidDel="00000000" w:rsidP="00000000" w:rsidRDefault="00000000" w:rsidRPr="00000000" w14:paraId="000004AA">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683398921"/>
              <w:tag w:val="goog_rdk_5287"/>
            </w:sdtPr>
            <w:sdtContent>
              <w:ins w:author="Santhosh Kumar" w:id="154" w:date="2026-09-23T13:30:39Z">
                <w:sdt>
                  <w:sdtPr>
                    <w:id w:val="-1696919617"/>
                    <w:tag w:val="goog_rdk_5288"/>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22"/>
                              <w:szCs w:val="22"/>
                            </w:rPr>
                          </w:rPrChange>
                        </w:rPr>
                        <w:drawing>
                          <wp:inline distB="0" distT="0" distL="0" distR="0">
                            <wp:extent cx="3957150" cy="749300"/>
                            <wp:effectExtent b="0" l="0" r="0" t="0"/>
                            <wp:docPr id="2126916929" name="image12.png"/>
                            <a:graphic>
                              <a:graphicData uri="http://schemas.openxmlformats.org/drawingml/2006/picture">
                                <pic:pic>
                                  <pic:nvPicPr>
                                    <pic:cNvPr id="0" name="image12.png"/>
                                    <pic:cNvPicPr preferRelativeResize="0"/>
                                  </pic:nvPicPr>
                                  <pic:blipFill>
                                    <a:blip r:embed="rId34"/>
                                    <a:srcRect b="35098" l="0" r="0" t="4257"/>
                                    <a:stretch>
                                      <a:fillRect/>
                                    </a:stretch>
                                  </pic:blipFill>
                                  <pic:spPr>
                                    <a:xfrm>
                                      <a:off x="0" y="0"/>
                                      <a:ext cx="3957150" cy="749300"/>
                                    </a:xfrm>
                                    <a:prstGeom prst="rect"/>
                                    <a:ln/>
                                  </pic:spPr>
                                </pic:pic>
                              </a:graphicData>
                            </a:graphic>
                          </wp:inline>
                        </w:drawing>
                      </w:r>
                      <w:r w:rsidDel="00000000" w:rsidR="00000000" w:rsidRPr="00000000">
                        <w:rPr>
                          <w:rPrChange w:author="Nivesh" w:id="42" w:date="2026-09-25T10:03:37Z">
                            <w:rPr>
                              <w:rFonts w:ascii="Cambria" w:cs="Cambria" w:eastAsia="Cambria" w:hAnsi="Cambria"/>
                              <w:b w:val="1"/>
                              <w:bCs w:val="1"/>
                              <w:color w:val="000000"/>
                              <w:sz w:val="22"/>
                              <w:szCs w:val="22"/>
                            </w:rPr>
                          </w:rPrChange>
                        </w:rPr>
                        <w:drawing>
                          <wp:inline distB="0" distT="0" distL="0" distR="0">
                            <wp:extent cx="3957150" cy="749300"/>
                            <wp:effectExtent b="0" l="0" r="0" t="0"/>
                            <wp:docPr id="2126916914" name="image12.png"/>
                            <a:graphic>
                              <a:graphicData uri="http://schemas.openxmlformats.org/drawingml/2006/picture">
                                <pic:pic>
                                  <pic:nvPicPr>
                                    <pic:cNvPr id="0" name="image12.png"/>
                                    <pic:cNvPicPr preferRelativeResize="0"/>
                                  </pic:nvPicPr>
                                  <pic:blipFill>
                                    <a:blip r:embed="rId34"/>
                                    <a:srcRect b="35098" l="0" r="0" t="4257"/>
                                    <a:stretch>
                                      <a:fillRect/>
                                    </a:stretch>
                                  </pic:blipFill>
                                  <pic:spPr>
                                    <a:xfrm>
                                      <a:off x="0" y="0"/>
                                      <a:ext cx="3957150" cy="749300"/>
                                    </a:xfrm>
                                    <a:prstGeom prst="rect"/>
                                    <a:ln/>
                                  </pic:spPr>
                                </pic:pic>
                              </a:graphicData>
                            </a:graphic>
                          </wp:inline>
                        </w:drawing>
                      </w:r>
                    </w:del>
                  </w:sdtContent>
                </w:sdt>
              </w:ins>
            </w:sdtContent>
          </w:sdt>
          <w:sdt>
            <w:sdtPr>
              <w:id w:val="327638831"/>
              <w:tag w:val="goog_rdk_5289"/>
            </w:sdtPr>
            <w:sdtContent>
              <w:del w:author="Nivesh" w:id="19" w:date="2026-09-25T10:03:37Z"/>
              <w:sdt>
                <w:sdtPr>
                  <w:id w:val="-835854306"/>
                  <w:tag w:val="goog_rdk_5290"/>
                </w:sdtPr>
                <w:sdtContent>
                  <w:del w:author="Nivesh" w:id="19" w:date="2026-09-25T10:03:37Z">
                    <w:r w:rsidDel="00000000" w:rsidR="00000000" w:rsidRPr="00000000">
                      <w:rPr>
                        <w:rtl w:val="0"/>
                      </w:rPr>
                    </w:r>
                  </w:del>
                </w:sdtContent>
              </w:sdt>
              <w:del w:author="Nivesh" w:id="19" w:date="2026-09-25T10:03:37Z"/>
            </w:sdtContent>
          </w:sdt>
        </w:p>
      </w:sdtContent>
    </w:sdt>
    <w:sdt>
      <w:sdtPr>
        <w:id w:val="896453254"/>
        <w:tag w:val="goog_rdk_5294"/>
      </w:sdtPr>
      <w:sdtContent>
        <w:p w:rsidR="00000000" w:rsidDel="00000000" w:rsidP="00000000" w:rsidRDefault="00000000" w:rsidRPr="00000000" w14:paraId="000004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551195049"/>
              <w:tag w:val="goog_rdk_5292"/>
            </w:sdtPr>
            <w:sdtContent>
              <w:del w:author="Nivesh" w:id="19" w:date="2026-09-25T10:03:37Z"/>
              <w:sdt>
                <w:sdtPr>
                  <w:id w:val="1767213133"/>
                  <w:tag w:val="goog_rdk_5293"/>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Learning Path Module</w:delText>
                    </w:r>
                  </w:del>
                </w:sdtContent>
              </w:sdt>
              <w:del w:author="Nivesh" w:id="19" w:date="2026-09-25T10:03:37Z"/>
            </w:sdtContent>
          </w:sdt>
        </w:p>
      </w:sdtContent>
    </w:sdt>
    <w:sdt>
      <w:sdtPr>
        <w:id w:val="1327249845"/>
        <w:tag w:val="goog_rdk_5297"/>
      </w:sdtPr>
      <w:sdtContent>
        <w:p w:rsidR="00000000" w:rsidDel="00000000" w:rsidP="00000000" w:rsidRDefault="00000000" w:rsidRPr="00000000" w14:paraId="000004AC">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312982365"/>
              <w:tag w:val="goog_rdk_5295"/>
            </w:sdtPr>
            <w:sdtContent>
              <w:del w:author="Nivesh" w:id="19" w:date="2026-09-25T10:03:37Z"/>
              <w:sdt>
                <w:sdtPr>
                  <w:id w:val="697902321"/>
                  <w:tag w:val="goog_rdk_529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delText>
                    </w:r>
                  </w:del>
                </w:sdtContent>
              </w:sdt>
              <w:del w:author="Nivesh" w:id="19" w:date="2026-09-25T10:03:37Z"/>
            </w:sdtContent>
          </w:sdt>
        </w:p>
      </w:sdtContent>
    </w:sdt>
    <w:sdt>
      <w:sdtPr>
        <w:id w:val="815056896"/>
        <w:tag w:val="goog_rdk_5300"/>
      </w:sdtPr>
      <w:sdtContent>
        <w:p w:rsidR="00000000" w:rsidDel="00000000" w:rsidP="00000000" w:rsidRDefault="00000000" w:rsidRPr="00000000" w14:paraId="000004AD">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433781557"/>
              <w:tag w:val="goog_rdk_5298"/>
            </w:sdtPr>
            <w:sdtContent>
              <w:del w:author="Nivesh" w:id="19" w:date="2026-09-25T10:03:37Z">
                <w:r w:rsidDel="00000000" w:rsidR="00000000" w:rsidRPr="00000000">
                  <w:rPr>
                    <w:rPrChange w:author="Nivesh" w:id="42" w:date="2026-09-25T10:03:37Z">
                      <w:rPr>
                        <w:rFonts w:ascii="Cambria" w:cs="Cambria" w:eastAsia="Cambria" w:hAnsi="Cambria"/>
                        <w:color w:val="000000"/>
                        <w:sz w:val="22"/>
                        <w:szCs w:val="22"/>
                      </w:rPr>
                    </w:rPrChange>
                  </w:rPr>
                  <w:drawing>
                    <wp:inline distB="0" distT="0" distL="0" distR="0">
                      <wp:extent cx="5731510" cy="2826385"/>
                      <wp:effectExtent b="0" l="0" r="0" t="0"/>
                      <wp:docPr id="2126916952"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31510" cy="2826385"/>
                              </a:xfrm>
                              <a:prstGeom prst="rect"/>
                              <a:ln/>
                            </pic:spPr>
                          </pic:pic>
                        </a:graphicData>
                      </a:graphic>
                    </wp:inline>
                  </w:drawing>
                </w:r>
              </w:del>
              <w:sdt>
                <w:sdtPr>
                  <w:id w:val="-1804382582"/>
                  <w:tag w:val="goog_rdk_5299"/>
                </w:sdtPr>
                <w:sdtContent>
                  <w:del w:author="Nivesh" w:id="19" w:date="2026-09-25T10:03:37Z">
                    <w:r w:rsidDel="00000000" w:rsidR="00000000" w:rsidRPr="00000000">
                      <w:rPr>
                        <w:rtl w:val="0"/>
                      </w:rPr>
                    </w:r>
                  </w:del>
                </w:sdtContent>
              </w:sdt>
              <w:del w:author="Nivesh" w:id="19" w:date="2026-09-25T10:03:37Z"/>
            </w:sdtContent>
          </w:sdt>
        </w:p>
      </w:sdtContent>
    </w:sdt>
    <w:sdt>
      <w:sdtPr>
        <w:id w:val="1304998822"/>
        <w:tag w:val="goog_rdk_5303"/>
      </w:sdtPr>
      <w:sdtContent>
        <w:p w:rsidR="00000000" w:rsidDel="00000000" w:rsidP="00000000" w:rsidRDefault="00000000" w:rsidRPr="00000000" w14:paraId="000004AE">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208134159"/>
              <w:tag w:val="goog_rdk_5301"/>
            </w:sdtPr>
            <w:sdtContent>
              <w:del w:author="Nivesh" w:id="19" w:date="2026-09-25T10:03:37Z"/>
              <w:sdt>
                <w:sdtPr>
                  <w:id w:val="-1046773654"/>
                  <w:tag w:val="goog_rdk_530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Learning Path Module</w:delText>
                    </w:r>
                  </w:del>
                </w:sdtContent>
              </w:sdt>
              <w:del w:author="Nivesh" w:id="19" w:date="2026-09-25T10:03:37Z"/>
            </w:sdtContent>
          </w:sdt>
        </w:p>
      </w:sdtContent>
    </w:sdt>
    <w:sdt>
      <w:sdtPr>
        <w:id w:val="2041434463"/>
        <w:tag w:val="goog_rdk_5306"/>
      </w:sdtPr>
      <w:sdtContent>
        <w:p w:rsidR="00000000" w:rsidDel="00000000" w:rsidP="00000000" w:rsidRDefault="00000000" w:rsidRPr="00000000" w14:paraId="000004AF">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695487457"/>
              <w:tag w:val="goog_rdk_5304"/>
            </w:sdtPr>
            <w:sdtContent>
              <w:del w:author="Nivesh" w:id="19" w:date="2026-09-25T10:03:37Z"/>
              <w:sdt>
                <w:sdtPr>
                  <w:id w:val="973894335"/>
                  <w:tag w:val="goog_rdk_5305"/>
                </w:sdtPr>
                <w:sdtContent>
                  <w:del w:author="Nivesh" w:id="19" w:date="2026-09-25T10:03:37Z">
                    <w:r w:rsidDel="00000000" w:rsidR="00000000" w:rsidRPr="00000000">
                      <w:rPr>
                        <w:rtl w:val="0"/>
                      </w:rPr>
                    </w:r>
                  </w:del>
                </w:sdtContent>
              </w:sdt>
              <w:del w:author="Nivesh" w:id="19" w:date="2026-09-25T10:03:37Z"/>
            </w:sdtContent>
          </w:sdt>
        </w:p>
      </w:sdtContent>
    </w:sdt>
    <w:sdt>
      <w:sdtPr>
        <w:id w:val="-1307959481"/>
        <w:tag w:val="goog_rdk_5310"/>
      </w:sdtPr>
      <w:sdtContent>
        <w:p w:rsidR="00000000" w:rsidDel="00000000" w:rsidP="00000000" w:rsidRDefault="00000000" w:rsidRPr="00000000" w14:paraId="000004B0">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1468180237"/>
              <w:tag w:val="goog_rdk_5307"/>
            </w:sdtPr>
            <w:sdtContent>
              <w:del w:author="Nivesh" w:id="19" w:date="2026-09-25T10:03:37Z"/>
              <w:sdt>
                <w:sdtPr>
                  <w:id w:val="1049314432"/>
                  <w:tag w:val="goog_rdk_5308"/>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Activity 2.2</w:delText>
                    </w:r>
                  </w:del>
                </w:sdtContent>
              </w:sdt>
              <w:del w:author="Nivesh" w:id="19" w:date="2026-09-25T10:03:37Z">
                <w:sdt>
                  <w:sdtPr>
                    <w:id w:val="428558800"/>
                    <w:tag w:val="goog_rdk_5309"/>
                  </w:sdtPr>
                  <w:sdtContent>
                    <w:r w:rsidDel="00000000" w:rsidR="00000000" w:rsidRPr="00000000">
                      <w:rPr>
                        <w:rtl w:val="0"/>
                        <w:rPrChange w:author="Nivesh" w:id="42" w:date="2026-09-25T10:03:37Z">
                          <w:rPr>
                            <w:rFonts w:ascii="Cambria" w:cs="Cambria" w:eastAsia="Cambria" w:hAnsi="Cambria"/>
                            <w:color w:val="000000"/>
                          </w:rPr>
                        </w:rPrChange>
                      </w:rPr>
                      <w:delText xml:space="preserve"> : Backend API with FastAPI</w:delText>
                    </w:r>
                  </w:sdtContent>
                </w:sdt>
              </w:del>
            </w:sdtContent>
          </w:sdt>
        </w:p>
      </w:sdtContent>
    </w:sdt>
    <w:sdt>
      <w:sdtPr>
        <w:id w:val="-2066596518"/>
        <w:tag w:val="goog_rdk_5313"/>
      </w:sdtPr>
      <w:sdtContent>
        <w:p w:rsidR="00000000" w:rsidDel="00000000" w:rsidP="00000000" w:rsidRDefault="00000000" w:rsidRPr="00000000" w14:paraId="000004B1">
          <w:pPr>
            <w:numPr>
              <w:ilvl w:val="0"/>
              <w:numId w:val="19"/>
            </w:numPr>
            <w:spacing w:after="280" w:before="280" w:line="240" w:lineRule="auto"/>
            <w:ind w:left="720" w:hanging="360"/>
            <w:rPr>
              <w:del w:author="Nivesh" w:id="19" w:date="2026-09-25T10:03:37Z"/>
              <w:rFonts w:ascii="Cambria" w:cs="Cambria" w:eastAsia="Cambria" w:hAnsi="Cambria"/>
              <w:color w:val="000000"/>
              <w:sz w:val="22"/>
              <w:szCs w:val="22"/>
            </w:rPr>
          </w:pPr>
          <w:sdt>
            <w:sdtPr>
              <w:id w:val="1996060722"/>
              <w:tag w:val="goog_rdk_5311"/>
            </w:sdtPr>
            <w:sdtContent>
              <w:del w:author="Nivesh" w:id="19" w:date="2026-09-25T10:03:37Z"/>
              <w:sdt>
                <w:sdtPr>
                  <w:id w:val="-1908137474"/>
                  <w:tag w:val="goog_rdk_5312"/>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Defined RESTful endpoints for each module:</w:delText>
                    </w:r>
                  </w:del>
                </w:sdtContent>
              </w:sdt>
              <w:del w:author="Nivesh" w:id="19" w:date="2026-09-25T10:03:37Z"/>
            </w:sdtContent>
          </w:sdt>
        </w:p>
      </w:sdtContent>
    </w:sdt>
    <w:sdt>
      <w:sdtPr>
        <w:id w:val="804366210"/>
        <w:tag w:val="goog_rdk_5316"/>
      </w:sdtPr>
      <w:sdtContent>
        <w:p w:rsidR="00000000" w:rsidDel="00000000" w:rsidP="00000000" w:rsidRDefault="00000000" w:rsidRPr="00000000" w14:paraId="000004B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721140441"/>
              <w:tag w:val="goog_rdk_5314"/>
            </w:sdtPr>
            <w:sdtContent>
              <w:del w:author="Nivesh" w:id="19" w:date="2026-09-25T10:03:37Z"/>
              <w:sdt>
                <w:sdtPr>
                  <w:id w:val="791574838"/>
                  <w:tag w:val="goog_rdk_531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/qa</w:delText>
                    </w:r>
                  </w:del>
                </w:sdtContent>
              </w:sdt>
              <w:del w:author="Nivesh" w:id="19" w:date="2026-09-25T10:03:37Z"/>
            </w:sdtContent>
          </w:sdt>
        </w:p>
      </w:sdtContent>
    </w:sdt>
    <w:sdt>
      <w:sdtPr>
        <w:id w:val="-85609266"/>
        <w:tag w:val="goog_rdk_5319"/>
      </w:sdtPr>
      <w:sdtContent>
        <w:p w:rsidR="00000000" w:rsidDel="00000000" w:rsidP="00000000" w:rsidRDefault="00000000" w:rsidRPr="00000000" w14:paraId="000004B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339770874"/>
              <w:tag w:val="goog_rdk_5317"/>
            </w:sdtPr>
            <w:sdtContent>
              <w:del w:author="Nivesh" w:id="19" w:date="2026-09-25T10:03:37Z"/>
              <w:sdt>
                <w:sdtPr>
                  <w:id w:val="1497148648"/>
                  <w:tag w:val="goog_rdk_5318"/>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/explain</w:delText>
                    </w:r>
                  </w:del>
                </w:sdtContent>
              </w:sdt>
              <w:del w:author="Nivesh" w:id="19" w:date="2026-09-25T10:03:37Z"/>
            </w:sdtContent>
          </w:sdt>
        </w:p>
      </w:sdtContent>
    </w:sdt>
    <w:sdt>
      <w:sdtPr>
        <w:id w:val="1265729909"/>
        <w:tag w:val="goog_rdk_5322"/>
      </w:sdtPr>
      <w:sdtContent>
        <w:p w:rsidR="00000000" w:rsidDel="00000000" w:rsidP="00000000" w:rsidRDefault="00000000" w:rsidRPr="00000000" w14:paraId="000004B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99185738"/>
              <w:tag w:val="goog_rdk_5320"/>
            </w:sdtPr>
            <w:sdtContent>
              <w:del w:author="Nivesh" w:id="19" w:date="2026-09-25T10:03:37Z"/>
              <w:sdt>
                <w:sdtPr>
                  <w:id w:val="280160788"/>
                  <w:tag w:val="goog_rdk_5321"/>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/quiz</w:delText>
                    </w:r>
                  </w:del>
                </w:sdtContent>
              </w:sdt>
              <w:del w:author="Nivesh" w:id="19" w:date="2026-09-25T10:03:37Z"/>
            </w:sdtContent>
          </w:sdt>
        </w:p>
      </w:sdtContent>
    </w:sdt>
    <w:sdt>
      <w:sdtPr>
        <w:id w:val="131683738"/>
        <w:tag w:val="goog_rdk_5325"/>
      </w:sdtPr>
      <w:sdtContent>
        <w:p w:rsidR="00000000" w:rsidDel="00000000" w:rsidP="00000000" w:rsidRDefault="00000000" w:rsidRPr="00000000" w14:paraId="000004B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704029508"/>
              <w:tag w:val="goog_rdk_5323"/>
            </w:sdtPr>
            <w:sdtContent>
              <w:del w:author="Nivesh" w:id="19" w:date="2026-09-25T10:03:37Z"/>
              <w:sdt>
                <w:sdtPr>
                  <w:id w:val="-850317784"/>
                  <w:tag w:val="goog_rdk_5324"/>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/summarize</w:delText>
                    </w:r>
                  </w:del>
                </w:sdtContent>
              </w:sdt>
              <w:del w:author="Nivesh" w:id="19" w:date="2026-09-25T10:03:37Z"/>
            </w:sdtContent>
          </w:sdt>
        </w:p>
      </w:sdtContent>
    </w:sdt>
    <w:sdt>
      <w:sdtPr>
        <w:id w:val="1974754581"/>
        <w:tag w:val="goog_rdk_5328"/>
      </w:sdtPr>
      <w:sdtContent>
        <w:p w:rsidR="00000000" w:rsidDel="00000000" w:rsidP="00000000" w:rsidRDefault="00000000" w:rsidRPr="00000000" w14:paraId="000004B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2023397547"/>
              <w:tag w:val="goog_rdk_5326"/>
            </w:sdtPr>
            <w:sdtContent>
              <w:del w:author="Nivesh" w:id="19" w:date="2026-09-25T10:03:37Z"/>
              <w:sdt>
                <w:sdtPr>
                  <w:id w:val="693015135"/>
                  <w:tag w:val="goog_rdk_5327"/>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/learn/recommendations</w:delText>
                    </w:r>
                  </w:del>
                </w:sdtContent>
              </w:sdt>
              <w:del w:author="Nivesh" w:id="19" w:date="2026-09-25T10:03:37Z"/>
            </w:sdtContent>
          </w:sdt>
        </w:p>
      </w:sdtContent>
    </w:sdt>
    <w:sdt>
      <w:sdtPr>
        <w:id w:val="332311676"/>
        <w:tag w:val="goog_rdk_5331"/>
      </w:sdtPr>
      <w:sdtContent>
        <w:p w:rsidR="00000000" w:rsidDel="00000000" w:rsidP="00000000" w:rsidRDefault="00000000" w:rsidRPr="00000000" w14:paraId="000004B7">
          <w:pPr>
            <w:numPr>
              <w:ilvl w:val="0"/>
              <w:numId w:val="19"/>
            </w:numPr>
            <w:spacing w:after="280" w:before="280" w:line="240" w:lineRule="auto"/>
            <w:ind w:left="720" w:hanging="360"/>
            <w:rPr>
              <w:del w:author="Nivesh" w:id="19" w:date="2026-09-25T10:03:37Z"/>
              <w:rFonts w:ascii="Cambria" w:cs="Cambria" w:eastAsia="Cambria" w:hAnsi="Cambria"/>
              <w:color w:val="000000"/>
              <w:sz w:val="22"/>
              <w:szCs w:val="22"/>
            </w:rPr>
          </w:pPr>
          <w:sdt>
            <w:sdtPr>
              <w:id w:val="-2015089395"/>
              <w:tag w:val="goog_rdk_5329"/>
            </w:sdtPr>
            <w:sdtContent>
              <w:del w:author="Nivesh" w:id="19" w:date="2026-09-25T10:03:37Z"/>
              <w:sdt>
                <w:sdtPr>
                  <w:id w:val="1577053576"/>
                  <w:tag w:val="goog_rdk_5330"/>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Connected each endpoint to a respective module logic</w:delText>
                    </w:r>
                  </w:del>
                </w:sdtContent>
              </w:sdt>
              <w:del w:author="Nivesh" w:id="19" w:date="2026-09-25T10:03:37Z"/>
            </w:sdtContent>
          </w:sdt>
        </w:p>
      </w:sdtContent>
    </w:sdt>
    <w:sdt>
      <w:sdtPr>
        <w:id w:val="-2099931073"/>
        <w:tag w:val="goog_rdk_5334"/>
      </w:sdtPr>
      <w:sdtContent>
        <w:p w:rsidR="00000000" w:rsidDel="00000000" w:rsidP="00000000" w:rsidRDefault="00000000" w:rsidRPr="00000000" w14:paraId="000004B8">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87242482"/>
              <w:tag w:val="goog_rdk_5332"/>
            </w:sdtPr>
            <w:sdtContent>
              <w:del w:author="Nivesh" w:id="19" w:date="2026-09-25T10:03:37Z">
                <w:r w:rsidDel="00000000" w:rsidR="00000000" w:rsidRPr="00000000">
                  <w:rPr>
                    <w:rPrChange w:author="Nivesh" w:id="42" w:date="2026-09-25T10:03:37Z">
                      <w:rPr>
                        <w:rFonts w:ascii="Cambria" w:cs="Cambria" w:eastAsia="Cambria" w:hAnsi="Cambria"/>
                        <w:color w:val="000000"/>
                      </w:rPr>
                    </w:rPrChange>
                  </w:rPr>
                  <w:drawing>
                    <wp:inline distB="0" distT="0" distL="0" distR="0">
                      <wp:extent cx="5731510" cy="3628390"/>
                      <wp:effectExtent b="0" l="0" r="0" t="0"/>
                      <wp:docPr id="2126916955"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31510" cy="3628390"/>
                              </a:xfrm>
                              <a:prstGeom prst="rect"/>
                              <a:ln/>
                            </pic:spPr>
                          </pic:pic>
                        </a:graphicData>
                      </a:graphic>
                    </wp:inline>
                  </w:drawing>
                </w:r>
              </w:del>
              <w:sdt>
                <w:sdtPr>
                  <w:id w:val="977518765"/>
                  <w:tag w:val="goog_rdk_5333"/>
                </w:sdtPr>
                <w:sdtContent>
                  <w:del w:author="Nivesh" w:id="19" w:date="2026-09-25T10:03:37Z">
                    <w:r w:rsidDel="00000000" w:rsidR="00000000" w:rsidRPr="00000000">
                      <w:rPr>
                        <w:rtl w:val="0"/>
                      </w:rPr>
                    </w:r>
                  </w:del>
                </w:sdtContent>
              </w:sdt>
              <w:del w:author="Nivesh" w:id="19" w:date="2026-09-25T10:03:37Z"/>
            </w:sdtContent>
          </w:sdt>
        </w:p>
      </w:sdtContent>
    </w:sdt>
    <w:sdt>
      <w:sdtPr>
        <w:id w:val="-1916249218"/>
        <w:tag w:val="goog_rdk_5337"/>
      </w:sdtPr>
      <w:sdtContent>
        <w:p w:rsidR="00000000" w:rsidDel="00000000" w:rsidP="00000000" w:rsidRDefault="00000000" w:rsidRPr="00000000" w14:paraId="000004B9">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330184263"/>
              <w:tag w:val="goog_rdk_5335"/>
            </w:sdtPr>
            <w:sdtContent>
              <w:del w:author="Nivesh" w:id="19" w:date="2026-09-25T10:03:37Z"/>
              <w:sdt>
                <w:sdtPr>
                  <w:id w:val="-401771257"/>
                  <w:tag w:val="goog_rdk_5336"/>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Endpoints of API</w:delText>
                    </w:r>
                  </w:del>
                </w:sdtContent>
              </w:sdt>
              <w:del w:author="Nivesh" w:id="19" w:date="2026-09-25T10:03:37Z"/>
            </w:sdtContent>
          </w:sdt>
        </w:p>
      </w:sdtContent>
    </w:sdt>
    <w:sdt>
      <w:sdtPr>
        <w:id w:val="-932770390"/>
        <w:tag w:val="goog_rdk_5340"/>
      </w:sdtPr>
      <w:sdtContent>
        <w:p w:rsidR="00000000" w:rsidDel="00000000" w:rsidP="00000000" w:rsidRDefault="00000000" w:rsidRPr="00000000" w14:paraId="000004BA">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1023568480"/>
              <w:tag w:val="goog_rdk_5338"/>
            </w:sdtPr>
            <w:sdtContent>
              <w:del w:author="Nivesh" w:id="19" w:date="2026-09-25T10:03:37Z">
                <w:r w:rsidDel="00000000" w:rsidR="00000000" w:rsidRPr="00000000">
                  <w:rPr>
                    <w:rPrChange w:author="Nivesh" w:id="42" w:date="2026-09-25T10:03:37Z">
                      <w:rPr>
                        <w:rFonts w:ascii="Cambria" w:cs="Cambria" w:eastAsia="Cambria" w:hAnsi="Cambria"/>
                        <w:color w:val="000000"/>
                      </w:rPr>
                    </w:rPrChange>
                  </w:rPr>
                  <w:drawing>
                    <wp:inline distB="0" distT="0" distL="0" distR="0">
                      <wp:extent cx="5731510" cy="2338070"/>
                      <wp:effectExtent b="0" l="0" r="0" t="0"/>
                      <wp:docPr id="2126916954"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731510" cy="2338070"/>
                              </a:xfrm>
                              <a:prstGeom prst="rect"/>
                              <a:ln/>
                            </pic:spPr>
                          </pic:pic>
                        </a:graphicData>
                      </a:graphic>
                    </wp:inline>
                  </w:drawing>
                </w:r>
              </w:del>
              <w:sdt>
                <w:sdtPr>
                  <w:id w:val="1739189468"/>
                  <w:tag w:val="goog_rdk_5339"/>
                </w:sdtPr>
                <w:sdtContent>
                  <w:del w:author="Nivesh" w:id="19" w:date="2026-09-25T10:03:37Z">
                    <w:r w:rsidDel="00000000" w:rsidR="00000000" w:rsidRPr="00000000">
                      <w:rPr>
                        <w:rtl w:val="0"/>
                      </w:rPr>
                    </w:r>
                  </w:del>
                </w:sdtContent>
              </w:sdt>
              <w:del w:author="Nivesh" w:id="19" w:date="2026-09-25T10:03:37Z"/>
            </w:sdtContent>
          </w:sdt>
        </w:p>
      </w:sdtContent>
    </w:sdt>
    <w:sdt>
      <w:sdtPr>
        <w:id w:val="119138799"/>
        <w:tag w:val="goog_rdk_5343"/>
      </w:sdtPr>
      <w:sdtContent>
        <w:p w:rsidR="00000000" w:rsidDel="00000000" w:rsidP="00000000" w:rsidRDefault="00000000" w:rsidRPr="00000000" w14:paraId="000004BB">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2086919482"/>
              <w:tag w:val="goog_rdk_5341"/>
            </w:sdtPr>
            <w:sdtContent>
              <w:del w:author="Nivesh" w:id="19" w:date="2026-09-25T10:03:37Z"/>
              <w:sdt>
                <w:sdtPr>
                  <w:id w:val="546791223"/>
                  <w:tag w:val="goog_rdk_534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Endpoints of API</w:delText>
                    </w:r>
                  </w:del>
                </w:sdtContent>
              </w:sdt>
              <w:del w:author="Nivesh" w:id="19" w:date="2026-09-25T10:03:37Z"/>
            </w:sdtContent>
          </w:sdt>
        </w:p>
      </w:sdtContent>
    </w:sdt>
    <w:sdt>
      <w:sdtPr>
        <w:id w:val="688579952"/>
        <w:tag w:val="goog_rdk_5346"/>
      </w:sdtPr>
      <w:sdtContent>
        <w:p w:rsidR="00000000" w:rsidDel="00000000" w:rsidP="00000000" w:rsidRDefault="00000000" w:rsidRPr="00000000" w14:paraId="000004BC">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43613486"/>
              <w:tag w:val="goog_rdk_5344"/>
            </w:sdtPr>
            <w:sdtContent>
              <w:del w:author="Nivesh" w:id="19" w:date="2026-09-25T10:03:37Z"/>
              <w:sdt>
                <w:sdtPr>
                  <w:id w:val="1225426944"/>
                  <w:tag w:val="goog_rdk_5345"/>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MILESTONE 3: Frontend Development</w:delText>
                    </w:r>
                  </w:del>
                </w:sdtContent>
              </w:sdt>
              <w:del w:author="Nivesh" w:id="19" w:date="2026-09-25T10:03:37Z"/>
            </w:sdtContent>
          </w:sdt>
        </w:p>
      </w:sdtContent>
    </w:sdt>
    <w:sdt>
      <w:sdtPr>
        <w:id w:val="-1697526517"/>
        <w:tag w:val="goog_rdk_5351"/>
      </w:sdtPr>
      <w:sdtContent>
        <w:p w:rsidR="00000000" w:rsidDel="00000000" w:rsidP="00000000" w:rsidRDefault="00000000" w:rsidRPr="00000000" w14:paraId="000004BD">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2111327606"/>
              <w:tag w:val="goog_rdk_5347"/>
            </w:sdtPr>
            <w:sdtContent>
              <w:del w:author="Nivesh" w:id="19" w:date="2026-09-25T10:03:37Z"/>
              <w:sdt>
                <w:sdtPr>
                  <w:id w:val="779822964"/>
                  <w:tag w:val="goog_rdk_5348"/>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Activity 3.1: </w:delText>
                    </w:r>
                  </w:del>
                </w:sdtContent>
              </w:sdt>
              <w:del w:author="Nivesh" w:id="19" w:date="2026-09-25T10:03:37Z">
                <w:sdt>
                  <w:sdtPr>
                    <w:id w:val="-1751011815"/>
                    <w:tag w:val="goog_rdk_5349"/>
                  </w:sdtPr>
                  <w:sdtContent>
                    <w:r w:rsidDel="00000000" w:rsidR="00000000" w:rsidRPr="00000000">
                      <w:rPr>
                        <w:rtl w:val="0"/>
                        <w:rPrChange w:author="Nivesh" w:id="42" w:date="2026-09-25T10:03:37Z">
                          <w:rPr>
                            <w:rFonts w:ascii="Cambria" w:cs="Cambria" w:eastAsia="Cambria" w:hAnsi="Cambria"/>
                            <w:color w:val="000000"/>
                          </w:rPr>
                        </w:rPrChange>
                      </w:rPr>
                      <w:delText xml:space="preserve">Build Web Interface</w:delText>
                    </w:r>
                  </w:sdtContent>
                </w:sdt>
                <w:sdt>
                  <w:sdtPr>
                    <w:id w:val="1248564460"/>
                    <w:tag w:val="goog_rdk_5350"/>
                  </w:sdtPr>
                  <w:sdtContent>
                    <w:r w:rsidDel="00000000" w:rsidR="00000000" w:rsidRPr="00000000">
                      <w:rPr>
                        <w:rtl w:val="0"/>
                      </w:rPr>
                    </w:r>
                  </w:sdtContent>
                </w:sdt>
              </w:del>
            </w:sdtContent>
          </w:sdt>
        </w:p>
      </w:sdtContent>
    </w:sdt>
    <w:sdt>
      <w:sdtPr>
        <w:id w:val="-1424950578"/>
        <w:tag w:val="goog_rdk_5354"/>
      </w:sdtPr>
      <w:sdtContent>
        <w:p w:rsidR="00000000" w:rsidDel="00000000" w:rsidP="00000000" w:rsidRDefault="00000000" w:rsidRPr="00000000" w14:paraId="000004BE">
          <w:pPr>
            <w:numPr>
              <w:ilvl w:val="0"/>
              <w:numId w:val="20"/>
            </w:numPr>
            <w:spacing w:after="280" w:before="280" w:line="240" w:lineRule="auto"/>
            <w:ind w:left="720" w:hanging="360"/>
            <w:rPr>
              <w:del w:author="Nivesh" w:id="19" w:date="2026-09-25T10:03:37Z"/>
              <w:rFonts w:ascii="Cambria" w:cs="Cambria" w:eastAsia="Cambria" w:hAnsi="Cambria"/>
              <w:color w:val="000000"/>
              <w:sz w:val="22"/>
              <w:szCs w:val="22"/>
            </w:rPr>
          </w:pPr>
          <w:sdt>
            <w:sdtPr>
              <w:id w:val="-485964520"/>
              <w:tag w:val="goog_rdk_5352"/>
            </w:sdtPr>
            <w:sdtContent>
              <w:del w:author="Nivesh" w:id="19" w:date="2026-09-25T10:03:37Z"/>
              <w:sdt>
                <w:sdtPr>
                  <w:id w:val="2049008788"/>
                  <w:tag w:val="goog_rdk_535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HTML Form (index.html):</w:delText>
                    </w:r>
                  </w:del>
                </w:sdtContent>
              </w:sdt>
              <w:del w:author="Nivesh" w:id="19" w:date="2026-09-25T10:03:37Z"/>
            </w:sdtContent>
          </w:sdt>
        </w:p>
      </w:sdtContent>
    </w:sdt>
    <w:sdt>
      <w:sdtPr>
        <w:id w:val="1838387126"/>
        <w:tag w:val="goog_rdk_5357"/>
      </w:sdtPr>
      <w:sdtContent>
        <w:p w:rsidR="00000000" w:rsidDel="00000000" w:rsidP="00000000" w:rsidRDefault="00000000" w:rsidRPr="00000000" w14:paraId="000004B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2115994883"/>
              <w:tag w:val="goog_rdk_5355"/>
            </w:sdtPr>
            <w:sdtContent>
              <w:del w:author="Nivesh" w:id="19" w:date="2026-09-25T10:03:37Z"/>
              <w:sdt>
                <w:sdtPr>
                  <w:id w:val="2068979194"/>
                  <w:tag w:val="goog_rdk_5356"/>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Task dropdown (Explain, QnA, Quiz, Summary, Recommend Path)</w:delText>
                    </w:r>
                  </w:del>
                </w:sdtContent>
              </w:sdt>
              <w:del w:author="Nivesh" w:id="19" w:date="2026-09-25T10:03:37Z"/>
            </w:sdtContent>
          </w:sdt>
        </w:p>
      </w:sdtContent>
    </w:sdt>
    <w:sdt>
      <w:sdtPr>
        <w:id w:val="-2026207184"/>
        <w:tag w:val="goog_rdk_5360"/>
      </w:sdtPr>
      <w:sdtContent>
        <w:p w:rsidR="00000000" w:rsidDel="00000000" w:rsidP="00000000" w:rsidRDefault="00000000" w:rsidRPr="00000000" w14:paraId="000004C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690635990"/>
              <w:tag w:val="goog_rdk_5358"/>
            </w:sdtPr>
            <w:sdtContent>
              <w:del w:author="Nivesh" w:id="19" w:date="2026-09-25T10:03:37Z"/>
              <w:sdt>
                <w:sdtPr>
                  <w:id w:val="-259342836"/>
                  <w:tag w:val="goog_rdk_5359"/>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Text area for user input</w:delText>
                    </w:r>
                  </w:del>
                </w:sdtContent>
              </w:sdt>
              <w:del w:author="Nivesh" w:id="19" w:date="2026-09-25T10:03:37Z"/>
            </w:sdtContent>
          </w:sdt>
        </w:p>
      </w:sdtContent>
    </w:sdt>
    <w:sdt>
      <w:sdtPr>
        <w:id w:val="-266073000"/>
        <w:tag w:val="goog_rdk_5363"/>
      </w:sdtPr>
      <w:sdtContent>
        <w:p w:rsidR="00000000" w:rsidDel="00000000" w:rsidP="00000000" w:rsidRDefault="00000000" w:rsidRPr="00000000" w14:paraId="000004C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844934075"/>
              <w:tag w:val="goog_rdk_5361"/>
            </w:sdtPr>
            <w:sdtContent>
              <w:del w:author="Nivesh" w:id="19" w:date="2026-09-25T10:03:37Z"/>
              <w:sdt>
                <w:sdtPr>
                  <w:id w:val="-1954898801"/>
                  <w:tag w:val="goog_rdk_5362"/>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Submit button</w:delText>
                    </w:r>
                  </w:del>
                </w:sdtContent>
              </w:sdt>
              <w:del w:author="Nivesh" w:id="19" w:date="2026-09-25T10:03:37Z"/>
            </w:sdtContent>
          </w:sdt>
        </w:p>
      </w:sdtContent>
    </w:sdt>
    <w:sdt>
      <w:sdtPr>
        <w:id w:val="1926978786"/>
        <w:tag w:val="goog_rdk_5371"/>
      </w:sdtPr>
      <w:sdtContent>
        <w:p w:rsidR="00000000" w:rsidDel="00000000" w:rsidP="00000000" w:rsidRDefault="00000000" w:rsidRPr="00000000" w14:paraId="000004C2">
          <w:pPr>
            <w:numPr>
              <w:ilvl w:val="0"/>
              <w:numId w:val="20"/>
            </w:numPr>
            <w:spacing w:after="280" w:before="280" w:line="240" w:lineRule="auto"/>
            <w:ind w:left="720" w:hanging="360"/>
            <w:rPr>
              <w:del w:author="Nivesh" w:id="19" w:date="2026-09-25T10:03:37Z"/>
              <w:rFonts w:ascii="Cambria" w:cs="Cambria" w:eastAsia="Cambria" w:hAnsi="Cambria"/>
              <w:color w:val="000000"/>
              <w:sz w:val="22"/>
              <w:szCs w:val="22"/>
            </w:rPr>
          </w:pPr>
          <w:sdt>
            <w:sdtPr>
              <w:id w:val="1862486951"/>
              <w:tag w:val="goog_rdk_5364"/>
            </w:sdtPr>
            <w:sdtContent>
              <w:del w:author="Nivesh" w:id="19" w:date="2026-09-25T10:03:37Z"/>
              <w:sdt>
                <w:sdtPr>
                  <w:id w:val="-2122522176"/>
                  <w:tag w:val="goog_rdk_5365"/>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CSS Styling (style.css):</w:delText>
                    </w:r>
                  </w:del>
                </w:sdtContent>
              </w:sdt>
              <w:del w:author="Nivesh" w:id="19" w:date="2026-09-25T10:03:37Z"/>
            </w:sdtContent>
          </w:sdt>
          <w:sdt>
            <w:sdtPr>
              <w:id w:val="2006562417"/>
              <w:tag w:val="goog_rdk_5366"/>
            </w:sdtPr>
            <w:sdtContent>
              <w:ins w:author="Sripriya" w:id="155" w:date="2026-09-24T05:13:10Z">
                <w:sdt>
                  <w:sdtPr>
                    <w:id w:val="-1849307434"/>
                    <w:tag w:val="goog_rdk_5367"/>
                  </w:sdtPr>
                  <w:sdtContent>
                    <w:del w:author="Nivesh" w:id="19" w:date="2026-09-25T10:03:37Z"/>
                  </w:sdtContent>
                </w:sdt>
              </w:ins>
              <w:sdt>
                <w:sdtPr>
                  <w:id w:val="2034276235"/>
                  <w:tag w:val="goog_rdk_5368"/>
                </w:sdtPr>
                <w:sdtContent>
                  <w:ins w:author="Sripriya" w:id="155" w:date="2026-09-24T05:13:10Z">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 </w:delText>
                      </w:r>
                    </w:del>
                  </w:ins>
                </w:sdtContent>
              </w:sdt>
              <w:ins w:author="Sripriya" w:id="155" w:date="2026-09-24T05:13:10Z">
                <w:del w:author="Nivesh" w:id="19" w:date="2026-09-25T10:03:37Z"/>
              </w:ins>
            </w:sdtContent>
          </w:sdt>
          <w:sdt>
            <w:sdtPr>
              <w:id w:val="-1838527261"/>
              <w:tag w:val="goog_rdk_5369"/>
            </w:sdtPr>
            <w:sdtContent>
              <w:del w:author="Nivesh" w:id="19" w:date="2026-09-25T10:03:37Z"/>
              <w:sdt>
                <w:sdtPr>
                  <w:id w:val="213243375"/>
                  <w:tag w:val="goog_rdk_5370"/>
                </w:sdtPr>
                <w:sdtContent>
                  <w:del w:author="Nivesh" w:id="19" w:date="2026-09-25T10:03:37Z">
                    <w:r w:rsidDel="00000000" w:rsidR="00000000" w:rsidRPr="00000000">
                      <w:rPr>
                        <w:rtl w:val="0"/>
                      </w:rPr>
                    </w:r>
                  </w:del>
                </w:sdtContent>
              </w:sdt>
              <w:del w:author="Nivesh" w:id="19" w:date="2026-09-25T10:03:37Z"/>
            </w:sdtContent>
          </w:sdt>
        </w:p>
      </w:sdtContent>
    </w:sdt>
    <w:sdt>
      <w:sdtPr>
        <w:id w:val="-1387594312"/>
        <w:tag w:val="goog_rdk_5374"/>
      </w:sdtPr>
      <w:sdtContent>
        <w:p w:rsidR="00000000" w:rsidDel="00000000" w:rsidP="00000000" w:rsidRDefault="00000000" w:rsidRPr="00000000" w14:paraId="000004C3">
          <w:pPr>
            <w:numPr>
              <w:ilvl w:val="1"/>
              <w:numId w:val="8"/>
            </w:numPr>
            <w:spacing w:after="0" w:before="280" w:line="240" w:lineRule="auto"/>
            <w:ind w:left="1440" w:hanging="360"/>
            <w:rPr>
              <w:del w:author="Nivesh" w:id="19" w:date="2026-09-25T10:03:37Z"/>
              <w:rFonts w:ascii="Cambria" w:cs="Cambria" w:eastAsia="Cambria" w:hAnsi="Cambria"/>
              <w:color w:val="000000"/>
              <w:sz w:val="22"/>
              <w:szCs w:val="22"/>
            </w:rPr>
          </w:pPr>
          <w:sdt>
            <w:sdtPr>
              <w:id w:val="1684884510"/>
              <w:tag w:val="goog_rdk_5372"/>
            </w:sdtPr>
            <w:sdtContent>
              <w:del w:author="Nivesh" w:id="19" w:date="2026-09-25T10:03:37Z"/>
              <w:sdt>
                <w:sdtPr>
                  <w:id w:val="-27301444"/>
                  <w:tag w:val="goog_rdk_5373"/>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Responsive design</w:delText>
                    </w:r>
                  </w:del>
                </w:sdtContent>
              </w:sdt>
              <w:del w:author="Nivesh" w:id="19" w:date="2026-09-25T10:03:37Z"/>
            </w:sdtContent>
          </w:sdt>
        </w:p>
      </w:sdtContent>
    </w:sdt>
    <w:sdt>
      <w:sdtPr>
        <w:id w:val="761491085"/>
        <w:tag w:val="goog_rdk_5377"/>
      </w:sdtPr>
      <w:sdtContent>
        <w:p w:rsidR="00000000" w:rsidDel="00000000" w:rsidP="00000000" w:rsidRDefault="00000000" w:rsidRPr="00000000" w14:paraId="000004C4">
          <w:pPr>
            <w:numPr>
              <w:ilvl w:val="1"/>
              <w:numId w:val="8"/>
            </w:numPr>
            <w:spacing w:after="280" w:before="0" w:line="240" w:lineRule="auto"/>
            <w:ind w:left="1440" w:hanging="360"/>
            <w:rPr>
              <w:del w:author="Nivesh" w:id="19" w:date="2026-09-25T10:03:37Z"/>
              <w:rFonts w:ascii="Cambria" w:cs="Cambria" w:eastAsia="Cambria" w:hAnsi="Cambria"/>
              <w:color w:val="000000"/>
              <w:sz w:val="22"/>
              <w:szCs w:val="22"/>
            </w:rPr>
          </w:pPr>
          <w:sdt>
            <w:sdtPr>
              <w:id w:val="-724410168"/>
              <w:tag w:val="goog_rdk_5375"/>
            </w:sdtPr>
            <w:sdtContent>
              <w:del w:author="Nivesh" w:id="19" w:date="2026-09-25T10:03:37Z"/>
              <w:sdt>
                <w:sdtPr>
                  <w:id w:val="-1981418068"/>
                  <w:tag w:val="goog_rdk_537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Styled buttons, input areas, and result container</w:delText>
                    </w:r>
                  </w:del>
                </w:sdtContent>
              </w:sdt>
              <w:del w:author="Nivesh" w:id="19" w:date="2026-09-25T10:03:37Z"/>
            </w:sdtContent>
          </w:sdt>
        </w:p>
      </w:sdtContent>
    </w:sdt>
    <w:sdt>
      <w:sdtPr>
        <w:id w:val="1886009266"/>
        <w:tag w:val="goog_rdk_5380"/>
      </w:sdtPr>
      <w:sdtContent>
        <w:p w:rsidR="00000000" w:rsidDel="00000000" w:rsidP="00000000" w:rsidRDefault="00000000" w:rsidRPr="00000000" w14:paraId="000004C5">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588175296"/>
              <w:tag w:val="goog_rdk_5378"/>
            </w:sdtPr>
            <w:sdtContent>
              <w:del w:author="Nivesh" w:id="19" w:date="2026-09-25T10:03:37Z">
                <w:r w:rsidDel="00000000" w:rsidR="00000000" w:rsidRPr="00000000">
                  <w:rPr>
                    <w:rPrChange w:author="Nivesh" w:id="42" w:date="2026-09-25T10:03:37Z">
                      <w:rPr>
                        <w:rFonts w:ascii="Cambria" w:cs="Cambria" w:eastAsia="Cambria" w:hAnsi="Cambria"/>
                        <w:color w:val="000000"/>
                      </w:rPr>
                    </w:rPrChange>
                  </w:rPr>
                  <w:drawing>
                    <wp:inline distB="0" distT="0" distL="0" distR="0">
                      <wp:extent cx="5731510" cy="4605020"/>
                      <wp:effectExtent b="0" l="0" r="0" t="0"/>
                      <wp:docPr id="2126916964"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5731510" cy="4605020"/>
                              </a:xfrm>
                              <a:prstGeom prst="rect"/>
                              <a:ln/>
                            </pic:spPr>
                          </pic:pic>
                        </a:graphicData>
                      </a:graphic>
                    </wp:inline>
                  </w:drawing>
                </w:r>
              </w:del>
              <w:sdt>
                <w:sdtPr>
                  <w:id w:val="-423594277"/>
                  <w:tag w:val="goog_rdk_5379"/>
                </w:sdtPr>
                <w:sdtContent>
                  <w:del w:author="Nivesh" w:id="19" w:date="2026-09-25T10:03:37Z">
                    <w:r w:rsidDel="00000000" w:rsidR="00000000" w:rsidRPr="00000000">
                      <w:rPr>
                        <w:rtl w:val="0"/>
                      </w:rPr>
                    </w:r>
                  </w:del>
                </w:sdtContent>
              </w:sdt>
              <w:del w:author="Nivesh" w:id="19" w:date="2026-09-25T10:03:37Z"/>
            </w:sdtContent>
          </w:sdt>
        </w:p>
      </w:sdtContent>
    </w:sdt>
    <w:sdt>
      <w:sdtPr>
        <w:id w:val="1823170513"/>
        <w:tag w:val="goog_rdk_5389"/>
      </w:sdtPr>
      <w:sdtContent>
        <w:p w:rsidR="00000000" w:rsidDel="00000000" w:rsidP="00000000" w:rsidRDefault="00000000" w:rsidRPr="00000000" w14:paraId="000004C6">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2005414143"/>
              <w:tag w:val="goog_rdk_5381"/>
            </w:sdtPr>
            <w:sdtContent>
              <w:del w:author="Nivesh" w:id="19" w:date="2026-09-25T10:03:37Z"/>
              <w:sdt>
                <w:sdtPr>
                  <w:id w:val="383782450"/>
                  <w:tag w:val="goog_rdk_538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Showing Frontend </w:delText>
                    </w:r>
                  </w:del>
                </w:sdtContent>
              </w:sdt>
              <w:del w:author="Nivesh" w:id="19" w:date="2026-09-25T10:03:37Z"/>
            </w:sdtContent>
          </w:sdt>
          <w:sdt>
            <w:sdtPr>
              <w:id w:val="133660157"/>
              <w:tag w:val="goog_rdk_5383"/>
            </w:sdtPr>
            <w:sdtContent>
              <w:ins w:author="Srimathi" w:id="156" w:date="2026-09-24T13:58:08Z">
                <w:sdt>
                  <w:sdtPr>
                    <w:id w:val="-1126610861"/>
                    <w:tag w:val="goog_rdk_5384"/>
                  </w:sdtPr>
                  <w:sdtContent>
                    <w:del w:author="Nivesh" w:id="19" w:date="2026-09-25T10:03:37Z"/>
                  </w:sdtContent>
                </w:sdt>
              </w:ins>
              <w:sdt>
                <w:sdtPr>
                  <w:id w:val="-463238000"/>
                  <w:tag w:val="goog_rdk_5385"/>
                </w:sdtPr>
                <w:sdtContent>
                  <w:ins w:author="Srimathi" w:id="156" w:date="2026-09-24T13:58:08Z">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Integration</w:delText>
                      </w:r>
                    </w:del>
                  </w:ins>
                </w:sdtContent>
              </w:sdt>
              <w:ins w:author="Srimathi" w:id="156" w:date="2026-09-24T13:58:08Z">
                <w:del w:author="Nivesh" w:id="19" w:date="2026-09-25T10:03:37Z"/>
              </w:ins>
            </w:sdtContent>
          </w:sdt>
          <w:sdt>
            <w:sdtPr>
              <w:id w:val="1035827569"/>
              <w:tag w:val="goog_rdk_5386"/>
            </w:sdtPr>
            <w:sdtContent>
              <w:del w:author="Nivesh" w:id="19" w:date="2026-09-25T10:03:37Z"/>
              <w:sdt>
                <w:sdtPr>
                  <w:id w:val="1541523922"/>
                  <w:tag w:val="goog_rdk_5387"/>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Intergration</w:delText>
                    </w:r>
                  </w:del>
                </w:sdtContent>
              </w:sdt>
              <w:del w:author="Nivesh" w:id="19" w:date="2026-09-25T10:03:37Z">
                <w:sdt>
                  <w:sdtPr>
                    <w:id w:val="2025429174"/>
                    <w:tag w:val="goog_rdk_5388"/>
                  </w:sdtPr>
                  <w:sdtContent>
                    <w:r w:rsidDel="00000000" w:rsidR="00000000" w:rsidRPr="00000000">
                      <w:rPr>
                        <w:rtl w:val="0"/>
                      </w:rPr>
                    </w:r>
                  </w:sdtContent>
                </w:sdt>
              </w:del>
            </w:sdtContent>
          </w:sdt>
        </w:p>
      </w:sdtContent>
    </w:sdt>
    <w:sdt>
      <w:sdtPr>
        <w:id w:val="-963410152"/>
        <w:tag w:val="goog_rdk_5394"/>
      </w:sdtPr>
      <w:sdtContent>
        <w:p w:rsidR="00000000" w:rsidDel="00000000" w:rsidP="00000000" w:rsidRDefault="00000000" w:rsidRPr="00000000" w14:paraId="000004C7">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2128211712"/>
              <w:tag w:val="goog_rdk_5390"/>
            </w:sdtPr>
            <w:sdtContent>
              <w:del w:author="Nivesh" w:id="19" w:date="2026-09-25T10:03:37Z"/>
              <w:sdt>
                <w:sdtPr>
                  <w:id w:val="-1832936247"/>
                  <w:tag w:val="goog_rdk_5391"/>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Activity 3.2: </w:delText>
                    </w:r>
                  </w:del>
                </w:sdtContent>
              </w:sdt>
              <w:del w:author="Nivesh" w:id="19" w:date="2026-09-25T10:03:37Z">
                <w:sdt>
                  <w:sdtPr>
                    <w:id w:val="-538808581"/>
                    <w:tag w:val="goog_rdk_5392"/>
                  </w:sdtPr>
                  <w:sdtContent>
                    <w:r w:rsidDel="00000000" w:rsidR="00000000" w:rsidRPr="00000000">
                      <w:rPr>
                        <w:rtl w:val="0"/>
                        <w:rPrChange w:author="Nivesh" w:id="42" w:date="2026-09-25T10:03:37Z">
                          <w:rPr>
                            <w:rFonts w:ascii="Cambria" w:cs="Cambria" w:eastAsia="Cambria" w:hAnsi="Cambria"/>
                            <w:color w:val="000000"/>
                          </w:rPr>
                        </w:rPrChange>
                      </w:rPr>
                      <w:delText xml:space="preserve">Live Integration</w:delText>
                    </w:r>
                  </w:sdtContent>
                </w:sdt>
                <w:sdt>
                  <w:sdtPr>
                    <w:id w:val="1513581368"/>
                    <w:tag w:val="goog_rdk_5393"/>
                  </w:sdtPr>
                  <w:sdtContent>
                    <w:r w:rsidDel="00000000" w:rsidR="00000000" w:rsidRPr="00000000">
                      <w:rPr>
                        <w:rtl w:val="0"/>
                      </w:rPr>
                    </w:r>
                  </w:sdtContent>
                </w:sdt>
              </w:del>
            </w:sdtContent>
          </w:sdt>
        </w:p>
      </w:sdtContent>
    </w:sdt>
    <w:sdt>
      <w:sdtPr>
        <w:id w:val="1743739463"/>
        <w:tag w:val="goog_rdk_5397"/>
      </w:sdtPr>
      <w:sdtContent>
        <w:p w:rsidR="00000000" w:rsidDel="00000000" w:rsidP="00000000" w:rsidRDefault="00000000" w:rsidRPr="00000000" w14:paraId="000004C8">
          <w:pPr>
            <w:numPr>
              <w:ilvl w:val="0"/>
              <w:numId w:val="21"/>
            </w:numPr>
            <w:spacing w:after="0" w:before="280" w:line="240" w:lineRule="auto"/>
            <w:ind w:left="720" w:hanging="360"/>
            <w:rPr>
              <w:del w:author="Nivesh" w:id="19" w:date="2026-09-25T10:03:37Z"/>
              <w:rFonts w:ascii="Cambria" w:cs="Cambria" w:eastAsia="Cambria" w:hAnsi="Cambria"/>
              <w:color w:val="000000"/>
              <w:sz w:val="22"/>
              <w:szCs w:val="22"/>
            </w:rPr>
          </w:pPr>
          <w:sdt>
            <w:sdtPr>
              <w:id w:val="929845529"/>
              <w:tag w:val="goog_rdk_5395"/>
            </w:sdtPr>
            <w:sdtContent>
              <w:del w:author="Nivesh" w:id="19" w:date="2026-09-25T10:03:37Z"/>
              <w:sdt>
                <w:sdtPr>
                  <w:id w:val="-1448857021"/>
                  <w:tag w:val="goog_rdk_539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Form submission sends POST request to FastAPI backend</w:delText>
                    </w:r>
                  </w:del>
                </w:sdtContent>
              </w:sdt>
              <w:del w:author="Nivesh" w:id="19" w:date="2026-09-25T10:03:37Z"/>
            </w:sdtContent>
          </w:sdt>
        </w:p>
      </w:sdtContent>
    </w:sdt>
    <w:sdt>
      <w:sdtPr>
        <w:id w:val="1803340932"/>
        <w:tag w:val="goog_rdk_5400"/>
      </w:sdtPr>
      <w:sdtContent>
        <w:p w:rsidR="00000000" w:rsidDel="00000000" w:rsidP="00000000" w:rsidRDefault="00000000" w:rsidRPr="00000000" w14:paraId="000004C9">
          <w:pPr>
            <w:numPr>
              <w:ilvl w:val="0"/>
              <w:numId w:val="21"/>
            </w:numPr>
            <w:spacing w:after="280" w:before="0" w:line="240" w:lineRule="auto"/>
            <w:ind w:left="720" w:hanging="360"/>
            <w:rPr>
              <w:del w:author="Nivesh" w:id="19" w:date="2026-09-25T10:03:37Z"/>
              <w:rFonts w:ascii="Cambria" w:cs="Cambria" w:eastAsia="Cambria" w:hAnsi="Cambria"/>
              <w:color w:val="000000"/>
              <w:sz w:val="22"/>
              <w:szCs w:val="22"/>
            </w:rPr>
          </w:pPr>
          <w:sdt>
            <w:sdtPr>
              <w:id w:val="632377586"/>
              <w:tag w:val="goog_rdk_5398"/>
            </w:sdtPr>
            <w:sdtContent>
              <w:del w:author="Nivesh" w:id="19" w:date="2026-09-25T10:03:37Z"/>
              <w:sdt>
                <w:sdtPr>
                  <w:id w:val="1053160762"/>
                  <w:tag w:val="goog_rdk_5399"/>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Result appears below input box in real-time</w:delText>
                    </w:r>
                  </w:del>
                </w:sdtContent>
              </w:sdt>
              <w:del w:author="Nivesh" w:id="19" w:date="2026-09-25T10:03:37Z"/>
            </w:sdtContent>
          </w:sdt>
        </w:p>
      </w:sdtContent>
    </w:sdt>
    <w:sdt>
      <w:sdtPr>
        <w:id w:val="-1751320072"/>
        <w:tag w:val="goog_rdk_5403"/>
      </w:sdtPr>
      <w:sdtContent>
        <w:p w:rsidR="00000000" w:rsidDel="00000000" w:rsidP="00000000" w:rsidRDefault="00000000" w:rsidRPr="00000000" w14:paraId="000004CA">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1256619243"/>
              <w:tag w:val="goog_rdk_5401"/>
            </w:sdtPr>
            <w:sdtContent>
              <w:del w:author="Nivesh" w:id="19" w:date="2026-09-25T10:03:37Z"/>
              <w:sdt>
                <w:sdtPr>
                  <w:id w:val="-1714674471"/>
                  <w:tag w:val="goog_rdk_5402"/>
                </w:sdtPr>
                <w:sdtContent>
                  <w:del w:author="Nivesh" w:id="19" w:date="2026-09-25T10:03:37Z">
                    <w:r w:rsidDel="00000000" w:rsidR="00000000" w:rsidRPr="00000000">
                      <w:rPr>
                        <w:rtl w:val="0"/>
                      </w:rPr>
                    </w:r>
                  </w:del>
                </w:sdtContent>
              </w:sdt>
              <w:del w:author="Nivesh" w:id="19" w:date="2026-09-25T10:03:37Z"/>
            </w:sdtContent>
          </w:sdt>
        </w:p>
      </w:sdtContent>
    </w:sdt>
    <w:sdt>
      <w:sdtPr>
        <w:id w:val="579069462"/>
        <w:tag w:val="goog_rdk_5406"/>
      </w:sdtPr>
      <w:sdtContent>
        <w:p w:rsidR="00000000" w:rsidDel="00000000" w:rsidP="00000000" w:rsidRDefault="00000000" w:rsidRPr="00000000" w14:paraId="000004CB">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686989838"/>
              <w:tag w:val="goog_rdk_5404"/>
            </w:sdtPr>
            <w:sdtContent>
              <w:del w:author="Nivesh" w:id="19" w:date="2026-09-25T10:03:37Z"/>
              <w:sdt>
                <w:sdtPr>
                  <w:id w:val="1572978805"/>
                  <w:tag w:val="goog_rdk_5405"/>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MILESTONE 4: Deployment</w:delText>
                    </w:r>
                  </w:del>
                </w:sdtContent>
              </w:sdt>
              <w:del w:author="Nivesh" w:id="19" w:date="2026-09-25T10:03:37Z"/>
            </w:sdtContent>
          </w:sdt>
        </w:p>
      </w:sdtContent>
    </w:sdt>
    <w:sdt>
      <w:sdtPr>
        <w:id w:val="-1266498384"/>
        <w:tag w:val="goog_rdk_5411"/>
      </w:sdtPr>
      <w:sdtContent>
        <w:p w:rsidR="00000000" w:rsidDel="00000000" w:rsidP="00000000" w:rsidRDefault="00000000" w:rsidRPr="00000000" w14:paraId="000004C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del w:author="Nivesh" w:id="19" w:date="2026-09-25T10:03:37Z"/>
              <w:rFonts w:ascii="Cambria" w:cs="Cambria" w:eastAsia="Cambria" w:hAnsi="Cambria"/>
              <w:b w:val="1"/>
              <w:bCs w:val="1"/>
              <w:i w:val="0"/>
              <w:iCs w:val="0"/>
              <w:smallCaps w:val="0"/>
              <w:strike w:val="0"/>
              <w:color w:val="000000"/>
              <w:sz w:val="24"/>
              <w:szCs w:val="24"/>
              <w:u w:val="none"/>
              <w:shd w:fill="auto" w:val="clear"/>
              <w:vertAlign w:val="baseline"/>
            </w:rPr>
          </w:pPr>
          <w:sdt>
            <w:sdtPr>
              <w:id w:val="-3157211"/>
              <w:tag w:val="goog_rdk_5407"/>
            </w:sdtPr>
            <w:sdtContent>
              <w:del w:author="Nivesh" w:id="19" w:date="2026-09-25T10:03:37Z"/>
              <w:sdt>
                <w:sdtPr>
                  <w:id w:val="-204571222"/>
                  <w:tag w:val="goog_rdk_5408"/>
                </w:sdtPr>
                <w:sdtContent>
                  <w:del w:author="Nivesh" w:id="19" w:date="2026-09-25T10:03:37Z">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Activity 4.1: </w:delText>
                    </w:r>
                  </w:del>
                </w:sdtContent>
              </w:sdt>
              <w:del w:author="Nivesh" w:id="19" w:date="2026-09-25T10:03:37Z">
                <w:sdt>
                  <w:sdtPr>
                    <w:id w:val="-1658481941"/>
                    <w:tag w:val="goog_rdk_5409"/>
                  </w:sdtPr>
                  <w:sdtContent>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Run Locally</w:delText>
                    </w:r>
                  </w:sdtContent>
                </w:sdt>
                <w:sdt>
                  <w:sdtPr>
                    <w:id w:val="-2041458700"/>
                    <w:tag w:val="goog_rdk_5410"/>
                  </w:sdtPr>
                  <w:sdtContent>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w:delText>
                    </w:r>
                  </w:sdtContent>
                </w:sdt>
              </w:del>
            </w:sdtContent>
          </w:sdt>
        </w:p>
      </w:sdtContent>
    </w:sdt>
    <w:sdt>
      <w:sdtPr>
        <w:id w:val="1550163468"/>
        <w:tag w:val="goog_rdk_5422"/>
      </w:sdtPr>
      <w:sdtContent>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2"/>
                  <w:szCs w:val="22"/>
                  <w:u w:val="none"/>
                  <w:shd w:fill="auto" w:val="clear"/>
                  <w:vertAlign w:val="baseline"/>
                </w:rPr>
              </w:rPrChange>
            </w:rPr>
          </w:pPr>
          <w:sdt>
            <w:sdtPr>
              <w:id w:val="1262152093"/>
              <w:tag w:val="goog_rdk_5412"/>
            </w:sdtPr>
            <w:sdtContent>
              <w:del w:author="Nivesh" w:id="19" w:date="2026-09-25T10:03:37Z"/>
              <w:sdt>
                <w:sdtPr>
                  <w:id w:val="-15445101"/>
                  <w:tag w:val="goog_rdk_5413"/>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Run locally with</w:delText>
                    </w:r>
                  </w:del>
                </w:sdtContent>
              </w:sdt>
              <w:del w:author="Nivesh" w:id="19" w:date="2026-09-25T10:03:37Z">
                <w:sdt>
                  <w:sdtPr>
                    <w:id w:val="-1843309220"/>
                    <w:tag w:val="goog_rdk_5414"/>
                  </w:sdtPr>
                  <w:sdtContent>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2"/>
                            <w:szCs w:val="22"/>
                            <w:u w:val="none"/>
                            <w:shd w:fill="auto" w:val="clear"/>
                            <w:vertAlign w:val="baseline"/>
                          </w:rPr>
                        </w:rPrChange>
                      </w:rPr>
                      <w:delText xml:space="preserve"> </w:delText>
                    </w:r>
                  </w:sdtContent>
                </w:sdt>
              </w:del>
            </w:sdtContent>
          </w:sdt>
          <w:sdt>
            <w:sdtPr>
              <w:id w:val="532183434"/>
              <w:tag w:val="goog_rdk_5415"/>
            </w:sdtPr>
            <w:sdtContent>
              <w:ins w:author="Srimathi" w:id="157" w:date="2026-09-24T13:58:08Z">
                <w:sdt>
                  <w:sdtPr>
                    <w:id w:val="1242688680"/>
                    <w:tag w:val="goog_rdk_5416"/>
                  </w:sdtPr>
                  <w:sdtContent>
                    <w:del w:author="Nivesh" w:id="19" w:date="2026-09-25T10:03:37Z"/>
                  </w:sdtContent>
                </w:sdt>
              </w:ins>
              <w:sdt>
                <w:sdtPr>
                  <w:id w:val="-103195480"/>
                  <w:tag w:val="goog_rdk_5417"/>
                </w:sdtPr>
                <w:sdtContent>
                  <w:ins w:author="Srimathi" w:id="157" w:date="2026-09-24T13:58:08Z">
                    <w:del w:author="Nivesh" w:id="19" w:date="2026-09-25T10:03:37Z">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2"/>
                              <w:szCs w:val="22"/>
                              <w:u w:val="none"/>
                              <w:shd w:fill="auto" w:val="clear"/>
                              <w:vertAlign w:val="baseline"/>
                            </w:rPr>
                          </w:rPrChange>
                        </w:rPr>
                        <w:delText xml:space="preserve">unicorn</w:delText>
                      </w:r>
                    </w:del>
                  </w:ins>
                </w:sdtContent>
              </w:sdt>
              <w:ins w:author="Srimathi" w:id="157" w:date="2026-09-24T13:58:08Z">
                <w:del w:author="Nivesh" w:id="19" w:date="2026-09-25T10:03:37Z"/>
              </w:ins>
            </w:sdtContent>
          </w:sdt>
          <w:sdt>
            <w:sdtPr>
              <w:id w:val="1470382207"/>
              <w:tag w:val="goog_rdk_5418"/>
            </w:sdtPr>
            <w:sdtContent>
              <w:del w:author="Nivesh" w:id="19" w:date="2026-09-25T10:03:37Z"/>
              <w:sdt>
                <w:sdtPr>
                  <w:id w:val="1926404259"/>
                  <w:tag w:val="goog_rdk_5419"/>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uvicorn</w:delText>
                    </w:r>
                  </w:del>
                </w:sdtContent>
              </w:sdt>
              <w:del w:author="Nivesh" w:id="19" w:date="2026-09-25T10:03:37Z">
                <w:sdt>
                  <w:sdtPr>
                    <w:id w:val="533865234"/>
                    <w:tag w:val="goog_rdk_5420"/>
                  </w:sdtPr>
                  <w:sdtContent>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main:app --reload</w:delText>
                    </w:r>
                  </w:sdtContent>
                </w:sdt>
                <w:sdt>
                  <w:sdtPr>
                    <w:id w:val="-1220679546"/>
                    <w:tag w:val="goog_rdk_5421"/>
                  </w:sdtPr>
                  <w:sdtContent>
                    <w:r w:rsidDel="00000000" w:rsidR="00000000" w:rsidRPr="00000000">
                      <w:rPr>
                        <w:rtl w:val="0"/>
                      </w:rPr>
                    </w:r>
                  </w:sdtContent>
                </w:sdt>
              </w:del>
            </w:sdtContent>
          </w:sdt>
        </w:p>
      </w:sdtContent>
    </w:sdt>
    <w:sdt>
      <w:sdtPr>
        <w:id w:val="1315970033"/>
        <w:tag w:val="goog_rdk_5427"/>
      </w:sdtPr>
      <w:sdtContent>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897600112"/>
              <w:tag w:val="goog_rdk_5423"/>
            </w:sdtPr>
            <w:sdtContent>
              <w:del w:author="Nivesh" w:id="19" w:date="2026-09-25T10:03:37Z"/>
              <w:sdt>
                <w:sdtPr>
                  <w:id w:val="-2027775348"/>
                  <w:tag w:val="goog_rdk_5424"/>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Navigate to: </w:delText>
                    </w:r>
                  </w:del>
                </w:sdtContent>
              </w:sdt>
              <w:del w:author="Nivesh" w:id="19" w:date="2026-09-25T10:03:37Z">
                <w:r w:rsidDel="00000000" w:rsidR="00000000" w:rsidRPr="00000000">
                  <w:fldChar w:fldCharType="begin"/>
                </w:r>
                <w:r w:rsidDel="00000000" w:rsidR="00000000" w:rsidRPr="00000000">
                  <w:delInstrText xml:space="preserve">HYPERLINK "http://127.0.0.1:8000"</w:delInstrText>
                </w:r>
                <w:r w:rsidDel="00000000" w:rsidR="00000000" w:rsidRPr="00000000">
                  <w:fldChar w:fldCharType="separate"/>
                </w:r>
                <w:sdt>
                  <w:sdtPr>
                    <w:id w:val="370986762"/>
                    <w:tag w:val="goog_rdk_5425"/>
                  </w:sdtPr>
                  <w:sdtContent>
                    <w:r w:rsidDel="00000000" w:rsidR="00000000" w:rsidRPr="00000000">
                      <w:rPr>
                        <w:rtl w:val="0"/>
                        <w:rPrChange w:author="Nivesh" w:id="42" w:date="2026-09-25T10:03:37Z">
                          <w:rPr>
                            <w:rFonts w:ascii="Cambria" w:cs="Cambria" w:eastAsia="Cambria" w:hAnsi="Cambria"/>
                            <w:b w:val="0"/>
                            <w:bCs w:val="0"/>
                            <w:i w:val="0"/>
                            <w:iCs w:val="0"/>
                            <w:smallCaps w:val="0"/>
                            <w:strike w:val="0"/>
                            <w:color w:val="0000ff"/>
                            <w:sz w:val="22"/>
                            <w:szCs w:val="22"/>
                            <w:u w:val="single"/>
                            <w:shd w:fill="auto" w:val="clear"/>
                            <w:vertAlign w:val="baseline"/>
                          </w:rPr>
                        </w:rPrChange>
                      </w:rPr>
                      <w:delText xml:space="preserve">http://127.0.0.1:8000</w:delText>
                    </w:r>
                  </w:sdtContent>
                </w:sdt>
                <w:r w:rsidDel="00000000" w:rsidR="00000000" w:rsidRPr="00000000">
                  <w:fldChar w:fldCharType="end"/>
                </w:r>
                <w:sdt>
                  <w:sdtPr>
                    <w:id w:val="-1550662968"/>
                    <w:tag w:val="goog_rdk_5426"/>
                  </w:sdtPr>
                  <w:sdtContent>
                    <w:r w:rsidDel="00000000" w:rsidR="00000000" w:rsidRPr="00000000">
                      <w:rPr>
                        <w:rtl w:val="0"/>
                      </w:rPr>
                    </w:r>
                  </w:sdtContent>
                </w:sdt>
              </w:del>
            </w:sdtContent>
          </w:sdt>
        </w:p>
      </w:sdtContent>
    </w:sdt>
    <w:sdt>
      <w:sdtPr>
        <w:id w:val="927956344"/>
        <w:tag w:val="goog_rdk_5435"/>
      </w:sdtPr>
      <w:sdtContent>
        <w:p w:rsidR="00000000" w:rsidDel="00000000" w:rsidP="00000000" w:rsidRDefault="00000000" w:rsidRPr="00000000" w14:paraId="000004CF">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1951135730"/>
              <w:tag w:val="goog_rdk_5430"/>
            </w:sdtPr>
            <w:sdtContent>
              <w:ins w:author="Sripriya" w:id="158" w:date="2026-09-24T05:06:29Z">
                <w:sdt>
                  <w:sdtPr>
                    <w:id w:val="2064994370"/>
                    <w:tag w:val="goog_rdk_5431"/>
                  </w:sdtPr>
                  <w:sdtContent>
                    <w:del w:author="Nivesh" w:id="19" w:date="2026-09-25T10:03:37Z">
                      <w:r w:rsidDel="00000000" w:rsidR="00000000" w:rsidRPr="00000000">
                        <w:fldChar w:fldCharType="begin"/>
                      </w:r>
                      <w:r w:rsidDel="00000000" w:rsidR="00000000" w:rsidRPr="00000000">
                        <w:delInstrText xml:space="preserve">HYPERLINK "http://127.0.0.1:8000/"</w:delInstrText>
                      </w:r>
                      <w:r w:rsidDel="00000000" w:rsidR="00000000" w:rsidRPr="00000000">
                        <w:fldChar w:fldCharType="separate"/>
                      </w:r>
                      <w:sdt>
                        <w:sdtPr>
                          <w:id w:val="1799351934"/>
                          <w:tag w:val="goog_rdk_5432"/>
                        </w:sdtPr>
                        <w:sdtContent>
                          <w:r w:rsidDel="00000000" w:rsidR="00000000" w:rsidRPr="00000000">
                            <w:rPr>
                              <w:rtl w:val="0"/>
                              <w:rPrChange w:author="Nivesh" w:id="42" w:date="2026-09-25T10:03:37Z">
                                <w:rPr>
                                  <w:rFonts w:ascii="Cambria" w:cs="Cambria" w:eastAsia="Cambria" w:hAnsi="Cambria"/>
                                  <w:color w:val="1155cc"/>
                                  <w:u w:val="single"/>
                                </w:rPr>
                              </w:rPrChange>
                            </w:rPr>
                            <w:delText xml:space="preserve">http://127.0.0.1:8000</w:delText>
                          </w:r>
                        </w:sdtContent>
                      </w:sdt>
                      <w:r w:rsidDel="00000000" w:rsidR="00000000" w:rsidRPr="00000000">
                        <w:fldChar w:fldCharType="end"/>
                      </w:r>
                    </w:del>
                  </w:sdtContent>
                </w:sdt>
              </w:ins>
            </w:sdtContent>
          </w:sdt>
          <w:sdt>
            <w:sdtPr>
              <w:id w:val="-1953035947"/>
              <w:tag w:val="goog_rdk_5433"/>
            </w:sdtPr>
            <w:sdtContent>
              <w:del w:author="Nivesh" w:id="19" w:date="2026-09-25T10:03:37Z">
                <w:r w:rsidDel="00000000" w:rsidR="00000000" w:rsidRPr="00000000">
                  <w:rPr>
                    <w:rPrChange w:author="Nivesh" w:id="42" w:date="2026-09-25T10:03:37Z">
                      <w:rPr>
                        <w:rFonts w:ascii="Cambria" w:cs="Cambria" w:eastAsia="Cambria" w:hAnsi="Cambria"/>
                        <w:color w:val="000000"/>
                      </w:rPr>
                    </w:rPrChange>
                  </w:rPr>
                  <w:drawing>
                    <wp:inline distB="0" distT="0" distL="0" distR="0">
                      <wp:extent cx="5731510" cy="1433195"/>
                      <wp:effectExtent b="0" l="0" r="0" t="0"/>
                      <wp:docPr id="2126916956"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731510" cy="1433195"/>
                              </a:xfrm>
                              <a:prstGeom prst="rect"/>
                              <a:ln/>
                            </pic:spPr>
                          </pic:pic>
                        </a:graphicData>
                      </a:graphic>
                    </wp:inline>
                  </w:drawing>
                </w:r>
              </w:del>
              <w:sdt>
                <w:sdtPr>
                  <w:id w:val="-163144466"/>
                  <w:tag w:val="goog_rdk_5434"/>
                </w:sdtPr>
                <w:sdtContent>
                  <w:del w:author="Nivesh" w:id="19" w:date="2026-09-25T10:03:37Z">
                    <w:r w:rsidDel="00000000" w:rsidR="00000000" w:rsidRPr="00000000">
                      <w:rPr>
                        <w:rtl w:val="0"/>
                      </w:rPr>
                    </w:r>
                  </w:del>
                </w:sdtContent>
              </w:sdt>
              <w:del w:author="Nivesh" w:id="19" w:date="2026-09-25T10:03:37Z"/>
            </w:sdtContent>
          </w:sdt>
        </w:p>
      </w:sdtContent>
    </w:sdt>
    <w:sdt>
      <w:sdtPr>
        <w:id w:val="-1435873333"/>
        <w:tag w:val="goog_rdk_5438"/>
      </w:sdtPr>
      <w:sdtContent>
        <w:p w:rsidR="00000000" w:rsidDel="00000000" w:rsidP="00000000" w:rsidRDefault="00000000" w:rsidRPr="00000000" w14:paraId="000004D0">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795901763"/>
              <w:tag w:val="goog_rdk_5436"/>
            </w:sdtPr>
            <w:sdtContent>
              <w:del w:author="Nivesh" w:id="19" w:date="2026-09-25T10:03:37Z"/>
              <w:sdt>
                <w:sdtPr>
                  <w:id w:val="-78834215"/>
                  <w:tag w:val="goog_rdk_5437"/>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Showing the Application can be accessed</w:delText>
                    </w:r>
                  </w:del>
                </w:sdtContent>
              </w:sdt>
              <w:del w:author="Nivesh" w:id="19" w:date="2026-09-25T10:03:37Z"/>
            </w:sdtContent>
          </w:sdt>
        </w:p>
      </w:sdtContent>
    </w:sdt>
    <w:sdt>
      <w:sdtPr>
        <w:id w:val="1398512500"/>
        <w:tag w:val="goog_rdk_5443"/>
      </w:sdtPr>
      <w:sdtContent>
        <w:p w:rsidR="00000000" w:rsidDel="00000000" w:rsidP="00000000" w:rsidRDefault="00000000" w:rsidRPr="00000000" w14:paraId="000004D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del w:author="Nivesh" w:id="19" w:date="2026-09-25T10:03:37Z"/>
              <w:rFonts w:ascii="Cambria" w:cs="Cambria" w:eastAsia="Cambria" w:hAnsi="Cambria"/>
              <w:b w:val="1"/>
              <w:bCs w:val="1"/>
              <w:i w:val="0"/>
              <w:iCs w:val="0"/>
              <w:smallCaps w:val="0"/>
              <w:strike w:val="0"/>
              <w:color w:val="000000"/>
              <w:sz w:val="24"/>
              <w:szCs w:val="24"/>
              <w:u w:val="none"/>
              <w:shd w:fill="auto" w:val="clear"/>
              <w:vertAlign w:val="baseline"/>
            </w:rPr>
          </w:pPr>
          <w:sdt>
            <w:sdtPr>
              <w:id w:val="-1280065465"/>
              <w:tag w:val="goog_rdk_5439"/>
            </w:sdtPr>
            <w:sdtContent>
              <w:del w:author="Nivesh" w:id="19" w:date="2026-09-25T10:03:37Z"/>
              <w:sdt>
                <w:sdtPr>
                  <w:id w:val="1390335660"/>
                  <w:tag w:val="goog_rdk_5440"/>
                </w:sdtPr>
                <w:sdtContent>
                  <w:del w:author="Nivesh" w:id="19" w:date="2026-09-25T10:03:37Z">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Activity 4.2: </w:delText>
                    </w:r>
                  </w:del>
                </w:sdtContent>
              </w:sdt>
              <w:del w:author="Nivesh" w:id="19" w:date="2026-09-25T10:03:37Z">
                <w:sdt>
                  <w:sdtPr>
                    <w:id w:val="-1239791665"/>
                    <w:tag w:val="goog_rdk_5441"/>
                  </w:sdtPr>
                  <w:sdtContent>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Functional Testing</w:delText>
                    </w:r>
                  </w:sdtContent>
                </w:sdt>
                <w:sdt>
                  <w:sdtPr>
                    <w:id w:val="-742272190"/>
                    <w:tag w:val="goog_rdk_5442"/>
                  </w:sdtPr>
                  <w:sdtContent>
                    <w:r w:rsidDel="00000000" w:rsidR="00000000" w:rsidRPr="00000000">
                      <w:rPr>
                        <w:rtl w:val="0"/>
                      </w:rPr>
                    </w:r>
                  </w:sdtContent>
                </w:sdt>
              </w:del>
            </w:sdtContent>
          </w:sdt>
        </w:p>
      </w:sdtContent>
    </w:sdt>
    <w:sdt>
      <w:sdtPr>
        <w:id w:val="1189430885"/>
        <w:tag w:val="goog_rdk_5446"/>
      </w:sdtPr>
      <w:sdtContent>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675750380"/>
              <w:tag w:val="goog_rdk_5444"/>
            </w:sdtPr>
            <w:sdtContent>
              <w:del w:author="Nivesh" w:id="19" w:date="2026-09-25T10:03:37Z"/>
              <w:sdt>
                <w:sdtPr>
                  <w:id w:val="191636057"/>
                  <w:tag w:val="goog_rdk_544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Ask a question</w:delText>
                      <w:br w:type="textWrapping"/>
                      <w:delText xml:space="preserve">Get an explanation</w:delText>
                      <w:br w:type="textWrapping"/>
                      <w:delText xml:space="preserve">Generate a quiz</w:delText>
                      <w:br w:type="textWrapping"/>
                      <w:delText xml:space="preserve">Summarize content</w:delText>
                      <w:br w:type="textWrapping"/>
                      <w:delText xml:space="preserve">Get a personalized learning plan</w:delText>
                    </w:r>
                  </w:del>
                </w:sdtContent>
              </w:sdt>
              <w:del w:author="Nivesh" w:id="19" w:date="2026-09-25T10:03:37Z"/>
            </w:sdtContent>
          </w:sdt>
        </w:p>
      </w:sdtContent>
    </w:sdt>
    <w:sdt>
      <w:sdtPr>
        <w:id w:val="1714359824"/>
        <w:tag w:val="goog_rdk_5449"/>
      </w:sdtPr>
      <w:sdtContent>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2067606998"/>
              <w:tag w:val="goog_rdk_5447"/>
            </w:sdtPr>
            <w:sdtContent>
              <w:del w:author="Nivesh" w:id="19" w:date="2026-09-25T10:03:37Z"/>
              <w:sdt>
                <w:sdtPr>
                  <w:id w:val="-1124775385"/>
                  <w:tag w:val="goog_rdk_5448"/>
                </w:sdtPr>
                <w:sdtContent>
                  <w:del w:author="Nivesh" w:id="19" w:date="2026-09-25T10:03:37Z">
                    <w:r w:rsidDel="00000000" w:rsidR="00000000" w:rsidRPr="00000000">
                      <w:rPr>
                        <w:rtl w:val="0"/>
                      </w:rPr>
                    </w:r>
                  </w:del>
                </w:sdtContent>
              </w:sdt>
              <w:del w:author="Nivesh" w:id="19" w:date="2026-09-25T10:03:37Z"/>
            </w:sdtContent>
          </w:sdt>
        </w:p>
      </w:sdtContent>
    </w:sdt>
    <w:sdt>
      <w:sdtPr>
        <w:id w:val="328465509"/>
        <w:tag w:val="goog_rdk_5452"/>
      </w:sdtPr>
      <w:sdtContent>
        <w:p w:rsidR="00000000" w:rsidDel="00000000" w:rsidP="00000000" w:rsidRDefault="00000000" w:rsidRPr="00000000" w14:paraId="000004D4">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2018019576"/>
              <w:tag w:val="goog_rdk_5450"/>
            </w:sdtPr>
            <w:sdtContent>
              <w:del w:author="Nivesh" w:id="19" w:date="2026-09-25T10:03:37Z"/>
              <w:sdt>
                <w:sdtPr>
                  <w:id w:val="1868751404"/>
                  <w:tag w:val="goog_rdk_5451"/>
                </w:sdtPr>
                <w:sdtContent>
                  <w:del w:author="Nivesh" w:id="19" w:date="2026-09-25T10:03:37Z">
                    <w:r w:rsidDel="00000000" w:rsidR="00000000" w:rsidRPr="00000000">
                      <w:rPr>
                        <w:rtl w:val="0"/>
                      </w:rPr>
                    </w:r>
                  </w:del>
                </w:sdtContent>
              </w:sdt>
              <w:del w:author="Nivesh" w:id="19" w:date="2026-09-25T10:03:37Z"/>
            </w:sdtContent>
          </w:sdt>
        </w:p>
      </w:sdtContent>
    </w:sdt>
    <w:sdt>
      <w:sdtPr>
        <w:id w:val="-856901185"/>
        <w:tag w:val="goog_rdk_5459"/>
      </w:sdtPr>
      <w:sdtContent>
        <w:p w:rsidR="00000000" w:rsidDel="00000000" w:rsidP="00000000" w:rsidRDefault="00000000" w:rsidRPr="00000000" w14:paraId="000004D5">
          <w:pPr>
            <w:spacing w:before="280" w:lineRule="auto"/>
            <w:rPr>
              <w:del w:author="Nivesh" w:id="19" w:date="2026-09-25T10:03:37Z"/>
              <w:rPrChange w:author="Nivesh" w:id="42" w:date="2026-09-25T10:03:37Z">
                <w:rPr>
                  <w:rFonts w:ascii="Cambria" w:cs="Cambria" w:eastAsia="Cambria" w:hAnsi="Cambria"/>
                  <w:b w:val="1"/>
                  <w:bCs w:val="1"/>
                  <w:color w:val="000000"/>
                  <w:sz w:val="27"/>
                  <w:szCs w:val="27"/>
                </w:rPr>
              </w:rPrChange>
            </w:rPr>
            <w:pPrChange w:author="Janani Cat" w:id="0" w:date="2026-09-24T09:52:44Z">
              <w:pPr>
                <w:spacing w:after="280" w:before="280" w:line="240" w:lineRule="auto"/>
              </w:pPr>
            </w:pPrChange>
          </w:pPr>
          <w:sdt>
            <w:sdtPr>
              <w:id w:val="1217966055"/>
              <w:tag w:val="goog_rdk_5455"/>
            </w:sdtPr>
            <w:sdtContent>
              <w:ins w:author="Janani Cat" w:id="159" w:date="2026-09-24T09:52:44Z">
                <w:sdt>
                  <w:sdtPr>
                    <w:id w:val="974044235"/>
                    <w:tag w:val="goog_rdk_5456"/>
                  </w:sdtPr>
                  <w:sdtContent>
                    <w:del w:author="Nivesh" w:id="19" w:date="2026-09-25T10:03:37Z">
                      <w:r w:rsidDel="00000000" w:rsidR="00000000" w:rsidRPr="00000000">
                        <w:rPr>
                          <w:rPrChange w:author="Nivesh" w:id="42" w:date="2026-09-25T10:03:37Z">
                            <w:rPr>
                              <w:rFonts w:ascii="Cambria" w:cs="Cambria" w:eastAsia="Cambria" w:hAnsi="Cambria"/>
                              <w:color w:val="000000"/>
                            </w:rPr>
                          </w:rPrChange>
                        </w:rPr>
                        <w:drawing>
                          <wp:inline distB="0" distT="0" distL="0" distR="0">
                            <wp:extent cx="4770000" cy="2489200"/>
                            <wp:effectExtent b="0" l="0" r="0" t="0"/>
                            <wp:docPr id="2126916915" name="image43.png"/>
                            <a:graphic>
                              <a:graphicData uri="http://schemas.openxmlformats.org/drawingml/2006/picture">
                                <pic:pic>
                                  <pic:nvPicPr>
                                    <pic:cNvPr id="0" name="image43.png"/>
                                    <pic:cNvPicPr preferRelativeResize="0"/>
                                  </pic:nvPicPr>
                                  <pic:blipFill>
                                    <a:blip r:embed="rId40"/>
                                    <a:srcRect b="-1592" l="47176" r="-47176" t="1592"/>
                                    <a:stretch>
                                      <a:fillRect/>
                                    </a:stretch>
                                  </pic:blipFill>
                                  <pic:spPr>
                                    <a:xfrm>
                                      <a:off x="0" y="0"/>
                                      <a:ext cx="4770000" cy="2489200"/>
                                    </a:xfrm>
                                    <a:prstGeom prst="rect"/>
                                    <a:ln/>
                                  </pic:spPr>
                                </pic:pic>
                              </a:graphicData>
                            </a:graphic>
                          </wp:inline>
                        </w:drawing>
                      </w:r>
                    </w:del>
                  </w:sdtContent>
                </w:sdt>
              </w:ins>
            </w:sdtContent>
          </w:sdt>
          <w:sdt>
            <w:sdtPr>
              <w:id w:val="1431804785"/>
              <w:tag w:val="goog_rdk_5457"/>
            </w:sdtPr>
            <w:sdtContent>
              <w:del w:author="Nivesh" w:id="19" w:date="2026-09-25T10:03:37Z">
                <w:r w:rsidDel="00000000" w:rsidR="00000000" w:rsidRPr="00000000">
                  <w:rPr>
                    <w:rPrChange w:author="Nivesh" w:id="42" w:date="2026-09-25T10:03:37Z">
                      <w:rPr/>
                    </w:rPrChange>
                  </w:rPr>
                  <w:drawing>
                    <wp:inline distB="0" distT="0" distL="0" distR="0">
                      <wp:extent cx="5731510" cy="2917825"/>
                      <wp:effectExtent b="0" l="0" r="0" t="0"/>
                      <wp:docPr id="2126916963"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5731510" cy="2917825"/>
                              </a:xfrm>
                              <a:prstGeom prst="rect"/>
                              <a:ln/>
                            </pic:spPr>
                          </pic:pic>
                        </a:graphicData>
                      </a:graphic>
                    </wp:inline>
                  </w:drawing>
                </w:r>
              </w:del>
              <w:sdt>
                <w:sdtPr>
                  <w:id w:val="1336354843"/>
                  <w:tag w:val="goog_rdk_5458"/>
                </w:sdtPr>
                <w:sdtContent>
                  <w:del w:author="Nivesh" w:id="19" w:date="2026-09-25T10:03:37Z">
                    <w:r w:rsidDel="00000000" w:rsidR="00000000" w:rsidRPr="00000000">
                      <w:rPr>
                        <w:rtl w:val="0"/>
                      </w:rPr>
                    </w:r>
                  </w:del>
                </w:sdtContent>
              </w:sdt>
              <w:del w:author="Nivesh" w:id="19" w:date="2026-09-25T10:03:37Z"/>
            </w:sdtContent>
          </w:sdt>
        </w:p>
      </w:sdtContent>
    </w:sdt>
    <w:sdt>
      <w:sdtPr>
        <w:id w:val="1716948424"/>
        <w:tag w:val="goog_rdk_5462"/>
      </w:sdtPr>
      <w:sdtContent>
        <w:p w:rsidR="00000000" w:rsidDel="00000000" w:rsidP="00000000" w:rsidRDefault="00000000" w:rsidRPr="00000000" w14:paraId="000004D6">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844522348"/>
              <w:tag w:val="goog_rdk_5460"/>
            </w:sdtPr>
            <w:sdtContent>
              <w:del w:author="Nivesh" w:id="19" w:date="2026-09-25T10:03:37Z"/>
              <w:sdt>
                <w:sdtPr>
                  <w:id w:val="496066729"/>
                  <w:tag w:val="goog_rdk_5461"/>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EDUGENIE</w:delText>
                    </w:r>
                  </w:del>
                </w:sdtContent>
              </w:sdt>
              <w:del w:author="Nivesh" w:id="19" w:date="2026-09-25T10:03:37Z"/>
            </w:sdtContent>
          </w:sdt>
        </w:p>
      </w:sdtContent>
    </w:sdt>
    <w:sdt>
      <w:sdtPr>
        <w:id w:val="-335036356"/>
        <w:tag w:val="goog_rdk_5465"/>
      </w:sdtPr>
      <w:sdtContent>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2073947919"/>
              <w:tag w:val="goog_rdk_5463"/>
            </w:sdtPr>
            <w:sdtContent>
              <w:del w:author="Nivesh" w:id="19" w:date="2026-09-25T10:03:37Z"/>
              <w:sdt>
                <w:sdtPr>
                  <w:id w:val="-2083620094"/>
                  <w:tag w:val="goog_rdk_5464"/>
                </w:sdtPr>
                <w:sdtContent>
                  <w:del w:author="Nivesh" w:id="19" w:date="2026-09-25T10:03:37Z">
                    <w:r w:rsidDel="00000000" w:rsidR="00000000" w:rsidRPr="00000000">
                      <w:rPr>
                        <w:rtl w:val="0"/>
                      </w:rPr>
                    </w:r>
                  </w:del>
                </w:sdtContent>
              </w:sdt>
              <w:del w:author="Nivesh" w:id="19" w:date="2026-09-25T10:03:37Z"/>
            </w:sdtContent>
          </w:sdt>
        </w:p>
      </w:sdtContent>
    </w:sdt>
    <w:sdt>
      <w:sdtPr>
        <w:id w:val="-221260968"/>
        <w:tag w:val="goog_rdk_5468"/>
      </w:sdtPr>
      <w:sdtContent>
        <w:p w:rsidR="00000000" w:rsidDel="00000000" w:rsidP="00000000" w:rsidRDefault="00000000" w:rsidRPr="00000000" w14:paraId="000004D8">
          <w:pPr>
            <w:spacing w:after="280" w:before="280" w:line="240" w:lineRule="auto"/>
            <w:rPr>
              <w:del w:author="Nivesh" w:id="19" w:date="2026-09-25T10:03:37Z"/>
              <w:rPrChange w:author="Nivesh" w:id="42" w:date="2026-09-25T10:03:37Z">
                <w:rPr>
                  <w:rFonts w:ascii="Cambria" w:cs="Cambria" w:eastAsia="Cambria" w:hAnsi="Cambria"/>
                  <w:b w:val="1"/>
                  <w:bCs w:val="1"/>
                  <w:color w:val="000000"/>
                  <w:sz w:val="27"/>
                  <w:szCs w:val="27"/>
                </w:rPr>
              </w:rPrChange>
            </w:rPr>
          </w:pPr>
          <w:sdt>
            <w:sdtPr>
              <w:id w:val="1417762368"/>
              <w:tag w:val="goog_rdk_5466"/>
            </w:sdtPr>
            <w:sdtContent>
              <w:del w:author="Nivesh" w:id="19" w:date="2026-09-25T10:03:37Z">
                <w:r w:rsidDel="00000000" w:rsidR="00000000" w:rsidRPr="00000000">
                  <w:rPr>
                    <w:rPrChange w:author="Nivesh" w:id="42" w:date="2026-09-25T10:03:37Z">
                      <w:rPr/>
                    </w:rPrChange>
                  </w:rPr>
                  <w:drawing>
                    <wp:inline distB="0" distT="0" distL="0" distR="0">
                      <wp:extent cx="5731510" cy="2917825"/>
                      <wp:effectExtent b="0" l="0" r="0" t="0"/>
                      <wp:docPr id="2126916965"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5731510" cy="2917825"/>
                              </a:xfrm>
                              <a:prstGeom prst="rect"/>
                              <a:ln/>
                            </pic:spPr>
                          </pic:pic>
                        </a:graphicData>
                      </a:graphic>
                    </wp:inline>
                  </w:drawing>
                </w:r>
              </w:del>
              <w:sdt>
                <w:sdtPr>
                  <w:id w:val="-369720912"/>
                  <w:tag w:val="goog_rdk_5467"/>
                </w:sdtPr>
                <w:sdtContent>
                  <w:del w:author="Nivesh" w:id="19" w:date="2026-09-25T10:03:37Z">
                    <w:r w:rsidDel="00000000" w:rsidR="00000000" w:rsidRPr="00000000">
                      <w:rPr>
                        <w:rtl w:val="0"/>
                      </w:rPr>
                    </w:r>
                  </w:del>
                </w:sdtContent>
              </w:sdt>
              <w:del w:author="Nivesh" w:id="19" w:date="2026-09-25T10:03:37Z"/>
            </w:sdtContent>
          </w:sdt>
        </w:p>
      </w:sdtContent>
    </w:sdt>
    <w:sdt>
      <w:sdtPr>
        <w:id w:val="1387701254"/>
        <w:tag w:val="goog_rdk_5471"/>
      </w:sdtPr>
      <w:sdtContent>
        <w:p w:rsidR="00000000" w:rsidDel="00000000" w:rsidP="00000000" w:rsidRDefault="00000000" w:rsidRPr="00000000" w14:paraId="000004D9">
          <w:pPr>
            <w:spacing w:after="280" w:before="280" w:line="240" w:lineRule="auto"/>
            <w:jc w:val="center"/>
            <w:rPr>
              <w:del w:author="Nivesh" w:id="19" w:date="2026-09-25T10:03:37Z"/>
              <w:rPrChange w:author="Nivesh" w:id="42" w:date="2026-09-25T10:03:37Z">
                <w:rPr>
                  <w:rFonts w:ascii="Cambria" w:cs="Cambria" w:eastAsia="Cambria" w:hAnsi="Cambria"/>
                  <w:b w:val="1"/>
                  <w:bCs w:val="1"/>
                  <w:color w:val="000000"/>
                  <w:sz w:val="22"/>
                  <w:szCs w:val="22"/>
                </w:rPr>
              </w:rPrChange>
            </w:rPr>
          </w:pPr>
          <w:sdt>
            <w:sdtPr>
              <w:id w:val="1277594823"/>
              <w:tag w:val="goog_rdk_5469"/>
            </w:sdtPr>
            <w:sdtContent>
              <w:del w:author="Nivesh" w:id="19" w:date="2026-09-25T10:03:37Z"/>
              <w:sdt>
                <w:sdtPr>
                  <w:id w:val="-876536055"/>
                  <w:tag w:val="goog_rdk_5470"/>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2"/>
                            <w:szCs w:val="22"/>
                          </w:rPr>
                        </w:rPrChange>
                      </w:rPr>
                      <w:delText xml:space="preserve">Fig. EDUGENIE</w:delText>
                    </w:r>
                  </w:del>
                </w:sdtContent>
              </w:sdt>
              <w:del w:author="Nivesh" w:id="19" w:date="2026-09-25T10:03:37Z"/>
            </w:sdtContent>
          </w:sdt>
        </w:p>
      </w:sdtContent>
    </w:sdt>
    <w:sdt>
      <w:sdtPr>
        <w:id w:val="-18999488"/>
        <w:tag w:val="goog_rdk_5474"/>
      </w:sdtPr>
      <w:sdtContent>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209582199"/>
              <w:tag w:val="goog_rdk_5472"/>
            </w:sdtPr>
            <w:sdtContent>
              <w:del w:author="Nivesh" w:id="19" w:date="2026-09-25T10:03:37Z"/>
              <w:sdt>
                <w:sdtPr>
                  <w:id w:val="-863935164"/>
                  <w:tag w:val="goog_rdk_5473"/>
                </w:sdtPr>
                <w:sdtContent>
                  <w:del w:author="Nivesh" w:id="19" w:date="2026-09-25T10:03:37Z">
                    <w:r w:rsidDel="00000000" w:rsidR="00000000" w:rsidRPr="00000000">
                      <w:rPr>
                        <w:rtl w:val="0"/>
                      </w:rPr>
                    </w:r>
                  </w:del>
                </w:sdtContent>
              </w:sdt>
              <w:del w:author="Nivesh" w:id="19" w:date="2026-09-25T10:03:37Z"/>
            </w:sdtContent>
          </w:sdt>
        </w:p>
      </w:sdtContent>
    </w:sdt>
    <w:sdt>
      <w:sdtPr>
        <w:id w:val="-1116005907"/>
        <w:tag w:val="goog_rdk_5477"/>
      </w:sdtPr>
      <w:sdtContent>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158383822"/>
              <w:tag w:val="goog_rdk_5475"/>
            </w:sdtPr>
            <w:sdtContent>
              <w:del w:author="Nivesh" w:id="19" w:date="2026-09-25T10:03:37Z"/>
              <w:sdt>
                <w:sdtPr>
                  <w:id w:val="1256449177"/>
                  <w:tag w:val="goog_rdk_5476"/>
                </w:sdtPr>
                <w:sdtContent>
                  <w:del w:author="Nivesh" w:id="19" w:date="2026-09-25T10:03:37Z">
                    <w:r w:rsidDel="00000000" w:rsidR="00000000" w:rsidRPr="00000000">
                      <w:rPr>
                        <w:rtl w:val="0"/>
                      </w:rPr>
                    </w:r>
                  </w:del>
                </w:sdtContent>
              </w:sdt>
              <w:del w:author="Nivesh" w:id="19" w:date="2026-09-25T10:03:37Z"/>
            </w:sdtContent>
          </w:sdt>
        </w:p>
      </w:sdtContent>
    </w:sdt>
    <w:sdt>
      <w:sdtPr>
        <w:id w:val="-847254102"/>
        <w:tag w:val="goog_rdk_5480"/>
      </w:sdtPr>
      <w:sdtContent>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137672543"/>
              <w:tag w:val="goog_rdk_5478"/>
            </w:sdtPr>
            <w:sdtContent>
              <w:del w:author="Nivesh" w:id="19" w:date="2026-09-25T10:03:37Z"/>
              <w:sdt>
                <w:sdtPr>
                  <w:id w:val="1021907278"/>
                  <w:tag w:val="goog_rdk_5479"/>
                </w:sdtPr>
                <w:sdtContent>
                  <w:del w:author="Nivesh" w:id="19" w:date="2026-09-25T10:03:37Z">
                    <w:r w:rsidDel="00000000" w:rsidR="00000000" w:rsidRPr="00000000">
                      <w:rPr>
                        <w:rtl w:val="0"/>
                      </w:rPr>
                    </w:r>
                  </w:del>
                </w:sdtContent>
              </w:sdt>
              <w:del w:author="Nivesh" w:id="19" w:date="2026-09-25T10:03:37Z"/>
            </w:sdtContent>
          </w:sdt>
        </w:p>
      </w:sdtContent>
    </w:sdt>
    <w:sdt>
      <w:sdtPr>
        <w:id w:val="-523122635"/>
        <w:tag w:val="goog_rdk_5483"/>
      </w:sdtPr>
      <w:sdtContent>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89801722"/>
              <w:tag w:val="goog_rdk_5481"/>
            </w:sdtPr>
            <w:sdtContent>
              <w:del w:author="Nivesh" w:id="19" w:date="2026-09-25T10:03:37Z"/>
              <w:sdt>
                <w:sdtPr>
                  <w:id w:val="1633024655"/>
                  <w:tag w:val="goog_rdk_5482"/>
                </w:sdtPr>
                <w:sdtContent>
                  <w:del w:author="Nivesh" w:id="19" w:date="2026-09-25T10:03:37Z">
                    <w:r w:rsidDel="00000000" w:rsidR="00000000" w:rsidRPr="00000000">
                      <w:rPr>
                        <w:rtl w:val="0"/>
                        <w:rPrChange w:author="Nivesh" w:id="42" w:date="2026-09-25T10:03:37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Exploring EduGenie: </w:delText>
                    </w:r>
                  </w:del>
                </w:sdtContent>
              </w:sdt>
              <w:del w:author="Nivesh" w:id="19" w:date="2026-09-25T10:03:37Z"/>
            </w:sdtContent>
          </w:sdt>
        </w:p>
      </w:sdtContent>
    </w:sdt>
    <w:sdt>
      <w:sdtPr>
        <w:id w:val="321110558"/>
        <w:tag w:val="goog_rdk_5486"/>
      </w:sdtPr>
      <w:sdtContent>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639170749"/>
              <w:tag w:val="goog_rdk_5484"/>
            </w:sdtPr>
            <w:sdtContent>
              <w:del w:author="Nivesh" w:id="19" w:date="2026-09-25T10:03:37Z"/>
              <w:sdt>
                <w:sdtPr>
                  <w:id w:val="-2129309511"/>
                  <w:tag w:val="goog_rdk_5485"/>
                </w:sdtPr>
                <w:sdtContent>
                  <w:del w:author="Nivesh" w:id="19" w:date="2026-09-25T10:03:37Z">
                    <w:r w:rsidDel="00000000" w:rsidR="00000000" w:rsidRPr="00000000">
                      <w:rPr>
                        <w:rtl w:val="0"/>
                      </w:rPr>
                    </w:r>
                  </w:del>
                </w:sdtContent>
              </w:sdt>
              <w:del w:author="Nivesh" w:id="19" w:date="2026-09-25T10:03:37Z"/>
            </w:sdtContent>
          </w:sdt>
        </w:p>
      </w:sdtContent>
    </w:sdt>
    <w:sdt>
      <w:sdtPr>
        <w:id w:val="-1362029143"/>
        <w:tag w:val="goog_rdk_5489"/>
      </w:sdtPr>
      <w:sdtContent>
        <w:p w:rsidR="00000000" w:rsidDel="00000000" w:rsidP="00000000" w:rsidRDefault="00000000" w:rsidRPr="00000000" w14:paraId="000004D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1988314813"/>
              <w:tag w:val="goog_rdk_5487"/>
            </w:sdtPr>
            <w:sdtContent>
              <w:del w:author="Nivesh" w:id="19" w:date="2026-09-25T10:03:37Z"/>
              <w:sdt>
                <w:sdtPr>
                  <w:id w:val="-1874674734"/>
                  <w:tag w:val="goog_rdk_5488"/>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Asking questions: </w:delText>
                    </w:r>
                  </w:del>
                </w:sdtContent>
              </w:sdt>
              <w:del w:author="Nivesh" w:id="19" w:date="2026-09-25T10:03:37Z"/>
            </w:sdtContent>
          </w:sdt>
        </w:p>
      </w:sdtContent>
    </w:sdt>
    <w:sdt>
      <w:sdtPr>
        <w:id w:val="-1571771507"/>
        <w:tag w:val="goog_rdk_5492"/>
      </w:sdtPr>
      <w:sdtContent>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32292786"/>
              <w:tag w:val="goog_rdk_5490"/>
            </w:sdtPr>
            <w:sdtContent>
              <w:del w:author="Nivesh" w:id="19" w:date="2026-09-25T10:03:37Z"/>
              <w:sdt>
                <w:sdtPr>
                  <w:id w:val="-69565594"/>
                  <w:tag w:val="goog_rdk_5491"/>
                </w:sdtPr>
                <w:sdtContent>
                  <w:del w:author="Nivesh" w:id="19" w:date="2026-09-25T10:03:37Z">
                    <w:r w:rsidDel="00000000" w:rsidR="00000000" w:rsidRPr="00000000">
                      <w:rPr>
                        <w:rtl w:val="0"/>
                      </w:rPr>
                    </w:r>
                  </w:del>
                </w:sdtContent>
              </w:sdt>
              <w:del w:author="Nivesh" w:id="19" w:date="2026-09-25T10:03:37Z"/>
            </w:sdtContent>
          </w:sdt>
        </w:p>
      </w:sdtContent>
    </w:sdt>
    <w:sdt>
      <w:sdtPr>
        <w:id w:val="-2112095394"/>
        <w:tag w:val="goog_rdk_5495"/>
      </w:sdtPr>
      <w:sdtContent>
        <w:p w:rsidR="00000000" w:rsidDel="00000000" w:rsidP="00000000" w:rsidRDefault="00000000" w:rsidRPr="00000000" w14:paraId="000004E1">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802055708"/>
              <w:tag w:val="goog_rdk_5493"/>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1902460"/>
                      <wp:effectExtent b="0" l="0" r="0" t="0"/>
                      <wp:docPr id="2126916966"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5731510" cy="1902460"/>
                              </a:xfrm>
                              <a:prstGeom prst="rect"/>
                              <a:ln/>
                            </pic:spPr>
                          </pic:pic>
                        </a:graphicData>
                      </a:graphic>
                    </wp:inline>
                  </w:drawing>
                </w:r>
              </w:del>
              <w:sdt>
                <w:sdtPr>
                  <w:id w:val="1447526872"/>
                  <w:tag w:val="goog_rdk_5494"/>
                </w:sdtPr>
                <w:sdtContent>
                  <w:del w:author="Nivesh" w:id="19" w:date="2026-09-25T10:03:37Z">
                    <w:r w:rsidDel="00000000" w:rsidR="00000000" w:rsidRPr="00000000">
                      <w:rPr>
                        <w:rtl w:val="0"/>
                      </w:rPr>
                    </w:r>
                  </w:del>
                </w:sdtContent>
              </w:sdt>
              <w:del w:author="Nivesh" w:id="19" w:date="2026-09-25T10:03:37Z"/>
            </w:sdtContent>
          </w:sdt>
        </w:p>
      </w:sdtContent>
    </w:sdt>
    <w:sdt>
      <w:sdtPr>
        <w:id w:val="-735889195"/>
        <w:tag w:val="goog_rdk_5498"/>
      </w:sdtPr>
      <w:sdtContent>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47822706"/>
              <w:tag w:val="goog_rdk_5496"/>
            </w:sdtPr>
            <w:sdtContent>
              <w:del w:author="Nivesh" w:id="19" w:date="2026-09-25T10:03:37Z"/>
              <w:sdt>
                <w:sdtPr>
                  <w:id w:val="-498503965"/>
                  <w:tag w:val="goog_rdk_5497"/>
                </w:sdtPr>
                <w:sdtContent>
                  <w:del w:author="Nivesh" w:id="19" w:date="2026-09-25T10:03:37Z">
                    <w:r w:rsidDel="00000000" w:rsidR="00000000" w:rsidRPr="00000000">
                      <w:rPr>
                        <w:rtl w:val="0"/>
                      </w:rPr>
                    </w:r>
                  </w:del>
                </w:sdtContent>
              </w:sdt>
              <w:del w:author="Nivesh" w:id="19" w:date="2026-09-25T10:03:37Z"/>
            </w:sdtContent>
          </w:sdt>
        </w:p>
      </w:sdtContent>
    </w:sdt>
    <w:sdt>
      <w:sdtPr>
        <w:id w:val="724095799"/>
        <w:tag w:val="goog_rdk_5501"/>
      </w:sdtPr>
      <w:sdtContent>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809295738"/>
              <w:tag w:val="goog_rdk_5499"/>
            </w:sdtPr>
            <w:sdtContent>
              <w:del w:author="Nivesh" w:id="19" w:date="2026-09-25T10:03:37Z"/>
              <w:sdt>
                <w:sdtPr>
                  <w:id w:val="820867688"/>
                  <w:tag w:val="goog_rdk_5500"/>
                </w:sdtPr>
                <w:sdtContent>
                  <w:del w:author="Nivesh" w:id="19" w:date="2026-09-25T10:03:37Z">
                    <w:r w:rsidDel="00000000" w:rsidR="00000000" w:rsidRPr="00000000">
                      <w:rPr>
                        <w:rtl w:val="0"/>
                      </w:rPr>
                    </w:r>
                  </w:del>
                </w:sdtContent>
              </w:sdt>
              <w:del w:author="Nivesh" w:id="19" w:date="2026-09-25T10:03:37Z"/>
            </w:sdtContent>
          </w:sdt>
        </w:p>
      </w:sdtContent>
    </w:sdt>
    <w:sdt>
      <w:sdtPr>
        <w:id w:val="1235108475"/>
        <w:tag w:val="goog_rdk_5504"/>
      </w:sdtPr>
      <w:sdtContent>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557983234"/>
              <w:tag w:val="goog_rdk_5502"/>
            </w:sdtPr>
            <w:sdtContent>
              <w:del w:author="Nivesh" w:id="19" w:date="2026-09-25T10:03:37Z"/>
              <w:sdt>
                <w:sdtPr>
                  <w:id w:val="613617095"/>
                  <w:tag w:val="goog_rdk_5503"/>
                </w:sdtPr>
                <w:sdtContent>
                  <w:del w:author="Nivesh" w:id="19" w:date="2026-09-25T10:03:37Z">
                    <w:r w:rsidDel="00000000" w:rsidR="00000000" w:rsidRPr="00000000">
                      <w:rPr>
                        <w:rtl w:val="0"/>
                      </w:rPr>
                    </w:r>
                  </w:del>
                </w:sdtContent>
              </w:sdt>
              <w:del w:author="Nivesh" w:id="19" w:date="2026-09-25T10:03:37Z"/>
            </w:sdtContent>
          </w:sdt>
        </w:p>
      </w:sdtContent>
    </w:sdt>
    <w:sdt>
      <w:sdtPr>
        <w:id w:val="484190179"/>
        <w:tag w:val="goog_rdk_5507"/>
      </w:sdtPr>
      <w:sdtContent>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220473788"/>
              <w:tag w:val="goog_rdk_5505"/>
            </w:sdtPr>
            <w:sdtContent>
              <w:del w:author="Nivesh" w:id="19" w:date="2026-09-25T10:03:37Z"/>
              <w:sdt>
                <w:sdtPr>
                  <w:id w:val="808931527"/>
                  <w:tag w:val="goog_rdk_5506"/>
                </w:sdtPr>
                <w:sdtContent>
                  <w:del w:author="Nivesh" w:id="19" w:date="2026-09-25T10:03:37Z">
                    <w:r w:rsidDel="00000000" w:rsidR="00000000" w:rsidRPr="00000000">
                      <w:rPr>
                        <w:rtl w:val="0"/>
                      </w:rPr>
                    </w:r>
                  </w:del>
                </w:sdtContent>
              </w:sdt>
              <w:del w:author="Nivesh" w:id="19" w:date="2026-09-25T10:03:37Z"/>
            </w:sdtContent>
          </w:sdt>
        </w:p>
      </w:sdtContent>
    </w:sdt>
    <w:sdt>
      <w:sdtPr>
        <w:id w:val="-489702864"/>
        <w:tag w:val="goog_rdk_5510"/>
      </w:sdtPr>
      <w:sdtContent>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519855752"/>
              <w:tag w:val="goog_rdk_5508"/>
            </w:sdtPr>
            <w:sdtContent>
              <w:del w:author="Nivesh" w:id="19" w:date="2026-09-25T10:03:37Z"/>
              <w:sdt>
                <w:sdtPr>
                  <w:id w:val="-1753194368"/>
                  <w:tag w:val="goog_rdk_5509"/>
                </w:sdtPr>
                <w:sdtContent>
                  <w:del w:author="Nivesh" w:id="19" w:date="2026-09-25T10:03:37Z">
                    <w:r w:rsidDel="00000000" w:rsidR="00000000" w:rsidRPr="00000000">
                      <w:rPr>
                        <w:rtl w:val="0"/>
                      </w:rPr>
                    </w:r>
                  </w:del>
                </w:sdtContent>
              </w:sdt>
              <w:del w:author="Nivesh" w:id="19" w:date="2026-09-25T10:03:37Z"/>
            </w:sdtContent>
          </w:sdt>
        </w:p>
      </w:sdtContent>
    </w:sdt>
    <w:sdt>
      <w:sdtPr>
        <w:id w:val="897025538"/>
        <w:tag w:val="goog_rdk_5513"/>
      </w:sdtPr>
      <w:sdtContent>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659961514"/>
              <w:tag w:val="goog_rdk_5511"/>
            </w:sdtPr>
            <w:sdtContent>
              <w:del w:author="Nivesh" w:id="19" w:date="2026-09-25T10:03:37Z"/>
              <w:sdt>
                <w:sdtPr>
                  <w:id w:val="-918336072"/>
                  <w:tag w:val="goog_rdk_5512"/>
                </w:sdtPr>
                <w:sdtContent>
                  <w:del w:author="Nivesh" w:id="19" w:date="2026-09-25T10:03:37Z">
                    <w:r w:rsidDel="00000000" w:rsidR="00000000" w:rsidRPr="00000000">
                      <w:rPr>
                        <w:rtl w:val="0"/>
                      </w:rPr>
                    </w:r>
                  </w:del>
                </w:sdtContent>
              </w:sdt>
              <w:del w:author="Nivesh" w:id="19" w:date="2026-09-25T10:03:37Z"/>
            </w:sdtContent>
          </w:sdt>
        </w:p>
      </w:sdtContent>
    </w:sdt>
    <w:sdt>
      <w:sdtPr>
        <w:id w:val="147422000"/>
        <w:tag w:val="goog_rdk_5516"/>
      </w:sdtPr>
      <w:sdtContent>
        <w:p w:rsidR="00000000" w:rsidDel="00000000" w:rsidP="00000000" w:rsidRDefault="00000000" w:rsidRPr="00000000" w14:paraId="000004E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704284618"/>
              <w:tag w:val="goog_rdk_5514"/>
            </w:sdtPr>
            <w:sdtContent>
              <w:del w:author="Nivesh" w:id="19" w:date="2026-09-25T10:03:37Z"/>
              <w:sdt>
                <w:sdtPr>
                  <w:id w:val="-1417790572"/>
                  <w:tag w:val="goog_rdk_5515"/>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Explanation of any topic:</w:delText>
                    </w:r>
                  </w:del>
                </w:sdtContent>
              </w:sdt>
              <w:del w:author="Nivesh" w:id="19" w:date="2026-09-25T10:03:37Z"/>
            </w:sdtContent>
          </w:sdt>
        </w:p>
      </w:sdtContent>
    </w:sdt>
    <w:sdt>
      <w:sdtPr>
        <w:id w:val="-522433713"/>
        <w:tag w:val="goog_rdk_5519"/>
      </w:sdtPr>
      <w:sdtContent>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715250086"/>
              <w:tag w:val="goog_rdk_5517"/>
            </w:sdtPr>
            <w:sdtContent>
              <w:del w:author="Nivesh" w:id="19" w:date="2026-09-25T10:03:37Z"/>
              <w:sdt>
                <w:sdtPr>
                  <w:id w:val="-721365418"/>
                  <w:tag w:val="goog_rdk_5518"/>
                </w:sdtPr>
                <w:sdtContent>
                  <w:del w:author="Nivesh" w:id="19" w:date="2026-09-25T10:03:37Z">
                    <w:r w:rsidDel="00000000" w:rsidR="00000000" w:rsidRPr="00000000">
                      <w:rPr>
                        <w:rtl w:val="0"/>
                      </w:rPr>
                    </w:r>
                  </w:del>
                </w:sdtContent>
              </w:sdt>
              <w:del w:author="Nivesh" w:id="19" w:date="2026-09-25T10:03:37Z"/>
            </w:sdtContent>
          </w:sdt>
        </w:p>
      </w:sdtContent>
    </w:sdt>
    <w:sdt>
      <w:sdtPr>
        <w:id w:val="-1485956762"/>
        <w:tag w:val="goog_rdk_5522"/>
      </w:sdtPr>
      <w:sdtContent>
        <w:p w:rsidR="00000000" w:rsidDel="00000000" w:rsidP="00000000" w:rsidRDefault="00000000" w:rsidRPr="00000000" w14:paraId="000004EA">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656441697"/>
              <w:tag w:val="goog_rdk_5520"/>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1681480"/>
                      <wp:effectExtent b="0" l="0" r="0" t="0"/>
                      <wp:docPr id="2126916967"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731510" cy="1681480"/>
                              </a:xfrm>
                              <a:prstGeom prst="rect"/>
                              <a:ln/>
                            </pic:spPr>
                          </pic:pic>
                        </a:graphicData>
                      </a:graphic>
                    </wp:inline>
                  </w:drawing>
                </w:r>
              </w:del>
              <w:sdt>
                <w:sdtPr>
                  <w:id w:val="1044191641"/>
                  <w:tag w:val="goog_rdk_5521"/>
                </w:sdtPr>
                <w:sdtContent>
                  <w:del w:author="Nivesh" w:id="19" w:date="2026-09-25T10:03:37Z">
                    <w:r w:rsidDel="00000000" w:rsidR="00000000" w:rsidRPr="00000000">
                      <w:rPr>
                        <w:rtl w:val="0"/>
                      </w:rPr>
                    </w:r>
                  </w:del>
                </w:sdtContent>
              </w:sdt>
              <w:del w:author="Nivesh" w:id="19" w:date="2026-09-25T10:03:37Z"/>
            </w:sdtContent>
          </w:sdt>
        </w:p>
      </w:sdtContent>
    </w:sdt>
    <w:sdt>
      <w:sdtPr>
        <w:id w:val="-1860012363"/>
        <w:tag w:val="goog_rdk_5525"/>
      </w:sdtPr>
      <w:sdtContent>
        <w:p w:rsidR="00000000" w:rsidDel="00000000" w:rsidP="00000000" w:rsidRDefault="00000000" w:rsidRPr="00000000" w14:paraId="000004EB">
          <w:pPr>
            <w:spacing w:after="280" w:before="280" w:line="240" w:lineRule="auto"/>
            <w:rPr>
              <w:del w:author="Nivesh" w:id="19" w:date="2026-09-25T10:03:37Z"/>
              <w:rPrChange w:author="Nivesh" w:id="42" w:date="2026-09-25T10:03:37Z">
                <w:rPr>
                  <w:rFonts w:ascii="Cambria" w:cs="Cambria" w:eastAsia="Cambria" w:hAnsi="Cambria"/>
                  <w:b w:val="1"/>
                  <w:bCs w:val="1"/>
                  <w:color w:val="000000"/>
                  <w:sz w:val="36"/>
                  <w:szCs w:val="36"/>
                </w:rPr>
              </w:rPrChange>
            </w:rPr>
          </w:pPr>
          <w:sdt>
            <w:sdtPr>
              <w:id w:val="1735389645"/>
              <w:tag w:val="goog_rdk_5523"/>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5731510" cy="1619250"/>
                      <wp:effectExtent b="0" l="0" r="0" t="0"/>
                      <wp:docPr id="2126916968"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5731510" cy="1619250"/>
                              </a:xfrm>
                              <a:prstGeom prst="rect"/>
                              <a:ln/>
                            </pic:spPr>
                          </pic:pic>
                        </a:graphicData>
                      </a:graphic>
                    </wp:inline>
                  </w:drawing>
                </w:r>
              </w:del>
              <w:sdt>
                <w:sdtPr>
                  <w:id w:val="-403020101"/>
                  <w:tag w:val="goog_rdk_5524"/>
                </w:sdtPr>
                <w:sdtContent>
                  <w:del w:author="Nivesh" w:id="19" w:date="2026-09-25T10:03:37Z">
                    <w:r w:rsidDel="00000000" w:rsidR="00000000" w:rsidRPr="00000000">
                      <w:rPr>
                        <w:rtl w:val="0"/>
                      </w:rPr>
                    </w:r>
                  </w:del>
                </w:sdtContent>
              </w:sdt>
              <w:del w:author="Nivesh" w:id="19" w:date="2026-09-25T10:03:37Z"/>
            </w:sdtContent>
          </w:sdt>
        </w:p>
      </w:sdtContent>
    </w:sdt>
    <w:sdt>
      <w:sdtPr>
        <w:id w:val="1947316899"/>
        <w:tag w:val="goog_rdk_5528"/>
      </w:sdtPr>
      <w:sdtContent>
        <w:p w:rsidR="00000000" w:rsidDel="00000000" w:rsidP="00000000" w:rsidRDefault="00000000" w:rsidRPr="00000000" w14:paraId="000004E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435304459"/>
              <w:tag w:val="goog_rdk_5526"/>
            </w:sdtPr>
            <w:sdtContent>
              <w:del w:author="Nivesh" w:id="19" w:date="2026-09-25T10:03:37Z"/>
              <w:sdt>
                <w:sdtPr>
                  <w:id w:val="1407511227"/>
                  <w:tag w:val="goog_rdk_5527"/>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Summarising long paragraphs:</w:delText>
                    </w:r>
                  </w:del>
                </w:sdtContent>
              </w:sdt>
              <w:del w:author="Nivesh" w:id="19" w:date="2026-09-25T10:03:37Z"/>
            </w:sdtContent>
          </w:sdt>
        </w:p>
      </w:sdtContent>
    </w:sdt>
    <w:sdt>
      <w:sdtPr>
        <w:id w:val="-897353713"/>
        <w:tag w:val="goog_rdk_5531"/>
      </w:sdtPr>
      <w:sdtContent>
        <w:p w:rsidR="00000000" w:rsidDel="00000000" w:rsidP="00000000" w:rsidRDefault="00000000" w:rsidRPr="00000000" w14:paraId="000004ED">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2031260489"/>
              <w:tag w:val="goog_rdk_5529"/>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1656715"/>
                      <wp:effectExtent b="0" l="0" r="0" t="0"/>
                      <wp:docPr id="2126916969"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5731510" cy="1656715"/>
                              </a:xfrm>
                              <a:prstGeom prst="rect"/>
                              <a:ln/>
                            </pic:spPr>
                          </pic:pic>
                        </a:graphicData>
                      </a:graphic>
                    </wp:inline>
                  </w:drawing>
                </w:r>
              </w:del>
              <w:sdt>
                <w:sdtPr>
                  <w:id w:val="1882412647"/>
                  <w:tag w:val="goog_rdk_5530"/>
                </w:sdtPr>
                <w:sdtContent>
                  <w:del w:author="Nivesh" w:id="19" w:date="2026-09-25T10:03:37Z">
                    <w:r w:rsidDel="00000000" w:rsidR="00000000" w:rsidRPr="00000000">
                      <w:rPr>
                        <w:rtl w:val="0"/>
                      </w:rPr>
                    </w:r>
                  </w:del>
                </w:sdtContent>
              </w:sdt>
              <w:del w:author="Nivesh" w:id="19" w:date="2026-09-25T10:03:37Z"/>
            </w:sdtContent>
          </w:sdt>
        </w:p>
      </w:sdtContent>
    </w:sdt>
    <w:sdt>
      <w:sdtPr>
        <w:id w:val="1575927067"/>
        <w:tag w:val="goog_rdk_5534"/>
      </w:sdtPr>
      <w:sdtContent>
        <w:p w:rsidR="00000000" w:rsidDel="00000000" w:rsidP="00000000" w:rsidRDefault="00000000" w:rsidRPr="00000000" w14:paraId="000004EE">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704458267"/>
              <w:tag w:val="goog_rdk_5532"/>
            </w:sdtPr>
            <w:sdtContent>
              <w:del w:author="Nivesh" w:id="19" w:date="2026-09-25T10:03:37Z"/>
              <w:sdt>
                <w:sdtPr>
                  <w:id w:val="-992156924"/>
                  <w:tag w:val="goog_rdk_5533"/>
                </w:sdtPr>
                <w:sdtContent>
                  <w:del w:author="Nivesh" w:id="19" w:date="2026-09-25T10:03:37Z">
                    <w:r w:rsidDel="00000000" w:rsidR="00000000" w:rsidRPr="00000000">
                      <w:rPr>
                        <w:rtl w:val="0"/>
                      </w:rPr>
                    </w:r>
                  </w:del>
                </w:sdtContent>
              </w:sdt>
              <w:del w:author="Nivesh" w:id="19" w:date="2026-09-25T10:03:37Z"/>
            </w:sdtContent>
          </w:sdt>
        </w:p>
      </w:sdtContent>
    </w:sdt>
    <w:sdt>
      <w:sdtPr>
        <w:id w:val="1066991854"/>
        <w:tag w:val="goog_rdk_5537"/>
      </w:sdtPr>
      <w:sdtContent>
        <w:p w:rsidR="00000000" w:rsidDel="00000000" w:rsidP="00000000" w:rsidRDefault="00000000" w:rsidRPr="00000000" w14:paraId="000004E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591126445"/>
              <w:tag w:val="goog_rdk_5535"/>
            </w:sdtPr>
            <w:sdtContent>
              <w:del w:author="Nivesh" w:id="19" w:date="2026-09-25T10:03:37Z"/>
              <w:sdt>
                <w:sdtPr>
                  <w:id w:val="1176087350"/>
                  <w:tag w:val="goog_rdk_5536"/>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Generating quizzes: </w:delText>
                    </w:r>
                  </w:del>
                </w:sdtContent>
              </w:sdt>
              <w:del w:author="Nivesh" w:id="19" w:date="2026-09-25T10:03:37Z"/>
            </w:sdtContent>
          </w:sdt>
        </w:p>
      </w:sdtContent>
    </w:sdt>
    <w:sdt>
      <w:sdtPr>
        <w:id w:val="1164892514"/>
        <w:tag w:val="goog_rdk_5540"/>
      </w:sdtPr>
      <w:sdtContent>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904441097"/>
              <w:tag w:val="goog_rdk_5538"/>
            </w:sdtPr>
            <w:sdtContent>
              <w:del w:author="Nivesh" w:id="19" w:date="2026-09-25T10:03:37Z"/>
              <w:sdt>
                <w:sdtPr>
                  <w:id w:val="757550506"/>
                  <w:tag w:val="goog_rdk_5539"/>
                </w:sdtPr>
                <w:sdtContent>
                  <w:del w:author="Nivesh" w:id="19" w:date="2026-09-25T10:03:37Z">
                    <w:r w:rsidDel="00000000" w:rsidR="00000000" w:rsidRPr="00000000">
                      <w:rPr>
                        <w:rtl w:val="0"/>
                      </w:rPr>
                    </w:r>
                  </w:del>
                </w:sdtContent>
              </w:sdt>
              <w:del w:author="Nivesh" w:id="19" w:date="2026-09-25T10:03:37Z"/>
            </w:sdtContent>
          </w:sdt>
        </w:p>
      </w:sdtContent>
    </w:sdt>
    <w:sdt>
      <w:sdtPr>
        <w:id w:val="735690331"/>
        <w:tag w:val="goog_rdk_5544"/>
      </w:sdtPr>
      <w:sdtContent>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Nivesh" w:id="19" w:date="2026-09-25T10:03:37Z"/>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594418739"/>
              <w:tag w:val="goog_rdk_5541"/>
            </w:sdtPr>
            <w:sdtContent>
              <w:del w:author="Nivesh" w:id="19" w:date="2026-09-25T10:03:37Z"/>
              <w:sdt>
                <w:sdtPr>
                  <w:id w:val="-1651775554"/>
                  <w:tag w:val="goog_rdk_5542"/>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It generates three questions with 4 options each. It corrects the answer if chosen wrong</w:delText>
                    </w:r>
                  </w:del>
                </w:sdtContent>
              </w:sdt>
              <w:del w:author="Nivesh" w:id="19" w:date="2026-09-25T10:03:37Z">
                <w:sdt>
                  <w:sdtPr>
                    <w:id w:val="-302739478"/>
                    <w:tag w:val="goog_rdk_5543"/>
                  </w:sdtPr>
                  <w:sdtContent>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7"/>
                            <w:szCs w:val="27"/>
                            <w:u w:val="none"/>
                            <w:shd w:fill="auto" w:val="clear"/>
                            <w:vertAlign w:val="baseline"/>
                          </w:rPr>
                        </w:rPrChange>
                      </w:rPr>
                      <w:delText xml:space="preserve">. </w:delText>
                    </w:r>
                  </w:sdtContent>
                </w:sdt>
              </w:del>
            </w:sdtContent>
          </w:sdt>
        </w:p>
      </w:sdtContent>
    </w:sdt>
    <w:sdt>
      <w:sdtPr>
        <w:id w:val="-1895580829"/>
        <w:tag w:val="goog_rdk_5547"/>
      </w:sdtPr>
      <w:sdtContent>
        <w:p w:rsidR="00000000" w:rsidDel="00000000" w:rsidP="00000000" w:rsidRDefault="00000000" w:rsidRPr="00000000" w14:paraId="000004F2">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437509283"/>
              <w:tag w:val="goog_rdk_5545"/>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2005965"/>
                      <wp:effectExtent b="0" l="0" r="0" t="0"/>
                      <wp:docPr id="2126916970"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5731510" cy="2005965"/>
                              </a:xfrm>
                              <a:prstGeom prst="rect"/>
                              <a:ln/>
                            </pic:spPr>
                          </pic:pic>
                        </a:graphicData>
                      </a:graphic>
                    </wp:inline>
                  </w:drawing>
                </w:r>
              </w:del>
              <w:sdt>
                <w:sdtPr>
                  <w:id w:val="-1235038144"/>
                  <w:tag w:val="goog_rdk_5546"/>
                </w:sdtPr>
                <w:sdtContent>
                  <w:del w:author="Nivesh" w:id="19" w:date="2026-09-25T10:03:37Z">
                    <w:r w:rsidDel="00000000" w:rsidR="00000000" w:rsidRPr="00000000">
                      <w:rPr>
                        <w:rtl w:val="0"/>
                      </w:rPr>
                    </w:r>
                  </w:del>
                </w:sdtContent>
              </w:sdt>
              <w:del w:author="Nivesh" w:id="19" w:date="2026-09-25T10:03:37Z"/>
            </w:sdtContent>
          </w:sdt>
        </w:p>
      </w:sdtContent>
    </w:sdt>
    <w:sdt>
      <w:sdtPr>
        <w:id w:val="1094049080"/>
        <w:tag w:val="goog_rdk_5550"/>
      </w:sdtPr>
      <w:sdtContent>
        <w:p w:rsidR="00000000" w:rsidDel="00000000" w:rsidP="00000000" w:rsidRDefault="00000000" w:rsidRPr="00000000" w14:paraId="000004F3">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2081235847"/>
              <w:tag w:val="goog_rdk_5548"/>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2005965"/>
                      <wp:effectExtent b="0" l="0" r="0" t="0"/>
                      <wp:docPr id="2126916971"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731510" cy="2005965"/>
                              </a:xfrm>
                              <a:prstGeom prst="rect"/>
                              <a:ln/>
                            </pic:spPr>
                          </pic:pic>
                        </a:graphicData>
                      </a:graphic>
                    </wp:inline>
                  </w:drawing>
                </w:r>
              </w:del>
              <w:sdt>
                <w:sdtPr>
                  <w:id w:val="-2033182900"/>
                  <w:tag w:val="goog_rdk_5549"/>
                </w:sdtPr>
                <w:sdtContent>
                  <w:del w:author="Nivesh" w:id="19" w:date="2026-09-25T10:03:37Z">
                    <w:r w:rsidDel="00000000" w:rsidR="00000000" w:rsidRPr="00000000">
                      <w:rPr>
                        <w:rtl w:val="0"/>
                      </w:rPr>
                    </w:r>
                  </w:del>
                </w:sdtContent>
              </w:sdt>
              <w:del w:author="Nivesh" w:id="19" w:date="2026-09-25T10:03:37Z"/>
            </w:sdtContent>
          </w:sdt>
        </w:p>
      </w:sdtContent>
    </w:sdt>
    <w:sdt>
      <w:sdtPr>
        <w:id w:val="-1995617097"/>
        <w:tag w:val="goog_rdk_5553"/>
      </w:sdtPr>
      <w:sdtContent>
        <w:p w:rsidR="00000000" w:rsidDel="00000000" w:rsidP="00000000" w:rsidRDefault="00000000" w:rsidRPr="00000000" w14:paraId="000004F4">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888597190"/>
              <w:tag w:val="goog_rdk_5551"/>
            </w:sdtPr>
            <w:sdtContent>
              <w:del w:author="Nivesh" w:id="19" w:date="2026-09-25T10:03:37Z">
                <w:r w:rsidDel="00000000" w:rsidR="00000000" w:rsidRPr="00000000">
                  <w:rPr>
                    <w:rPrChange w:author="Nivesh" w:id="42" w:date="2026-09-25T10:03:37Z">
                      <w:rPr>
                        <w:rFonts w:ascii="Cambria" w:cs="Cambria" w:eastAsia="Cambria" w:hAnsi="Cambria"/>
                        <w:color w:val="000000"/>
                        <w:sz w:val="27"/>
                        <w:szCs w:val="27"/>
                      </w:rPr>
                    </w:rPrChange>
                  </w:rPr>
                  <w:drawing>
                    <wp:inline distB="0" distT="0" distL="0" distR="0">
                      <wp:extent cx="5731510" cy="2747010"/>
                      <wp:effectExtent b="0" l="0" r="0" t="0"/>
                      <wp:docPr id="2126916972"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5731510" cy="2747010"/>
                              </a:xfrm>
                              <a:prstGeom prst="rect"/>
                              <a:ln/>
                            </pic:spPr>
                          </pic:pic>
                        </a:graphicData>
                      </a:graphic>
                    </wp:inline>
                  </w:drawing>
                </w:r>
              </w:del>
              <w:sdt>
                <w:sdtPr>
                  <w:id w:val="285640864"/>
                  <w:tag w:val="goog_rdk_5552"/>
                </w:sdtPr>
                <w:sdtContent>
                  <w:del w:author="Nivesh" w:id="19" w:date="2026-09-25T10:03:37Z">
                    <w:r w:rsidDel="00000000" w:rsidR="00000000" w:rsidRPr="00000000">
                      <w:rPr>
                        <w:rtl w:val="0"/>
                      </w:rPr>
                    </w:r>
                  </w:del>
                </w:sdtContent>
              </w:sdt>
              <w:del w:author="Nivesh" w:id="19" w:date="2026-09-25T10:03:37Z"/>
            </w:sdtContent>
          </w:sdt>
        </w:p>
      </w:sdtContent>
    </w:sdt>
    <w:sdt>
      <w:sdtPr>
        <w:id w:val="-1379527645"/>
        <w:tag w:val="goog_rdk_5556"/>
      </w:sdtPr>
      <w:sdtContent>
        <w:p w:rsidR="00000000" w:rsidDel="00000000" w:rsidP="00000000" w:rsidRDefault="00000000" w:rsidRPr="00000000" w14:paraId="000004F5">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483699726"/>
              <w:tag w:val="goog_rdk_5554"/>
            </w:sdtPr>
            <w:sdtContent>
              <w:del w:author="Nivesh" w:id="19" w:date="2026-09-25T10:03:37Z"/>
              <w:sdt>
                <w:sdtPr>
                  <w:id w:val="1646808280"/>
                  <w:tag w:val="goog_rdk_5555"/>
                </w:sdtPr>
                <w:sdtContent>
                  <w:del w:author="Nivesh" w:id="19" w:date="2026-09-25T10:03:37Z">
                    <w:r w:rsidDel="00000000" w:rsidR="00000000" w:rsidRPr="00000000">
                      <w:rPr>
                        <w:rtl w:val="0"/>
                      </w:rPr>
                    </w:r>
                  </w:del>
                </w:sdtContent>
              </w:sdt>
              <w:del w:author="Nivesh" w:id="19" w:date="2026-09-25T10:03:37Z"/>
            </w:sdtContent>
          </w:sdt>
        </w:p>
      </w:sdtContent>
    </w:sdt>
    <w:sdt>
      <w:sdtPr>
        <w:id w:val="1809543207"/>
        <w:tag w:val="goog_rdk_5559"/>
      </w:sdtPr>
      <w:sdtContent>
        <w:p w:rsidR="00000000" w:rsidDel="00000000" w:rsidP="00000000" w:rsidRDefault="00000000" w:rsidRPr="00000000" w14:paraId="000004F6">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562743708"/>
              <w:tag w:val="goog_rdk_5557"/>
            </w:sdtPr>
            <w:sdtContent>
              <w:del w:author="Nivesh" w:id="19" w:date="2026-09-25T10:03:37Z"/>
              <w:sdt>
                <w:sdtPr>
                  <w:id w:val="1007139701"/>
                  <w:tag w:val="goog_rdk_5558"/>
                </w:sdtPr>
                <w:sdtContent>
                  <w:del w:author="Nivesh" w:id="19" w:date="2026-09-25T10:03:37Z">
                    <w:r w:rsidDel="00000000" w:rsidR="00000000" w:rsidRPr="00000000">
                      <w:rPr>
                        <w:rtl w:val="0"/>
                      </w:rPr>
                    </w:r>
                  </w:del>
                </w:sdtContent>
              </w:sdt>
              <w:del w:author="Nivesh" w:id="19" w:date="2026-09-25T10:03:37Z"/>
            </w:sdtContent>
          </w:sdt>
        </w:p>
      </w:sdtContent>
    </w:sdt>
    <w:sdt>
      <w:sdtPr>
        <w:id w:val="-42995245"/>
        <w:tag w:val="goog_rdk_5562"/>
      </w:sdtPr>
      <w:sdtContent>
        <w:p w:rsidR="00000000" w:rsidDel="00000000" w:rsidP="00000000" w:rsidRDefault="00000000" w:rsidRPr="00000000" w14:paraId="000004F7">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350449694"/>
              <w:tag w:val="goog_rdk_5560"/>
            </w:sdtPr>
            <w:sdtContent>
              <w:del w:author="Nivesh" w:id="19" w:date="2026-09-25T10:03:37Z"/>
              <w:sdt>
                <w:sdtPr>
                  <w:id w:val="6968873"/>
                  <w:tag w:val="goog_rdk_5561"/>
                </w:sdtPr>
                <w:sdtContent>
                  <w:del w:author="Nivesh" w:id="19" w:date="2026-09-25T10:03:37Z">
                    <w:r w:rsidDel="00000000" w:rsidR="00000000" w:rsidRPr="00000000">
                      <w:rPr>
                        <w:rtl w:val="0"/>
                      </w:rPr>
                    </w:r>
                  </w:del>
                </w:sdtContent>
              </w:sdt>
              <w:del w:author="Nivesh" w:id="19" w:date="2026-09-25T10:03:37Z"/>
            </w:sdtContent>
          </w:sdt>
        </w:p>
      </w:sdtContent>
    </w:sdt>
    <w:sdt>
      <w:sdtPr>
        <w:id w:val="1504146270"/>
        <w:tag w:val="goog_rdk_5565"/>
      </w:sdtPr>
      <w:sdtContent>
        <w:p w:rsidR="00000000" w:rsidDel="00000000" w:rsidP="00000000" w:rsidRDefault="00000000" w:rsidRPr="00000000" w14:paraId="000004F8">
          <w:pPr>
            <w:spacing w:after="280" w:before="280" w:line="240" w:lineRule="auto"/>
            <w:rPr>
              <w:del w:author="Nivesh" w:id="19" w:date="2026-09-25T10:03:37Z"/>
              <w:rPrChange w:author="Nivesh" w:id="42" w:date="2026-09-25T10:03:37Z">
                <w:rPr>
                  <w:rFonts w:ascii="Cambria" w:cs="Cambria" w:eastAsia="Cambria" w:hAnsi="Cambria"/>
                  <w:color w:val="000000"/>
                  <w:sz w:val="27"/>
                  <w:szCs w:val="27"/>
                </w:rPr>
              </w:rPrChange>
            </w:rPr>
          </w:pPr>
          <w:sdt>
            <w:sdtPr>
              <w:id w:val="-1634689837"/>
              <w:tag w:val="goog_rdk_5563"/>
            </w:sdtPr>
            <w:sdtContent>
              <w:del w:author="Nivesh" w:id="19" w:date="2026-09-25T10:03:37Z"/>
              <w:sdt>
                <w:sdtPr>
                  <w:id w:val="1388352329"/>
                  <w:tag w:val="goog_rdk_5564"/>
                </w:sdtPr>
                <w:sdtContent>
                  <w:del w:author="Nivesh" w:id="19" w:date="2026-09-25T10:03:37Z">
                    <w:r w:rsidDel="00000000" w:rsidR="00000000" w:rsidRPr="00000000">
                      <w:rPr>
                        <w:rtl w:val="0"/>
                      </w:rPr>
                    </w:r>
                  </w:del>
                </w:sdtContent>
              </w:sdt>
              <w:del w:author="Nivesh" w:id="19" w:date="2026-09-25T10:03:37Z"/>
            </w:sdtContent>
          </w:sdt>
        </w:p>
      </w:sdtContent>
    </w:sdt>
    <w:sdt>
      <w:sdtPr>
        <w:id w:val="-916662340"/>
        <w:tag w:val="goog_rdk_5568"/>
      </w:sdtPr>
      <w:sdtContent>
        <w:p w:rsidR="00000000" w:rsidDel="00000000" w:rsidP="00000000" w:rsidRDefault="00000000" w:rsidRPr="00000000" w14:paraId="000004F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del w:author="Nivesh" w:id="19" w:date="2026-09-25T10:03:37Z"/>
              <w:rFonts w:ascii="Cambria" w:cs="Cambria" w:eastAsia="Cambria" w:hAnsi="Cambria"/>
              <w:b w:val="0"/>
              <w:bCs w:val="0"/>
              <w:i w:val="0"/>
              <w:iCs w:val="0"/>
              <w:smallCaps w:val="0"/>
              <w:strike w:val="0"/>
              <w:color w:val="000000"/>
              <w:sz w:val="22"/>
              <w:szCs w:val="22"/>
              <w:u w:val="none"/>
              <w:shd w:fill="auto" w:val="clear"/>
              <w:vertAlign w:val="baseline"/>
            </w:rPr>
          </w:pPr>
          <w:sdt>
            <w:sdtPr>
              <w:id w:val="811909393"/>
              <w:tag w:val="goog_rdk_5566"/>
            </w:sdtPr>
            <w:sdtContent>
              <w:del w:author="Nivesh" w:id="19" w:date="2026-09-25T10:03:37Z"/>
              <w:sdt>
                <w:sdtPr>
                  <w:id w:val="-602113943"/>
                  <w:tag w:val="goog_rdk_5567"/>
                </w:sdtPr>
                <w:sdtContent>
                  <w:del w:author="Nivesh" w:id="19" w:date="2026-09-25T10:03:37Z">
                    <w:r w:rsidDel="00000000" w:rsidR="00000000" w:rsidRPr="00000000">
                      <w:rPr>
                        <w:rtl w:val="0"/>
                        <w:rPrChange w:author="Nivesh" w:id="42" w:date="2026-09-25T10:03:37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Guiding with learning recommendations from beginners level to advanced level</w:delText>
                    </w:r>
                  </w:del>
                </w:sdtContent>
              </w:sdt>
              <w:del w:author="Nivesh" w:id="19" w:date="2026-09-25T10:03:37Z"/>
            </w:sdtContent>
          </w:sdt>
        </w:p>
      </w:sdtContent>
    </w:sdt>
    <w:sdt>
      <w:sdtPr>
        <w:id w:val="1234520595"/>
        <w:tag w:val="goog_rdk_5575"/>
      </w:sdtPr>
      <w:sdtContent>
        <w:p w:rsidR="00000000" w:rsidDel="00000000" w:rsidP="00000000" w:rsidRDefault="00000000" w:rsidRPr="00000000" w14:paraId="000004FA">
          <w:pPr>
            <w:spacing w:after="280" w:before="280" w:line="240" w:lineRule="auto"/>
            <w:rPr>
              <w:del w:author="Nivesh" w:id="19" w:date="2026-09-25T10:03:37Z"/>
              <w:rPrChange w:author="Nivesh" w:id="42" w:date="2026-09-25T10:03:37Z">
                <w:rPr>
                  <w:rFonts w:ascii="Cambria" w:cs="Cambria" w:eastAsia="Cambria" w:hAnsi="Cambria"/>
                  <w:b w:val="1"/>
                  <w:bCs w:val="1"/>
                  <w:color w:val="000000"/>
                  <w:sz w:val="36"/>
                  <w:szCs w:val="36"/>
                </w:rPr>
              </w:rPrChange>
            </w:rPr>
          </w:pPr>
          <w:sdt>
            <w:sdtPr>
              <w:id w:val="566255849"/>
              <w:tag w:val="goog_rdk_5569"/>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5731510" cy="2747010"/>
                      <wp:effectExtent b="0" l="0" r="0" t="0"/>
                      <wp:docPr id="2126916939"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5731510" cy="2747010"/>
                              </a:xfrm>
                              <a:prstGeom prst="rect"/>
                              <a:ln/>
                            </pic:spPr>
                          </pic:pic>
                        </a:graphicData>
                      </a:graphic>
                    </wp:inline>
                  </w:drawing>
                </w:r>
              </w:del>
            </w:sdtContent>
          </w:sdt>
          <w:sdt>
            <w:sdtPr>
              <w:id w:val="-1938750581"/>
              <w:tag w:val="goog_rdk_5570"/>
            </w:sdtPr>
            <w:sdtContent>
              <w:ins w:author="Menaka S" w:id="161" w:date="2026-09-23T05:03:58Z">
                <w:sdt>
                  <w:sdtPr>
                    <w:id w:val="-1164839574"/>
                    <w:tag w:val="goog_rdk_5571"/>
                  </w:sdtPr>
                  <w:sdtContent>
                    <w:del w:author="Nivesh" w:id="19" w:date="2026-09-25T10:03:37Z"/>
                  </w:sdtContent>
                </w:sdt>
              </w:ins>
              <w:sdt>
                <w:sdtPr>
                  <w:id w:val="-1830969486"/>
                  <w:tag w:val="goog_rdk_5572"/>
                </w:sdtPr>
                <w:sdtContent>
                  <w:ins w:author="Menaka S" w:id="161" w:date="2026-09-23T05:03:58Z">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36"/>
                              <w:szCs w:val="36"/>
                            </w:rPr>
                          </w:rPrChange>
                        </w:rPr>
                        <w:delText xml:space="preserve"> </w:delText>
                      </w:r>
                    </w:del>
                  </w:ins>
                </w:sdtContent>
              </w:sdt>
              <w:ins w:author="Menaka S" w:id="161" w:date="2026-09-23T05:03:58Z">
                <w:del w:author="Nivesh" w:id="19" w:date="2026-09-25T10:03:37Z"/>
              </w:ins>
            </w:sdtContent>
          </w:sdt>
          <w:sdt>
            <w:sdtPr>
              <w:id w:val="-1251201311"/>
              <w:tag w:val="goog_rdk_5573"/>
            </w:sdtPr>
            <w:sdtContent>
              <w:del w:author="Nivesh" w:id="19" w:date="2026-09-25T10:03:37Z"/>
              <w:sdt>
                <w:sdtPr>
                  <w:id w:val="1264871477"/>
                  <w:tag w:val="goog_rdk_5574"/>
                </w:sdtPr>
                <w:sdtContent>
                  <w:del w:author="Nivesh" w:id="19" w:date="2026-09-25T10:03:37Z">
                    <w:r w:rsidDel="00000000" w:rsidR="00000000" w:rsidRPr="00000000">
                      <w:rPr>
                        <w:rtl w:val="0"/>
                      </w:rPr>
                    </w:r>
                  </w:del>
                </w:sdtContent>
              </w:sdt>
              <w:del w:author="Nivesh" w:id="19" w:date="2026-09-25T10:03:37Z"/>
            </w:sdtContent>
          </w:sdt>
        </w:p>
      </w:sdtContent>
    </w:sdt>
    <w:sdt>
      <w:sdtPr>
        <w:id w:val="1104316608"/>
        <w:tag w:val="goog_rdk_5578"/>
      </w:sdtPr>
      <w:sdtContent>
        <w:p w:rsidR="00000000" w:rsidDel="00000000" w:rsidP="00000000" w:rsidRDefault="00000000" w:rsidRPr="00000000" w14:paraId="000004FB">
          <w:pPr>
            <w:spacing w:after="280" w:before="280" w:line="240" w:lineRule="auto"/>
            <w:rPr>
              <w:del w:author="Nivesh" w:id="19" w:date="2026-09-25T10:03:37Z"/>
              <w:rPrChange w:author="Nivesh" w:id="42" w:date="2026-09-25T10:03:37Z">
                <w:rPr>
                  <w:rFonts w:ascii="Cambria" w:cs="Cambria" w:eastAsia="Cambria" w:hAnsi="Cambria"/>
                  <w:b w:val="1"/>
                  <w:bCs w:val="1"/>
                  <w:color w:val="000000"/>
                  <w:sz w:val="36"/>
                  <w:szCs w:val="36"/>
                </w:rPr>
              </w:rPrChange>
            </w:rPr>
          </w:pPr>
          <w:sdt>
            <w:sdtPr>
              <w:id w:val="1056346610"/>
              <w:tag w:val="goog_rdk_5576"/>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5731510" cy="3033395"/>
                      <wp:effectExtent b="0" l="0" r="0" t="0"/>
                      <wp:docPr id="2126916940"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510" cy="3033395"/>
                              </a:xfrm>
                              <a:prstGeom prst="rect"/>
                              <a:ln/>
                            </pic:spPr>
                          </pic:pic>
                        </a:graphicData>
                      </a:graphic>
                    </wp:inline>
                  </w:drawing>
                </w:r>
              </w:del>
              <w:sdt>
                <w:sdtPr>
                  <w:id w:val="1245648384"/>
                  <w:tag w:val="goog_rdk_5577"/>
                </w:sdtPr>
                <w:sdtContent>
                  <w:del w:author="Nivesh" w:id="19" w:date="2026-09-25T10:03:37Z">
                    <w:r w:rsidDel="00000000" w:rsidR="00000000" w:rsidRPr="00000000">
                      <w:rPr>
                        <w:rtl w:val="0"/>
                      </w:rPr>
                    </w:r>
                  </w:del>
                </w:sdtContent>
              </w:sdt>
              <w:del w:author="Nivesh" w:id="19" w:date="2026-09-25T10:03:37Z"/>
            </w:sdtContent>
          </w:sdt>
        </w:p>
      </w:sdtContent>
    </w:sdt>
    <w:sdt>
      <w:sdtPr>
        <w:id w:val="-1005567792"/>
        <w:tag w:val="goog_rdk_5581"/>
      </w:sdtPr>
      <w:sdtContent>
        <w:p w:rsidR="00000000" w:rsidDel="00000000" w:rsidP="00000000" w:rsidRDefault="00000000" w:rsidRPr="00000000" w14:paraId="000004FC">
          <w:pPr>
            <w:spacing w:after="280" w:before="280" w:line="240" w:lineRule="auto"/>
            <w:rPr>
              <w:del w:author="Nivesh" w:id="19" w:date="2026-09-25T10:03:37Z"/>
              <w:rPrChange w:author="Nivesh" w:id="42" w:date="2026-09-25T10:03:37Z">
                <w:rPr>
                  <w:rFonts w:ascii="Cambria" w:cs="Cambria" w:eastAsia="Cambria" w:hAnsi="Cambria"/>
                  <w:b w:val="1"/>
                  <w:bCs w:val="1"/>
                  <w:color w:val="000000"/>
                  <w:sz w:val="36"/>
                  <w:szCs w:val="36"/>
                </w:rPr>
              </w:rPrChange>
            </w:rPr>
          </w:pPr>
          <w:sdt>
            <w:sdtPr>
              <w:id w:val="1116625831"/>
              <w:tag w:val="goog_rdk_5579"/>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5731510" cy="3033395"/>
                      <wp:effectExtent b="0" l="0" r="0" t="0"/>
                      <wp:docPr id="2126916941"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5731510" cy="3033395"/>
                              </a:xfrm>
                              <a:prstGeom prst="rect"/>
                              <a:ln/>
                            </pic:spPr>
                          </pic:pic>
                        </a:graphicData>
                      </a:graphic>
                    </wp:inline>
                  </w:drawing>
                </w:r>
              </w:del>
              <w:sdt>
                <w:sdtPr>
                  <w:id w:val="264345724"/>
                  <w:tag w:val="goog_rdk_5580"/>
                </w:sdtPr>
                <w:sdtContent>
                  <w:del w:author="Nivesh" w:id="19" w:date="2026-09-25T10:03:37Z">
                    <w:r w:rsidDel="00000000" w:rsidR="00000000" w:rsidRPr="00000000">
                      <w:rPr>
                        <w:rtl w:val="0"/>
                      </w:rPr>
                    </w:r>
                  </w:del>
                </w:sdtContent>
              </w:sdt>
              <w:del w:author="Nivesh" w:id="19" w:date="2026-09-25T10:03:37Z"/>
            </w:sdtContent>
          </w:sdt>
        </w:p>
      </w:sdtContent>
    </w:sdt>
    <w:sdt>
      <w:sdtPr>
        <w:id w:val="-563323248"/>
        <w:tag w:val="goog_rdk_5584"/>
      </w:sdtPr>
      <w:sdtContent>
        <w:p w:rsidR="00000000" w:rsidDel="00000000" w:rsidP="00000000" w:rsidRDefault="00000000" w:rsidRPr="00000000" w14:paraId="000004FD">
          <w:pPr>
            <w:spacing w:after="280" w:before="280" w:line="240" w:lineRule="auto"/>
            <w:rPr>
              <w:del w:author="Nivesh" w:id="19" w:date="2026-09-25T10:03:37Z"/>
              <w:rPrChange w:author="Nivesh" w:id="42" w:date="2026-09-25T10:03:37Z">
                <w:rPr>
                  <w:rFonts w:ascii="Cambria" w:cs="Cambria" w:eastAsia="Cambria" w:hAnsi="Cambria"/>
                  <w:b w:val="1"/>
                  <w:bCs w:val="1"/>
                  <w:color w:val="000000"/>
                  <w:sz w:val="36"/>
                  <w:szCs w:val="36"/>
                </w:rPr>
              </w:rPrChange>
            </w:rPr>
          </w:pPr>
          <w:sdt>
            <w:sdtPr>
              <w:id w:val="1208864512"/>
              <w:tag w:val="goog_rdk_5582"/>
            </w:sdtPr>
            <w:sdtContent>
              <w:del w:author="Nivesh" w:id="19" w:date="2026-09-25T10:03:37Z">
                <w:r w:rsidDel="00000000" w:rsidR="00000000" w:rsidRPr="00000000">
                  <w:rPr>
                    <w:rPrChange w:author="Nivesh" w:id="42" w:date="2026-09-25T10:03:37Z">
                      <w:rPr>
                        <w:rFonts w:ascii="Cambria" w:cs="Cambria" w:eastAsia="Cambria" w:hAnsi="Cambria"/>
                        <w:b w:val="1"/>
                        <w:bCs w:val="1"/>
                        <w:color w:val="000000"/>
                        <w:sz w:val="36"/>
                        <w:szCs w:val="36"/>
                      </w:rPr>
                    </w:rPrChange>
                  </w:rPr>
                  <w:drawing>
                    <wp:inline distB="0" distT="0" distL="0" distR="0">
                      <wp:extent cx="5731510" cy="3033395"/>
                      <wp:effectExtent b="0" l="0" r="0" t="0"/>
                      <wp:docPr id="2126916942"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5731510" cy="3033395"/>
                              </a:xfrm>
                              <a:prstGeom prst="rect"/>
                              <a:ln/>
                            </pic:spPr>
                          </pic:pic>
                        </a:graphicData>
                      </a:graphic>
                    </wp:inline>
                  </w:drawing>
                </w:r>
              </w:del>
              <w:sdt>
                <w:sdtPr>
                  <w:id w:val="-437568501"/>
                  <w:tag w:val="goog_rdk_5583"/>
                </w:sdtPr>
                <w:sdtContent>
                  <w:del w:author="Nivesh" w:id="19" w:date="2026-09-25T10:03:37Z">
                    <w:r w:rsidDel="00000000" w:rsidR="00000000" w:rsidRPr="00000000">
                      <w:rPr>
                        <w:rtl w:val="0"/>
                      </w:rPr>
                    </w:r>
                  </w:del>
                </w:sdtContent>
              </w:sdt>
              <w:del w:author="Nivesh" w:id="19" w:date="2026-09-25T10:03:37Z"/>
            </w:sdtContent>
          </w:sdt>
        </w:p>
      </w:sdtContent>
    </w:sdt>
    <w:sdt>
      <w:sdtPr>
        <w:id w:val="506885958"/>
        <w:tag w:val="goog_rdk_5587"/>
      </w:sdtPr>
      <w:sdtContent>
        <w:p w:rsidR="00000000" w:rsidDel="00000000" w:rsidP="00000000" w:rsidRDefault="00000000" w:rsidRPr="00000000" w14:paraId="000004FE">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492121387"/>
              <w:tag w:val="goog_rdk_5585"/>
            </w:sdtPr>
            <w:sdtContent>
              <w:del w:author="Nivesh" w:id="19" w:date="2026-09-25T10:03:37Z"/>
              <w:sdt>
                <w:sdtPr>
                  <w:id w:val="-1996780396"/>
                  <w:tag w:val="goog_rdk_558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It provides along with details of resources from where to learn and stepwise guidance through-out. </w:delText>
                    </w:r>
                  </w:del>
                </w:sdtContent>
              </w:sdt>
              <w:del w:author="Nivesh" w:id="19" w:date="2026-09-25T10:03:37Z"/>
            </w:sdtContent>
          </w:sdt>
        </w:p>
      </w:sdtContent>
    </w:sdt>
    <w:sdt>
      <w:sdtPr>
        <w:id w:val="247479335"/>
        <w:tag w:val="goog_rdk_5590"/>
      </w:sdtPr>
      <w:sdtContent>
        <w:p w:rsidR="00000000" w:rsidDel="00000000" w:rsidP="00000000" w:rsidRDefault="00000000" w:rsidRPr="00000000" w14:paraId="000004FF">
          <w:pPr>
            <w:spacing w:after="280" w:before="280" w:line="240" w:lineRule="auto"/>
            <w:rPr>
              <w:del w:author="Nivesh" w:id="19" w:date="2026-09-25T10:03:37Z"/>
              <w:rPrChange w:author="Nivesh" w:id="42" w:date="2026-09-25T10:03:37Z">
                <w:rPr>
                  <w:rFonts w:ascii="Cambria" w:cs="Cambria" w:eastAsia="Cambria" w:hAnsi="Cambria"/>
                  <w:color w:val="000000"/>
                  <w:sz w:val="28"/>
                  <w:szCs w:val="28"/>
                </w:rPr>
              </w:rPrChange>
            </w:rPr>
          </w:pPr>
          <w:sdt>
            <w:sdtPr>
              <w:id w:val="-1641395050"/>
              <w:tag w:val="goog_rdk_5588"/>
            </w:sdtPr>
            <w:sdtContent>
              <w:del w:author="Nivesh" w:id="19" w:date="2026-09-25T10:03:37Z"/>
              <w:sdt>
                <w:sdtPr>
                  <w:id w:val="-700932654"/>
                  <w:tag w:val="goog_rdk_5589"/>
                </w:sdtPr>
                <w:sdtContent>
                  <w:del w:author="Nivesh" w:id="19" w:date="2026-09-25T10:03:37Z">
                    <w:r w:rsidDel="00000000" w:rsidR="00000000" w:rsidRPr="00000000">
                      <w:rPr>
                        <w:rtl w:val="0"/>
                      </w:rPr>
                    </w:r>
                  </w:del>
                </w:sdtContent>
              </w:sdt>
              <w:del w:author="Nivesh" w:id="19" w:date="2026-09-25T10:03:37Z"/>
            </w:sdtContent>
          </w:sdt>
        </w:p>
      </w:sdtContent>
    </w:sdt>
    <w:sdt>
      <w:sdtPr>
        <w:id w:val="-1203133555"/>
        <w:tag w:val="goog_rdk_5594"/>
      </w:sdtPr>
      <w:sdtContent>
        <w:p w:rsidR="00000000" w:rsidDel="00000000" w:rsidP="00000000" w:rsidRDefault="00000000" w:rsidRPr="00000000" w14:paraId="00000500">
          <w:pPr>
            <w:spacing w:after="280" w:before="280" w:line="240" w:lineRule="auto"/>
            <w:rPr>
              <w:del w:author="Nivesh" w:id="19" w:date="2026-09-25T10:03:37Z"/>
              <w:rPrChange w:author="Nivesh" w:id="42" w:date="2026-09-25T10:03:37Z">
                <w:rPr>
                  <w:rFonts w:ascii="Cambria" w:cs="Cambria" w:eastAsia="Cambria" w:hAnsi="Cambria"/>
                  <w:b w:val="0"/>
                  <w:bCs w:val="0"/>
                  <w:color w:val="000000"/>
                  <w:sz w:val="28"/>
                  <w:szCs w:val="28"/>
                </w:rPr>
              </w:rPrChange>
            </w:rPr>
          </w:pPr>
          <w:sdt>
            <w:sdtPr>
              <w:id w:val="2015669681"/>
              <w:tag w:val="goog_rdk_5591"/>
            </w:sdtPr>
            <w:sdtContent>
              <w:del w:author="Nivesh" w:id="19" w:date="2026-09-25T10:03:37Z"/>
              <w:sdt>
                <w:sdtPr>
                  <w:id w:val="-1069275503"/>
                  <w:tag w:val="goog_rdk_559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sz w:val="28"/>
                            <w:szCs w:val="28"/>
                          </w:rPr>
                        </w:rPrChange>
                      </w:rPr>
                      <w:delText xml:space="preserve">Conclusion: </w:delText>
                    </w:r>
                  </w:del>
                </w:sdtContent>
              </w:sdt>
              <w:del w:author="Nivesh" w:id="19" w:date="2026-09-25T10:03:37Z">
                <w:sdt>
                  <w:sdtPr>
                    <w:id w:val="-983054008"/>
                    <w:tag w:val="goog_rdk_5593"/>
                  </w:sdtPr>
                  <w:sdtContent>
                    <w:r w:rsidDel="00000000" w:rsidR="00000000" w:rsidRPr="00000000">
                      <w:rPr>
                        <w:rtl w:val="0"/>
                      </w:rPr>
                    </w:r>
                  </w:sdtContent>
                </w:sdt>
              </w:del>
            </w:sdtContent>
          </w:sdt>
        </w:p>
      </w:sdtContent>
    </w:sdt>
    <w:sdt>
      <w:sdtPr>
        <w:id w:val="1491663273"/>
        <w:tag w:val="goog_rdk_5597"/>
      </w:sdtPr>
      <w:sdtContent>
        <w:p w:rsidR="00000000" w:rsidDel="00000000" w:rsidP="00000000" w:rsidRDefault="00000000" w:rsidRPr="00000000" w14:paraId="00000501">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32937210"/>
              <w:tag w:val="goog_rdk_5595"/>
            </w:sdtPr>
            <w:sdtContent>
              <w:del w:author="Nivesh" w:id="19" w:date="2026-09-25T10:03:37Z"/>
              <w:sdt>
                <w:sdtPr>
                  <w:id w:val="-1144488115"/>
                  <w:tag w:val="goog_rdk_5596"/>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delText>
                    </w:r>
                  </w:del>
                </w:sdtContent>
              </w:sdt>
              <w:del w:author="Nivesh" w:id="19" w:date="2026-09-25T10:03:37Z"/>
            </w:sdtContent>
          </w:sdt>
        </w:p>
      </w:sdtContent>
    </w:sdt>
    <w:sdt>
      <w:sdtPr>
        <w:id w:val="761701170"/>
        <w:tag w:val="goog_rdk_5600"/>
      </w:sdtPr>
      <w:sdtContent>
        <w:p w:rsidR="00000000" w:rsidDel="00000000" w:rsidP="00000000" w:rsidRDefault="00000000" w:rsidRPr="00000000" w14:paraId="00000502">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064437880"/>
              <w:tag w:val="goog_rdk_5598"/>
            </w:sdtPr>
            <w:sdtContent>
              <w:del w:author="Nivesh" w:id="19" w:date="2026-09-25T10:03:37Z"/>
              <w:sdt>
                <w:sdtPr>
                  <w:id w:val="916372043"/>
                  <w:tag w:val="goog_rdk_5599"/>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delText>
                    </w:r>
                  </w:del>
                </w:sdtContent>
              </w:sdt>
              <w:del w:author="Nivesh" w:id="19" w:date="2026-09-25T10:03:37Z"/>
            </w:sdtContent>
          </w:sdt>
        </w:p>
      </w:sdtContent>
    </w:sdt>
    <w:sdt>
      <w:sdtPr>
        <w:id w:val="-1980763631"/>
        <w:tag w:val="goog_rdk_5603"/>
      </w:sdtPr>
      <w:sdtContent>
        <w:p w:rsidR="00000000" w:rsidDel="00000000" w:rsidP="00000000" w:rsidRDefault="00000000" w:rsidRPr="00000000" w14:paraId="00000503">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992946827"/>
              <w:tag w:val="goog_rdk_5601"/>
            </w:sdtPr>
            <w:sdtContent>
              <w:del w:author="Nivesh" w:id="19" w:date="2026-09-25T10:03:37Z"/>
              <w:sdt>
                <w:sdtPr>
                  <w:id w:val="-836432510"/>
                  <w:tag w:val="goog_rdk_5602"/>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delText>
                    </w:r>
                  </w:del>
                </w:sdtContent>
              </w:sdt>
              <w:del w:author="Nivesh" w:id="19" w:date="2026-09-25T10:03:37Z"/>
            </w:sdtContent>
          </w:sdt>
        </w:p>
      </w:sdtContent>
    </w:sdt>
    <w:sdt>
      <w:sdtPr>
        <w:id w:val="-818864494"/>
        <w:tag w:val="goog_rdk_5606"/>
      </w:sdtPr>
      <w:sdtContent>
        <w:p w:rsidR="00000000" w:rsidDel="00000000" w:rsidP="00000000" w:rsidRDefault="00000000" w:rsidRPr="00000000" w14:paraId="00000504">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250179480"/>
              <w:tag w:val="goog_rdk_5604"/>
            </w:sdtPr>
            <w:sdtContent>
              <w:del w:author="Nivesh" w:id="19" w:date="2026-09-25T10:03:37Z"/>
              <w:sdt>
                <w:sdtPr>
                  <w:id w:val="982910035"/>
                  <w:tag w:val="goog_rdk_5605"/>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delText>
                    </w:r>
                  </w:del>
                </w:sdtContent>
              </w:sdt>
              <w:del w:author="Nivesh" w:id="19" w:date="2026-09-25T10:03:37Z"/>
            </w:sdtContent>
          </w:sdt>
        </w:p>
      </w:sdtContent>
    </w:sdt>
    <w:sdt>
      <w:sdtPr>
        <w:id w:val="465902554"/>
        <w:tag w:val="goog_rdk_5609"/>
      </w:sdtPr>
      <w:sdtContent>
        <w:p w:rsidR="00000000" w:rsidDel="00000000" w:rsidP="00000000" w:rsidRDefault="00000000" w:rsidRPr="00000000" w14:paraId="00000505">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980822740"/>
              <w:tag w:val="goog_rdk_5607"/>
            </w:sdtPr>
            <w:sdtContent>
              <w:del w:author="Nivesh" w:id="19" w:date="2026-09-25T10:03:37Z"/>
              <w:sdt>
                <w:sdtPr>
                  <w:id w:val="-1776054303"/>
                  <w:tag w:val="goog_rdk_5608"/>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delText>
                    </w:r>
                  </w:del>
                </w:sdtContent>
              </w:sdt>
              <w:del w:author="Nivesh" w:id="19" w:date="2026-09-25T10:03:37Z"/>
            </w:sdtContent>
          </w:sdt>
        </w:p>
      </w:sdtContent>
    </w:sdt>
    <w:sdt>
      <w:sdtPr>
        <w:id w:val="576307187"/>
        <w:tag w:val="goog_rdk_5612"/>
      </w:sdtPr>
      <w:sdtContent>
        <w:p w:rsidR="00000000" w:rsidDel="00000000" w:rsidP="00000000" w:rsidRDefault="00000000" w:rsidRPr="00000000" w14:paraId="00000506">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730465955"/>
              <w:tag w:val="goog_rdk_5610"/>
            </w:sdtPr>
            <w:sdtContent>
              <w:del w:author="Nivesh" w:id="19" w:date="2026-09-25T10:03:37Z"/>
              <w:sdt>
                <w:sdtPr>
                  <w:id w:val="66963313"/>
                  <w:tag w:val="goog_rdk_5611"/>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delText>
                    </w:r>
                  </w:del>
                </w:sdtContent>
              </w:sdt>
              <w:del w:author="Nivesh" w:id="19" w:date="2026-09-25T10:03:37Z"/>
            </w:sdtContent>
          </w:sdt>
        </w:p>
      </w:sdtContent>
    </w:sdt>
    <w:sdt>
      <w:sdtPr>
        <w:id w:val="1220688069"/>
        <w:tag w:val="goog_rdk_5615"/>
      </w:sdtPr>
      <w:sdtContent>
        <w:p w:rsidR="00000000" w:rsidDel="00000000" w:rsidP="00000000" w:rsidRDefault="00000000" w:rsidRPr="00000000" w14:paraId="00000507">
          <w:pPr>
            <w:spacing w:after="280" w:before="280" w:line="240" w:lineRule="auto"/>
            <w:rPr>
              <w:del w:author="Nivesh" w:id="19" w:date="2026-09-25T10:03:37Z"/>
              <w:rPrChange w:author="Nivesh" w:id="42" w:date="2026-09-25T10:03:37Z">
                <w:rPr>
                  <w:rFonts w:ascii="Cambria" w:cs="Cambria" w:eastAsia="Cambria" w:hAnsi="Cambria"/>
                  <w:color w:val="000000"/>
                  <w:sz w:val="22"/>
                  <w:szCs w:val="22"/>
                </w:rPr>
              </w:rPrChange>
            </w:rPr>
          </w:pPr>
          <w:sdt>
            <w:sdtPr>
              <w:id w:val="1379545566"/>
              <w:tag w:val="goog_rdk_5613"/>
            </w:sdtPr>
            <w:sdtContent>
              <w:del w:author="Nivesh" w:id="19" w:date="2026-09-25T10:03:37Z"/>
              <w:sdt>
                <w:sdtPr>
                  <w:id w:val="1896019236"/>
                  <w:tag w:val="goog_rdk_5614"/>
                </w:sdtPr>
                <w:sdtContent>
                  <w:del w:author="Nivesh" w:id="19" w:date="2026-09-25T10:03:37Z">
                    <w:r w:rsidDel="00000000" w:rsidR="00000000" w:rsidRPr="00000000">
                      <w:rPr>
                        <w:rtl w:val="0"/>
                        <w:rPrChange w:author="Nivesh" w:id="42" w:date="2026-09-25T10:03:37Z">
                          <w:rPr>
                            <w:rFonts w:ascii="Cambria" w:cs="Cambria" w:eastAsia="Cambria" w:hAnsi="Cambria"/>
                            <w:color w:val="000000"/>
                            <w:sz w:val="22"/>
                            <w:szCs w:val="22"/>
                          </w:rPr>
                        </w:rPrChange>
                      </w:rPr>
                      <w:delTex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delText>
                    </w:r>
                  </w:del>
                </w:sdtContent>
              </w:sdt>
              <w:del w:author="Nivesh" w:id="19" w:date="2026-09-25T10:03:37Z"/>
            </w:sdtContent>
          </w:sdt>
        </w:p>
      </w:sdtContent>
    </w:sdt>
    <w:sdt>
      <w:sdtPr>
        <w:id w:val="-1049504536"/>
        <w:tag w:val="goog_rdk_5618"/>
      </w:sdtPr>
      <w:sdtContent>
        <w:p w:rsidR="00000000" w:rsidDel="00000000" w:rsidP="00000000" w:rsidRDefault="00000000" w:rsidRPr="00000000" w14:paraId="00000508">
          <w:pPr>
            <w:spacing w:after="280" w:before="280" w:line="240" w:lineRule="auto"/>
            <w:rPr>
              <w:del w:author="Nivesh" w:id="19" w:date="2026-09-25T10:03:37Z"/>
              <w:rPrChange w:author="Nivesh" w:id="42" w:date="2026-09-25T10:03:37Z">
                <w:rPr>
                  <w:rFonts w:ascii="Cambria" w:cs="Cambria" w:eastAsia="Cambria" w:hAnsi="Cambria"/>
                  <w:color w:val="000000"/>
                </w:rPr>
              </w:rPrChange>
            </w:rPr>
          </w:pPr>
          <w:sdt>
            <w:sdtPr>
              <w:id w:val="1677408118"/>
              <w:tag w:val="goog_rdk_5616"/>
            </w:sdtPr>
            <w:sdtContent>
              <w:del w:author="Nivesh" w:id="19" w:date="2026-09-25T10:03:37Z"/>
              <w:sdt>
                <w:sdtPr>
                  <w:id w:val="1542649159"/>
                  <w:tag w:val="goog_rdk_5617"/>
                </w:sdtPr>
                <w:sdtContent>
                  <w:del w:author="Nivesh" w:id="19" w:date="2026-09-25T10:03:37Z">
                    <w:r w:rsidDel="00000000" w:rsidR="00000000" w:rsidRPr="00000000">
                      <w:rPr>
                        <w:rtl w:val="0"/>
                      </w:rPr>
                    </w:r>
                  </w:del>
                </w:sdtContent>
              </w:sdt>
              <w:del w:author="Nivesh" w:id="19" w:date="2026-09-25T10:03:37Z"/>
            </w:sdtContent>
          </w:sdt>
        </w:p>
      </w:sdtContent>
    </w:sdt>
    <w:sdt>
      <w:sdtPr>
        <w:id w:val="1176049586"/>
        <w:tag w:val="goog_rdk_5621"/>
      </w:sdtPr>
      <w:sdtContent>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1281750229"/>
              <w:tag w:val="goog_rdk_5619"/>
            </w:sdtPr>
            <w:sdtContent>
              <w:del w:author="Nivesh" w:id="19" w:date="2026-09-25T10:03:37Z"/>
              <w:sdt>
                <w:sdtPr>
                  <w:id w:val="-1270880918"/>
                  <w:tag w:val="goog_rdk_5620"/>
                </w:sdtPr>
                <w:sdtContent>
                  <w:del w:author="Nivesh" w:id="19" w:date="2026-09-25T10:03:37Z">
                    <w:r w:rsidDel="00000000" w:rsidR="00000000" w:rsidRPr="00000000">
                      <w:rPr>
                        <w:rtl w:val="0"/>
                      </w:rPr>
                    </w:r>
                  </w:del>
                </w:sdtContent>
              </w:sdt>
              <w:del w:author="Nivesh" w:id="19" w:date="2026-09-25T10:03:37Z"/>
            </w:sdtContent>
          </w:sdt>
        </w:p>
      </w:sdtContent>
    </w:sdt>
    <w:sdt>
      <w:sdtPr>
        <w:id w:val="2002723192"/>
        <w:tag w:val="goog_rdk_5624"/>
      </w:sdtPr>
      <w:sdtContent>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1946039099"/>
              <w:tag w:val="goog_rdk_5622"/>
            </w:sdtPr>
            <w:sdtContent>
              <w:del w:author="Nivesh" w:id="19" w:date="2026-09-25T10:03:37Z"/>
              <w:sdt>
                <w:sdtPr>
                  <w:id w:val="-405397148"/>
                  <w:tag w:val="goog_rdk_5623"/>
                </w:sdtPr>
                <w:sdtContent>
                  <w:del w:author="Nivesh" w:id="19" w:date="2026-09-25T10:03:37Z">
                    <w:r w:rsidDel="00000000" w:rsidR="00000000" w:rsidRPr="00000000">
                      <w:rPr>
                        <w:rtl w:val="0"/>
                      </w:rPr>
                    </w:r>
                  </w:del>
                </w:sdtContent>
              </w:sdt>
              <w:del w:author="Nivesh" w:id="19" w:date="2026-09-25T10:03:37Z"/>
            </w:sdtContent>
          </w:sdt>
        </w:p>
      </w:sdtContent>
    </w:sdt>
    <w:sdt>
      <w:sdtPr>
        <w:id w:val="-1427020598"/>
        <w:tag w:val="goog_rdk_5627"/>
      </w:sdtPr>
      <w:sdtContent>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del w:author="Nivesh" w:id="19" w:date="2026-09-25T10:03:37Z"/>
              <w:rPrChange w:author="Nivesh" w:id="42" w:date="2026-09-25T10:03:37Z">
                <w:rPr>
                  <w:rFonts w:ascii="Cambria" w:cs="Cambria" w:eastAsia="Cambria" w:hAnsi="Cambria"/>
                  <w:b w:val="1"/>
                  <w:bCs w:val="1"/>
                  <w:i w:val="0"/>
                  <w:iCs w:val="0"/>
                  <w:smallCaps w:val="0"/>
                  <w:strike w:val="0"/>
                  <w:color w:val="000000"/>
                  <w:sz w:val="27"/>
                  <w:szCs w:val="27"/>
                  <w:u w:val="none"/>
                  <w:shd w:fill="auto" w:val="clear"/>
                  <w:vertAlign w:val="baseline"/>
                </w:rPr>
              </w:rPrChange>
            </w:rPr>
            <w:pPrChange w:author="dhivyadharshini Dhivya" w:id="0" w:date="2026-09-24T07:15:49Z">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pPr>
            </w:pPrChange>
          </w:pPr>
          <w:sdt>
            <w:sdtPr>
              <w:id w:val="-456090690"/>
              <w:tag w:val="goog_rdk_5625"/>
            </w:sdtPr>
            <w:sdtContent>
              <w:del w:author="Nivesh" w:id="19" w:date="2026-09-25T10:03:37Z"/>
              <w:sdt>
                <w:sdtPr>
                  <w:id w:val="695571071"/>
                  <w:tag w:val="goog_rdk_5626"/>
                </w:sdtPr>
                <w:sdtContent>
                  <w:del w:author="Nivesh" w:id="19" w:date="2026-09-25T10:03:37Z">
                    <w:r w:rsidDel="00000000" w:rsidR="00000000" w:rsidRPr="00000000">
                      <w:rPr>
                        <w:rtl w:val="0"/>
                      </w:rPr>
                    </w:r>
                  </w:del>
                </w:sdtContent>
              </w:sdt>
              <w:del w:author="Nivesh" w:id="19" w:date="2026-09-25T10:03:37Z"/>
            </w:sdtContent>
          </w:sdt>
        </w:p>
      </w:sdtContent>
    </w:sdt>
    <w:sdt>
      <w:sdtPr>
        <w:id w:val="509849194"/>
        <w:tag w:val="goog_rdk_5630"/>
      </w:sdtPr>
      <w:sdtContent>
        <w:p w:rsidR="00000000" w:rsidDel="00000000" w:rsidP="00000000" w:rsidRDefault="00000000" w:rsidRPr="00000000" w14:paraId="0000050C">
          <w:pPr>
            <w:spacing w:after="280" w:before="280" w:line="240" w:lineRule="auto"/>
            <w:rPr>
              <w:del w:author="Nivesh" w:id="19" w:date="2026-09-25T10:03:37Z"/>
              <w:rPrChange w:author="Nivesh" w:id="42" w:date="2026-09-25T10:03:37Z">
                <w:rPr>
                  <w:rFonts w:ascii="Cambria" w:cs="Cambria" w:eastAsia="Cambria" w:hAnsi="Cambria"/>
                  <w:b w:val="1"/>
                  <w:bCs w:val="1"/>
                  <w:color w:val="000000"/>
                </w:rPr>
              </w:rPrChange>
            </w:rPr>
          </w:pPr>
          <w:sdt>
            <w:sdtPr>
              <w:id w:val="-468815449"/>
              <w:tag w:val="goog_rdk_5628"/>
            </w:sdtPr>
            <w:sdtContent>
              <w:del w:author="Nivesh" w:id="19" w:date="2026-09-25T10:03:37Z"/>
              <w:sdt>
                <w:sdtPr>
                  <w:id w:val="-763998512"/>
                  <w:tag w:val="goog_rdk_5629"/>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Submitted by:</w:delText>
                    </w:r>
                  </w:del>
                </w:sdtContent>
              </w:sdt>
              <w:del w:author="Nivesh" w:id="19" w:date="2026-09-25T10:03:37Z"/>
            </w:sdtContent>
          </w:sdt>
        </w:p>
      </w:sdtContent>
    </w:sdt>
    <w:sdt>
      <w:sdtPr>
        <w:id w:val="-64519949"/>
        <w:tag w:val="goog_rdk_5641"/>
      </w:sdtPr>
      <w:sdtContent>
        <w:p w:rsidR="00000000" w:rsidDel="00000000" w:rsidP="00000000" w:rsidRDefault="00000000" w:rsidRPr="00000000" w14:paraId="0000050D">
          <w:pPr>
            <w:spacing w:after="280" w:before="280" w:line="240" w:lineRule="auto"/>
            <w:ind w:left="1080" w:firstLine="0"/>
            <w:rPr>
              <w:rFonts w:ascii="Cambria" w:cs="Cambria" w:eastAsia="Cambria" w:hAnsi="Cambria"/>
              <w:color w:val="000000"/>
            </w:rPr>
            <w:pPrChange w:author="Janani Janani" w:id="0" w:date="2026-09-24T09:22:48Z">
              <w:pPr>
                <w:spacing w:before="280" w:line="240" w:lineRule="auto"/>
              </w:pPr>
            </w:pPrChange>
          </w:pPr>
          <w:sdt>
            <w:sdtPr>
              <w:id w:val="-64172572"/>
              <w:tag w:val="goog_rdk_5631"/>
            </w:sdtPr>
            <w:sdtContent>
              <w:del w:author="Nivesh" w:id="19" w:date="2026-09-25T10:03:37Z"/>
              <w:sdt>
                <w:sdtPr>
                  <w:id w:val="-2079160630"/>
                  <w:tag w:val="goog_rdk_5632"/>
                </w:sdtPr>
                <w:sdtContent>
                  <w:del w:author="Nivesh" w:id="19" w:date="2026-09-25T10:03:37Z">
                    <w:r w:rsidDel="00000000" w:rsidR="00000000" w:rsidRPr="00000000">
                      <w:rPr>
                        <w:rtl w:val="0"/>
                        <w:rPrChange w:author="Nivesh" w:id="42" w:date="2026-09-25T10:03:37Z">
                          <w:rPr>
                            <w:rFonts w:ascii="Cambria" w:cs="Cambria" w:eastAsia="Cambria" w:hAnsi="Cambria"/>
                            <w:b w:val="1"/>
                            <w:bCs w:val="1"/>
                            <w:color w:val="000000"/>
                          </w:rPr>
                        </w:rPrChange>
                      </w:rPr>
                      <w:delText xml:space="preserve">Te</w:delText>
                    </w:r>
                  </w:del>
                </w:sdtContent>
              </w:sdt>
              <w:del w:author="Nivesh" w:id="19" w:date="2026-09-25T10:03:37Z">
                <w:sdt>
                  <w:sdtPr>
                    <w:id w:val="191118902"/>
                    <w:tag w:val="goog_rdk_5633"/>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lla Divya Sree</w:delText>
                    </w:r>
                  </w:sdtContent>
                </w:sdt>
                <w:sdt>
                  <w:sdtPr>
                    <w:id w:val="446331380"/>
                    <w:tag w:val="goog_rdk_5634"/>
                  </w:sdtPr>
                  <w:sdtContent>
                    <w:r w:rsidDel="00000000" w:rsidR="00000000" w:rsidRPr="00000000">
                      <w:rPr>
                        <w:rtl w:val="0"/>
                        <w:rPrChange w:author="Nivesh" w:id="42" w:date="2026-09-25T10:03:37Z">
                          <w:rPr>
                            <w:rFonts w:ascii="Cambria" w:cs="Cambria" w:eastAsia="Cambria" w:hAnsi="Cambria"/>
                            <w:color w:val="000000"/>
                          </w:rPr>
                        </w:rPrChange>
                      </w:rPr>
                      <w:br w:type="textWrapping"/>
                    </w:r>
                  </w:sdtContent>
                </w:sdt>
                <w:sdt>
                  <w:sdtPr>
                    <w:id w:val="-2112409812"/>
                    <w:tag w:val="goog_rdk_5635"/>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Mentor:</w:delText>
                    </w:r>
                  </w:sdtContent>
                </w:sdt>
                <w:sdt>
                  <w:sdtPr>
                    <w:id w:val="1435485151"/>
                    <w:tag w:val="goog_rdk_5636"/>
                  </w:sdtPr>
                  <w:sdtContent>
                    <w:r w:rsidDel="00000000" w:rsidR="00000000" w:rsidRPr="00000000">
                      <w:rPr>
                        <w:rtl w:val="0"/>
                        <w:rPrChange w:author="Nivesh" w:id="42" w:date="2026-09-25T10:03:37Z">
                          <w:rPr>
                            <w:rFonts w:ascii="Cambria" w:cs="Cambria" w:eastAsia="Cambria" w:hAnsi="Cambria"/>
                            <w:color w:val="000000"/>
                          </w:rPr>
                        </w:rPrChange>
                      </w:rPr>
                      <w:delText xml:space="preserve"> Si</w:delText>
                    </w:r>
                  </w:sdtContent>
                </w:sdt>
                <w:sdt>
                  <w:sdtPr>
                    <w:id w:val="1560938887"/>
                    <w:tag w:val="goog_rdk_5637"/>
                  </w:sdtPr>
                  <w:sdtContent>
                    <w:r w:rsidDel="00000000" w:rsidR="00000000" w:rsidRPr="00000000">
                      <w:rPr>
                        <w:rtl w:val="0"/>
                        <w:rPrChange w:author="Nivesh" w:id="42" w:date="2026-09-25T10:03:37Z">
                          <w:rPr>
                            <w:rFonts w:ascii="Cambria" w:cs="Cambria" w:eastAsia="Cambria" w:hAnsi="Cambria"/>
                            <w:color w:val="000000"/>
                          </w:rPr>
                        </w:rPrChange>
                      </w:rPr>
                      <w:delText xml:space="preserve">ri</w:delText>
                    </w:r>
                  </w:sdtContent>
                </w:sdt>
                <w:sdt>
                  <w:sdtPr>
                    <w:id w:val="-1866884612"/>
                    <w:tag w:val="goog_rdk_5638"/>
                  </w:sdtPr>
                  <w:sdtContent>
                    <w:r w:rsidDel="00000000" w:rsidR="00000000" w:rsidRPr="00000000">
                      <w:rPr>
                        <w:rtl w:val="0"/>
                        <w:rPrChange w:author="Nivesh" w:id="42" w:date="2026-09-25T10:03:37Z">
                          <w:rPr>
                            <w:rFonts w:ascii="Cambria" w:cs="Cambria" w:eastAsia="Cambria" w:hAnsi="Cambria"/>
                            <w:color w:val="000000"/>
                          </w:rPr>
                        </w:rPrChange>
                      </w:rPr>
                      <w:br w:type="textWrapping"/>
                    </w:r>
                  </w:sdtContent>
                </w:sdt>
                <w:sdt>
                  <w:sdtPr>
                    <w:id w:val="-1248672598"/>
                    <w:tag w:val="goog_rdk_5639"/>
                  </w:sdtPr>
                  <w:sdtContent>
                    <w:r w:rsidDel="00000000" w:rsidR="00000000" w:rsidRPr="00000000">
                      <w:rPr>
                        <w:rtl w:val="0"/>
                        <w:rPrChange w:author="Nivesh" w:id="42" w:date="2026-09-25T10:03:37Z">
                          <w:rPr>
                            <w:rFonts w:ascii="Cambria" w:cs="Cambria" w:eastAsia="Cambria" w:hAnsi="Cambria"/>
                            <w:b w:val="1"/>
                            <w:bCs w:val="1"/>
                            <w:color w:val="000000"/>
                          </w:rPr>
                        </w:rPrChange>
                      </w:rPr>
                      <w:delText xml:space="preserve">Date:</w:delText>
                    </w:r>
                  </w:sdtContent>
                </w:sdt>
                <w:sdt>
                  <w:sdtPr>
                    <w:id w:val="-303991083"/>
                    <w:tag w:val="goog_rdk_5640"/>
                  </w:sdtPr>
                  <w:sdtContent>
                    <w:r w:rsidDel="00000000" w:rsidR="00000000" w:rsidRPr="00000000">
                      <w:rPr>
                        <w:rtl w:val="0"/>
                        <w:rPrChange w:author="Nivesh" w:id="42" w:date="2026-09-25T10:03:37Z">
                          <w:rPr>
                            <w:rFonts w:ascii="Cambria" w:cs="Cambria" w:eastAsia="Cambria" w:hAnsi="Cambria"/>
                            <w:color w:val="000000"/>
                          </w:rPr>
                        </w:rPrChange>
                      </w:rPr>
                      <w:delText xml:space="preserve"> 11/04/2025</w:delText>
                    </w:r>
                  </w:sdtContent>
                </w:sdt>
              </w:del>
            </w:sdtContent>
          </w:sdt>
          <w:r w:rsidDel="00000000" w:rsidR="00000000" w:rsidRPr="00000000">
            <w:rPr>
              <w:rtl w:val="0"/>
            </w:rPr>
          </w:r>
        </w:p>
      </w:sdtContent>
    </w:sdt>
    <w:sectPr>
      <w:type w:val="nextPage"/>
      <w:pgSz w:h="16838" w:w="11906"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IKANDAN R" w:id="1" w:date="2026-09-23T07:06:16Z">
    <w:sdt>
      <w:sdtPr>
        <w:id w:val="1148291889"/>
        <w:tag w:val="goog_rdk_6043"/>
      </w:sdtPr>
      <w:sdtContent>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D Ismail" w:id="204" w:date="2026-09-24T15:38:40Z"/>
              <w:rFonts w:ascii="Arial" w:cs="Arial" w:eastAsia="Arial" w:hAnsi="Arial"/>
              <w:b w:val="0"/>
              <w:bCs w:val="0"/>
              <w:i w:val="0"/>
              <w:iCs w:val="0"/>
              <w:smallCaps w:val="0"/>
              <w:strike w:val="0"/>
              <w:color w:val="000000"/>
              <w:sz w:val="22"/>
              <w:szCs w:val="22"/>
              <w:u w:val="none"/>
              <w:shd w:fill="auto" w:val="clear"/>
              <w:vertAlign w:val="baseline"/>
            </w:rPr>
          </w:pPr>
          <w:sdt>
            <w:sdtPr>
              <w:id w:val="-184333504"/>
              <w:tag w:val="goog_rdk_6042"/>
            </w:sdtPr>
            <w:sdtContent>
              <w:ins w:author="MD Ismail" w:id="204" w:date="2026-09-24T15:3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the project</w:t>
                </w:r>
              </w:ins>
            </w:sdtContent>
          </w:sdt>
        </w:p>
      </w:sdtContent>
    </w:sdt>
  </w:comment>
  <w:comment w:author="Anonymous" w:id="0" w:date="2026-09-23T06:19:48Z">
    <w:sdt>
      <w:sdtPr>
        <w:id w:val="-1907006541"/>
        <w:tag w:val="goog_rdk_6045"/>
      </w:sdtPr>
      <w:sdtContent>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D Ismail" w:id="204" w:date="2026-09-24T15:38:40Z"/>
              <w:rFonts w:ascii="Arial" w:cs="Arial" w:eastAsia="Arial" w:hAnsi="Arial"/>
              <w:b w:val="0"/>
              <w:bCs w:val="0"/>
              <w:i w:val="0"/>
              <w:iCs w:val="0"/>
              <w:smallCaps w:val="0"/>
              <w:strike w:val="0"/>
              <w:color w:val="000000"/>
              <w:sz w:val="22"/>
              <w:szCs w:val="22"/>
              <w:u w:val="none"/>
              <w:shd w:fill="auto" w:val="clear"/>
              <w:vertAlign w:val="baseline"/>
            </w:rPr>
          </w:pPr>
          <w:sdt>
            <w:sdtPr>
              <w:id w:val="873922333"/>
              <w:tag w:val="goog_rdk_6044"/>
            </w:sdtPr>
            <w:sdtContent>
              <w:ins w:author="MD Ismail" w:id="204" w:date="2026-09-24T15:3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saptiya</w:t>
                </w:r>
              </w:ins>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50" w15:done="0"/>
  <w15:commentEx w15:paraId="0000055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omfortaa">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252076542"/>
      <w:tag w:val="goog_rdk_6030"/>
    </w:sdtPr>
    <w:sdtContent>
      <w:p w:rsidR="00000000" w:rsidDel="00000000" w:rsidP="00000000" w:rsidRDefault="00000000" w:rsidRPr="00000000" w14:paraId="0000054C">
        <w:pPr>
          <w:numPr>
            <w:ilvl w:val="1"/>
            <w:numId w:val="2"/>
          </w:numPr>
          <w:ind w:left="502" w:hanging="360"/>
          <w:rPr>
            <w:ins w:author="Anonymous" w:id="202" w:date="2026-09-24T04:34:26Z"/>
          </w:rPr>
          <w:pPrChange w:author="FATHIMA RAIHANA A S" w:id="0" w:date="2026-09-25T17:38:39Z">
            <w:pPr>
              <w:numPr>
                <w:ilvl w:val="1"/>
                <w:numId w:val="9"/>
              </w:numPr>
              <w:ind w:left="502" w:hanging="360"/>
            </w:pPr>
          </w:pPrChange>
        </w:pPr>
        <w:sdt>
          <w:sdtPr>
            <w:id w:val="-1819066403"/>
            <w:tag w:val="goog_rdk_6028"/>
          </w:sdtPr>
          <w:sdtContent>
            <w:ins w:author="Anonymous" w:id="202" w:date="2026-09-24T04:34:26Z"/>
            <w:sdt>
              <w:sdtPr>
                <w:id w:val="1094588270"/>
                <w:tag w:val="goog_rdk_6029"/>
              </w:sdtPr>
              <w:sdtContent>
                <w:ins w:author="Anonymous" w:id="202" w:date="2026-09-24T04:34:26Z">
                  <w:r w:rsidDel="00000000" w:rsidR="00000000" w:rsidRPr="00000000">
                    <w:rPr>
                      <w:rtl w:val="0"/>
                    </w:rPr>
                  </w:r>
                </w:ins>
              </w:sdtContent>
            </w:sdt>
            <w:ins w:author="Anonymous" w:id="202" w:date="2026-09-24T04:34:26Z"/>
          </w:sdtContent>
        </w:sdt>
      </w:p>
    </w:sdtContent>
  </w:sdt>
  <w:sdt>
    <w:sdtPr>
      <w:id w:val="297818045"/>
      <w:tag w:val="goog_rdk_6034"/>
    </w:sdtPr>
    <w:sdtContent>
      <w:p w:rsidR="00000000" w:rsidDel="00000000" w:rsidP="00000000" w:rsidRDefault="00000000" w:rsidRPr="00000000" w14:paraId="0000054D">
        <w:pPr>
          <w:rPr>
            <w:ins w:author="RAMAKRISHNAN R" w:id="201" w:date="2026-09-23T13:08:19Z"/>
            <w:rPrChange w:author="RAMAKRISHNAN R" w:id="203" w:date="2026-09-23T13:08:19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1623336669"/>
            <w:tag w:val="goog_rdk_6032"/>
          </w:sdtPr>
          <w:sdtContent>
            <w:ins w:author="RAMAKRISHNAN R" w:id="201" w:date="2026-09-23T13:08:19Z"/>
            <w:sdt>
              <w:sdtPr>
                <w:id w:val="1906556142"/>
                <w:tag w:val="goog_rdk_6033"/>
              </w:sdtPr>
              <w:sdtContent>
                <w:ins w:author="RAMAKRISHNAN R" w:id="201" w:date="2026-09-23T13:08:19Z">
                  <w:r w:rsidDel="00000000" w:rsidR="00000000" w:rsidRPr="00000000">
                    <w:rPr>
                      <w:rtl w:val="0"/>
                    </w:rPr>
                  </w:r>
                </w:ins>
              </w:sdtContent>
            </w:sdt>
            <w:ins w:author="RAMAKRISHNAN R" w:id="201" w:date="2026-09-23T13:08:19Z"/>
          </w:sdtContent>
        </w:sdt>
      </w:p>
    </w:sdtContent>
  </w:sdt>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600672725"/>
      <w:tag w:val="goog_rdk_6041"/>
    </w:sdtPr>
    <w:sdtContent>
      <w:p w:rsidR="00000000" w:rsidDel="00000000" w:rsidP="00000000" w:rsidRDefault="00000000" w:rsidRPr="00000000" w14:paraId="0000054F">
        <w:pPr>
          <w:rPr>
            <w:ins w:author="MD Ismail" w:id="204" w:date="2026-09-24T15:38:40Z"/>
            <w:rPrChange w:author="MD Ismail" w:id="205" w:date="2026-09-24T15:38:40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46438738"/>
            <w:tag w:val="goog_rdk_6039"/>
          </w:sdtPr>
          <w:sdtContent>
            <w:ins w:author="MD Ismail" w:id="204" w:date="2026-09-24T15:38:40Z"/>
            <w:sdt>
              <w:sdtPr>
                <w:id w:val="-2078401798"/>
                <w:tag w:val="goog_rdk_6040"/>
              </w:sdtPr>
              <w:sdtContent>
                <w:ins w:author="MD Ismail" w:id="204" w:date="2026-09-24T15:38:40Z">
                  <w:r w:rsidDel="00000000" w:rsidR="00000000" w:rsidRPr="00000000">
                    <w:rPr>
                      <w:rtl w:val="0"/>
                    </w:rPr>
                  </w:r>
                </w:ins>
              </w:sdtContent>
            </w:sdt>
            <w:ins w:author="MD Ismail" w:id="204" w:date="2026-09-24T15:38:40Z"/>
          </w:sdtContent>
        </w:sdt>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240171055"/>
      <w:tag w:val="goog_rdk_5653"/>
    </w:sdtPr>
    <w:sdtContent>
      <w:p w:rsidR="00000000" w:rsidDel="00000000" w:rsidP="00000000" w:rsidRDefault="00000000" w:rsidRPr="00000000" w14:paraId="0000050E">
        <w:pPr>
          <w:tabs>
            <w:tab w:val="center" w:leader="none" w:pos="4513"/>
            <w:tab w:val="right" w:leader="none" w:pos="9026"/>
          </w:tabs>
          <w:rPr>
            <w:ins w:author="Anonymous" w:id="168" w:date="2026-09-27T07:30:50Z"/>
            <w:del w:author="Kasiammal S" w:id="164" w:date="2026-09-26T11:37:38Z"/>
            <w:rPrChange w:author="Kasiammal S" w:id="165" w:date="2026-09-26T11:37:38Z">
              <w:rPr>
                <w:rFonts w:ascii="Cambria" w:cs="Cambria" w:eastAsia="Cambria" w:hAnsi="Cambria"/>
                <w:color w:val="000000"/>
              </w:rPr>
            </w:rPrChange>
          </w:rPr>
        </w:pPr>
        <w:sdt>
          <w:sdtPr>
            <w:id w:val="-573536137"/>
            <w:tag w:val="goog_rdk_5643"/>
          </w:sdtPr>
          <w:sdtContent>
            <w:ins w:author="Kasiammal S" w:id="164" w:date="2026-09-26T11:37:38Z"/>
            <w:sdt>
              <w:sdtPr>
                <w:id w:val="-526461279"/>
                <w:tag w:val="goog_rdk_5644"/>
              </w:sdtPr>
              <w:sdtContent>
                <w:ins w:author="Kasiammal S" w:id="164" w:date="2026-09-26T11:37:38Z">
                  <w:r w:rsidDel="00000000" w:rsidR="00000000" w:rsidRPr="00000000">
                    <w:rPr>
                      <w:rtl w:val="0"/>
                      <w:rPrChange w:author="Kasiammal S" w:id="165" w:date="2026-09-26T11:37:38Z">
                        <w:rPr>
                          <w:rFonts w:ascii="Cambria" w:cs="Cambria" w:eastAsia="Cambria" w:hAnsi="Cambria"/>
                          <w:color w:val="000000"/>
                        </w:rPr>
                      </w:rPrChange>
                    </w:rPr>
                    <w:t xml:space="preserve">cc</w:t>
                  </w:r>
                </w:ins>
              </w:sdtContent>
            </w:sdt>
            <w:ins w:author="Kasiammal S" w:id="164" w:date="2026-09-26T11:37:38Z"/>
          </w:sdtContent>
        </w:sdt>
        <w:sdt>
          <w:sdtPr>
            <w:id w:val="1694821064"/>
            <w:tag w:val="goog_rdk_5645"/>
          </w:sdtPr>
          <w:sdtContent>
            <w:ins w:author="S.Ragavi Srinivasan" w:id="166" w:date="2026-09-26T14:24:43Z">
              <w:r w:rsidDel="00000000" w:rsidR="00000000" w:rsidRPr="00000000">
                <w:rPr>
                  <w:rFonts w:ascii="Cambria" w:cs="Cambria" w:eastAsia="Cambria" w:hAnsi="Cambria"/>
                  <w:color w:val="000000"/>
                </w:rPr>
                <w:fldChar w:fldCharType="begin"/>
                <w:instrText xml:space="preserve">PAGE</w:instrText>
                <w:fldChar w:fldCharType="separate"/>
                <w:fldChar w:fldCharType="end"/>
              </w:r>
            </w:ins>
          </w:sdtContent>
        </w:sdt>
        <w:sdt>
          <w:sdtPr>
            <w:id w:val="935520143"/>
            <w:tag w:val="goog_rdk_5646"/>
          </w:sdtPr>
          <w:sdtContent>
            <w:ins w:author="Anonymous" w:id="167" w:date="2026-09-24T09:45:10Z">
              <w:sdt>
                <w:sdtPr>
                  <w:id w:val="188230040"/>
                  <w:tag w:val="goog_rdk_5647"/>
                </w:sdtPr>
                <w:sdtContent>
                  <w:del w:author="Kasiammal S" w:id="164" w:date="2026-09-26T11:37:38Z"/>
                </w:sdtContent>
              </w:sdt>
            </w:ins>
            <w:sdt>
              <w:sdtPr>
                <w:id w:val="124129073"/>
                <w:tag w:val="goog_rdk_5648"/>
              </w:sdtPr>
              <w:sdtContent>
                <w:ins w:author="Anonymous" w:id="167" w:date="2026-09-24T09:45:10Z">
                  <w:del w:author="Kasiammal S" w:id="164" w:date="2026-09-26T11:37:38Z">
                    <w:r w:rsidDel="00000000" w:rsidR="00000000" w:rsidRPr="00000000">
                      <w:rPr>
                        <w:rtl w:val="0"/>
                        <w:rPrChange w:author="Kasiammal S" w:id="165" w:date="2026-09-26T11:37:38Z">
                          <w:rPr>
                            <w:rFonts w:ascii="Cambria" w:cs="Cambria" w:eastAsia="Cambria" w:hAnsi="Cambria"/>
                            <w:color w:val="000000"/>
                          </w:rPr>
                        </w:rPrChange>
                      </w:rPr>
                      <w:delText xml:space="preserve">           </w:delText>
                    </w:r>
                  </w:del>
                </w:ins>
              </w:sdtContent>
            </w:sdt>
            <w:ins w:author="Anonymous" w:id="167" w:date="2026-09-24T09:45:10Z">
              <w:del w:author="Kasiammal S" w:id="164" w:date="2026-09-26T11:37:38Z"/>
            </w:ins>
          </w:sdtContent>
        </w:sdt>
        <w:sdt>
          <w:sdtPr>
            <w:id w:val="-640506295"/>
            <w:tag w:val="goog_rdk_5649"/>
          </w:sdtPr>
          <w:sdtContent>
            <w:del w:author="Kasiammal S" w:id="164" w:date="2026-09-26T11:37:38Z"/>
          </w:sdtContent>
        </w:sdt>
        <w:sdt>
          <w:sdtPr>
            <w:id w:val="1595515964"/>
            <w:tag w:val="goog_rdk_5650"/>
          </w:sdtPr>
          <w:sdtContent>
            <w:ins w:author="Anonymous" w:id="168" w:date="2026-09-27T07:30:50Z">
              <w:sdt>
                <w:sdtPr>
                  <w:id w:val="2125842480"/>
                  <w:tag w:val="goog_rdk_5651"/>
                </w:sdtPr>
                <w:sdtContent>
                  <w:del w:author="Kasiammal S" w:id="164" w:date="2026-09-26T11:37:38Z"/>
                </w:sdtContent>
              </w:sdt>
            </w:ins>
            <w:sdt>
              <w:sdtPr>
                <w:id w:val="-637092087"/>
                <w:tag w:val="goog_rdk_5652"/>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58"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1076325" cy="300038"/>
                              </a:xfrm>
                              <a:prstGeom prst="rect"/>
                              <a:ln/>
                            </pic:spPr>
                          </pic:pic>
                        </a:graphicData>
                      </a:graphic>
                    </wp:anchor>
                  </w:drawing>
                </w:r>
              </w:del>
            </w:ins>
          </w:sdtContent>
        </w:sdt>
      </w:p>
    </w:sdtContent>
  </w:sdt>
  <w:sdt>
    <w:sdtPr>
      <w:id w:val="1792160237"/>
      <w:tag w:val="goog_rdk_5657"/>
    </w:sdtPr>
    <w:sdtContent>
      <w:p w:rsidR="00000000" w:rsidDel="00000000" w:rsidP="00000000" w:rsidRDefault="00000000" w:rsidRPr="00000000" w14:paraId="0000050F">
        <w:pPr>
          <w:shd w:fill="f0f4f9" w:val="clear"/>
          <w:tabs>
            <w:tab w:val="center" w:leader="none" w:pos="4513"/>
            <w:tab w:val="right" w:leader="none" w:pos="9026"/>
          </w:tabs>
          <w:spacing w:after="120" w:before="40" w:lineRule="auto"/>
          <w:ind w:left="0" w:firstLine="0"/>
          <w:rPr>
            <w:ins w:author="Anonymous" w:id="168" w:date="2026-09-27T07:30:50Z"/>
            <w:del w:author="Kasiammal S" w:id="164" w:date="2026-09-26T11:37:38Z"/>
            <w:rPrChange w:author="Kasiammal S" w:id="165" w:date="2026-09-26T11:37:38Z">
              <w:rPr>
                <w:rFonts w:ascii="Cambria" w:cs="Cambria" w:eastAsia="Cambria" w:hAnsi="Cambria"/>
                <w:color w:val="000000"/>
              </w:rPr>
            </w:rPrChange>
          </w:rPr>
        </w:pPr>
        <w:sdt>
          <w:sdtPr>
            <w:id w:val="-116537682"/>
            <w:tag w:val="goog_rdk_5654"/>
          </w:sdtPr>
          <w:sdtContent>
            <w:ins w:author="Anonymous" w:id="168" w:date="2026-09-27T07:30:50Z">
              <w:sdt>
                <w:sdtPr>
                  <w:id w:val="-758371956"/>
                  <w:tag w:val="goog_rdk_5655"/>
                </w:sdtPr>
                <w:sdtContent>
                  <w:del w:author="Kasiammal S" w:id="164" w:date="2026-09-26T11:37:38Z">
                    <w:r w:rsidDel="00000000" w:rsidR="00000000" w:rsidRPr="00000000">
                      <w:rPr>
                        <w:rPrChange w:author="Kasiammal S" w:id="165" w:date="2026-09-26T11:37:38Z">
                          <w:rPr>
                            <w:rFonts w:ascii="Cambria" w:cs="Cambria" w:eastAsia="Cambria" w:hAnsi="Cambria"/>
                            <w:color w:val="000000"/>
                          </w:rPr>
                        </w:rPrChange>
                      </w:rPr>
                      <w:drawing>
                        <wp:inline distB="114300" distT="114300" distL="114300" distR="114300">
                          <wp:extent cx="635000" cy="635000"/>
                          <wp:effectExtent b="0" l="0" r="0" t="0"/>
                          <wp:docPr descr="Nivesh" id="2126916896" name="image5.png"/>
                          <a:graphic>
                            <a:graphicData uri="http://schemas.openxmlformats.org/drawingml/2006/picture">
                              <pic:pic>
                                <pic:nvPicPr>
                                  <pic:cNvPr descr="Nivesh" id="0" name="image5.png"/>
                                  <pic:cNvPicPr preferRelativeResize="0"/>
                                </pic:nvPicPr>
                                <pic:blipFill>
                                  <a:blip r:embed="rId2"/>
                                  <a:srcRect b="0" l="0" r="0" t="0"/>
                                  <a:stretch>
                                    <a:fillRect/>
                                  </a:stretch>
                                </pic:blipFill>
                                <pic:spPr>
                                  <a:xfrm>
                                    <a:off x="0" y="0"/>
                                    <a:ext cx="635000" cy="635000"/>
                                  </a:xfrm>
                                  <a:prstGeom prst="rect"/>
                                  <a:ln/>
                                </pic:spPr>
                              </pic:pic>
                            </a:graphicData>
                          </a:graphic>
                        </wp:inline>
                      </w:drawing>
                    </w:r>
                  </w:del>
                </w:sdtContent>
              </w:sdt>
            </w:ins>
            <w:sdt>
              <w:sdtPr>
                <w:id w:val="-1574101249"/>
                <w:tag w:val="goog_rdk_5656"/>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ins>
          </w:sdtContent>
        </w:sdt>
      </w:p>
    </w:sdtContent>
  </w:sdt>
  <w:sdt>
    <w:sdtPr>
      <w:id w:val="358202923"/>
      <w:tag w:val="goog_rdk_5664"/>
    </w:sdtPr>
    <w:sdtContent>
      <w:p w:rsidR="00000000" w:rsidDel="00000000" w:rsidP="00000000" w:rsidRDefault="00000000" w:rsidRPr="00000000" w14:paraId="00000510">
        <w:pPr>
          <w:shd w:fill="f0f4f9" w:val="clear"/>
          <w:tabs>
            <w:tab w:val="center" w:leader="none" w:pos="4513"/>
            <w:tab w:val="right" w:leader="none" w:pos="9026"/>
          </w:tabs>
          <w:spacing w:after="120" w:lineRule="auto"/>
          <w:ind w:left="0" w:firstLine="0"/>
          <w:rPr>
            <w:ins w:author="vaishnavi N" w:id="170" w:date="2026-09-28T07:25:36Z"/>
            <w:del w:author="Kasiammal S" w:id="164" w:date="2026-09-26T11:37:38Z"/>
            <w:rFonts w:ascii="Roboto" w:cs="Roboto" w:eastAsia="Roboto" w:hAnsi="Roboto"/>
            <w:color w:val="1f1f1f"/>
            <w:sz w:val="20"/>
            <w:szCs w:val="20"/>
            <w:rPrChange w:author="Anonymous" w:id="169" w:date="2026-09-27T07:30:50Z">
              <w:rPr>
                <w:rFonts w:ascii="Cambria" w:cs="Cambria" w:eastAsia="Cambria" w:hAnsi="Cambria"/>
                <w:color w:val="000000"/>
              </w:rPr>
            </w:rPrChange>
          </w:rPr>
        </w:pPr>
        <w:sdt>
          <w:sdtPr>
            <w:id w:val="-295038671"/>
            <w:tag w:val="goog_rdk_5658"/>
          </w:sdtPr>
          <w:sdtContent>
            <w:ins w:author="Anonymous" w:id="168" w:date="2026-09-27T07:30:50Z">
              <w:sdt>
                <w:sdtPr>
                  <w:id w:val="-351966852"/>
                  <w:tag w:val="goog_rdk_5659"/>
                </w:sdtPr>
                <w:sdtContent>
                  <w:del w:author="Kasiammal S" w:id="164" w:date="2026-09-26T11:37:38Z"/>
                </w:sdtContent>
              </w:sdt>
            </w:ins>
            <w:sdt>
              <w:sdtPr>
                <w:id w:val="1916054839"/>
                <w:tag w:val="goog_rdk_5660"/>
              </w:sdtPr>
              <w:sdtContent>
                <w:ins w:author="Anonymous" w:id="168" w:date="2026-09-27T07:30:50Z">
                  <w:del w:author="Kasiammal S" w:id="164" w:date="2026-09-26T11:37:38Z">
                    <w:r w:rsidDel="00000000" w:rsidR="00000000" w:rsidRPr="00000000">
                      <w:rPr>
                        <w:rFonts w:ascii="Roboto" w:cs="Roboto" w:eastAsia="Roboto" w:hAnsi="Roboto"/>
                        <w:color w:val="1f1f1f"/>
                        <w:sz w:val="20"/>
                        <w:szCs w:val="20"/>
                        <w:rtl w:val="0"/>
                        <w:rPrChange w:author="Anonymous" w:id="169" w:date="2026-09-27T07:30:50Z">
                          <w:rPr>
                            <w:rFonts w:ascii="Cambria" w:cs="Cambria" w:eastAsia="Cambria" w:hAnsi="Cambria"/>
                            <w:color w:val="000000"/>
                          </w:rPr>
                        </w:rPrChange>
                      </w:rPr>
                      <w:delText xml:space="preserve">Nivesh</w:delText>
                    </w:r>
                  </w:del>
                </w:ins>
              </w:sdtContent>
            </w:sdt>
            <w:ins w:author="Anonymous" w:id="168" w:date="2026-09-27T07:30:50Z">
              <w:del w:author="Kasiammal S" w:id="164" w:date="2026-09-26T11:37:38Z"/>
            </w:ins>
          </w:sdtContent>
        </w:sdt>
        <w:sdt>
          <w:sdtPr>
            <w:id w:val="928244067"/>
            <w:tag w:val="goog_rdk_5661"/>
          </w:sdtPr>
          <w:sdtContent>
            <w:ins w:author="vaishnavi N" w:id="170" w:date="2026-09-28T07:25:36Z">
              <w:sdt>
                <w:sdtPr>
                  <w:id w:val="1182518283"/>
                  <w:tag w:val="goog_rdk_5662"/>
                </w:sdtPr>
                <w:sdtContent>
                  <w:del w:author="Kasiammal S" w:id="164" w:date="2026-09-26T11:37:38Z"/>
                </w:sdtContent>
              </w:sdt>
            </w:ins>
            <w:sdt>
              <w:sdtPr>
                <w:id w:val="1693644260"/>
                <w:tag w:val="goog_rdk_5663"/>
              </w:sdtPr>
              <w:sdtContent>
                <w:ins w:author="vaishnavi N" w:id="170" w:date="2026-09-28T07:25:36Z">
                  <w:del w:author="Kasiammal S" w:id="164" w:date="2026-09-26T11:37:38Z">
                    <w:r w:rsidDel="00000000" w:rsidR="00000000" w:rsidRPr="00000000">
                      <w:rPr>
                        <w:rtl w:val="0"/>
                      </w:rPr>
                    </w:r>
                  </w:del>
                </w:ins>
              </w:sdtContent>
            </w:sdt>
            <w:ins w:author="vaishnavi N" w:id="170" w:date="2026-09-28T07:25:36Z">
              <w:del w:author="Kasiammal S" w:id="164" w:date="2026-09-26T11:37:38Z"/>
            </w:ins>
          </w:sdtContent>
        </w:sdt>
      </w:p>
    </w:sdtContent>
  </w:sdt>
  <w:sdt>
    <w:sdtPr>
      <w:id w:val="1678511936"/>
      <w:tag w:val="goog_rdk_5670"/>
    </w:sdtPr>
    <w:sdtContent>
      <w:p w:rsidR="00000000" w:rsidDel="00000000" w:rsidP="00000000" w:rsidRDefault="00000000" w:rsidRPr="00000000" w14:paraId="00000511">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1f1f1f"/>
            <w:sz w:val="20"/>
            <w:szCs w:val="20"/>
            <w:rPrChange w:author="Anonymous" w:id="169" w:date="2026-09-27T07:30:50Z">
              <w:rPr>
                <w:rFonts w:ascii="Cambria" w:cs="Cambria" w:eastAsia="Cambria" w:hAnsi="Cambria"/>
                <w:color w:val="000000"/>
              </w:rPr>
            </w:rPrChange>
          </w:rPr>
        </w:pPr>
        <w:sdt>
          <w:sdtPr>
            <w:id w:val="-74428589"/>
            <w:tag w:val="goog_rdk_5667"/>
          </w:sdtPr>
          <w:sdtContent>
            <w:ins w:author="Anonymous" w:id="168" w:date="2026-09-27T07:30:50Z">
              <w:sdt>
                <w:sdtPr>
                  <w:id w:val="516069258"/>
                  <w:tag w:val="goog_rdk_5668"/>
                </w:sdtPr>
                <w:sdtContent>
                  <w:del w:author="Kasiammal S" w:id="164" w:date="2026-09-26T11:37:38Z"/>
                </w:sdtContent>
              </w:sdt>
            </w:ins>
            <w:sdt>
              <w:sdtPr>
                <w:id w:val="-1030605168"/>
                <w:tag w:val="goog_rdk_5669"/>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ins>
          </w:sdtContent>
        </w:sdt>
      </w:p>
    </w:sdtContent>
  </w:sdt>
  <w:sdt>
    <w:sdtPr>
      <w:id w:val="-1937939668"/>
      <w:tag w:val="goog_rdk_5674"/>
    </w:sdtPr>
    <w:sdtContent>
      <w:p w:rsidR="00000000" w:rsidDel="00000000" w:rsidP="00000000" w:rsidRDefault="00000000" w:rsidRPr="00000000" w14:paraId="00000512">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444746"/>
            <w:sz w:val="20"/>
            <w:szCs w:val="20"/>
            <w:rPrChange w:author="Anonymous" w:id="169" w:date="2026-09-27T07:30:50Z">
              <w:rPr>
                <w:rFonts w:ascii="Cambria" w:cs="Cambria" w:eastAsia="Cambria" w:hAnsi="Cambria"/>
                <w:color w:val="000000"/>
              </w:rPr>
            </w:rPrChange>
          </w:rPr>
        </w:pPr>
        <w:sdt>
          <w:sdtPr>
            <w:id w:val="836783016"/>
            <w:tag w:val="goog_rdk_5671"/>
          </w:sdtPr>
          <w:sdtContent>
            <w:ins w:author="Anonymous" w:id="168" w:date="2026-09-27T07:30:50Z">
              <w:sdt>
                <w:sdtPr>
                  <w:id w:val="-33414260"/>
                  <w:tag w:val="goog_rdk_5672"/>
                </w:sdtPr>
                <w:sdtContent>
                  <w:del w:author="Kasiammal S" w:id="164" w:date="2026-09-26T11:37:38Z"/>
                </w:sdtContent>
              </w:sdt>
            </w:ins>
            <w:sdt>
              <w:sdtPr>
                <w:id w:val="395309157"/>
                <w:tag w:val="goog_rdk_5673"/>
              </w:sdtPr>
              <w:sdtContent>
                <w:ins w:author="Anonymous" w:id="168" w:date="2026-09-27T07:30:50Z">
                  <w:del w:author="Kasiammal S" w:id="164" w:date="2026-09-26T11:37:38Z">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15:33 25 Sept</w:delText>
                    </w:r>
                  </w:del>
                </w:ins>
              </w:sdtContent>
            </w:sdt>
            <w:ins w:author="Anonymous" w:id="168" w:date="2026-09-27T07:30:50Z">
              <w:del w:author="Kasiammal S" w:id="164" w:date="2026-09-26T11:37:38Z"/>
            </w:ins>
          </w:sdtContent>
        </w:sdt>
      </w:p>
    </w:sdtContent>
  </w:sdt>
  <w:sdt>
    <w:sdtPr>
      <w:id w:val="300817026"/>
      <w:tag w:val="goog_rdk_5682"/>
    </w:sdtPr>
    <w:sdtContent>
      <w:p w:rsidR="00000000" w:rsidDel="00000000" w:rsidP="00000000" w:rsidRDefault="00000000" w:rsidRPr="00000000" w14:paraId="00000513">
        <w:pPr>
          <w:shd w:fill="f0f4f9" w:val="clear"/>
          <w:tabs>
            <w:tab w:val="center" w:leader="none" w:pos="4513"/>
            <w:tab w:val="right" w:leader="none" w:pos="9026"/>
          </w:tabs>
          <w:spacing w:after="0" w:lineRule="auto"/>
          <w:ind w:left="0" w:firstLine="0"/>
          <w:rPr>
            <w:ins w:author="Anonymous" w:id="168" w:date="2026-09-27T07:30:50Z"/>
            <w:del w:author="Kasiammal S" w:id="164" w:date="2026-09-26T11:37:38Z"/>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pPr>
        <w:sdt>
          <w:sdtPr>
            <w:id w:val="626304919"/>
            <w:tag w:val="goog_rdk_5675"/>
          </w:sdtPr>
          <w:sdtContent>
            <w:ins w:author="Anonymous" w:id="168" w:date="2026-09-27T07:30:50Z">
              <w:sdt>
                <w:sdtPr>
                  <w:id w:val="800305836"/>
                  <w:tag w:val="goog_rdk_5676"/>
                </w:sdtPr>
                <w:sdtContent>
                  <w:del w:author="Kasiammal S" w:id="164" w:date="2026-09-26T11:37:38Z"/>
                </w:sdtContent>
              </w:sdt>
            </w:ins>
            <w:sdt>
              <w:sdtPr>
                <w:id w:val="1965238002"/>
                <w:tag w:val="goog_rdk_5677"/>
              </w:sdtPr>
              <w:sdtContent>
                <w:ins w:author="Anonymous" w:id="168" w:date="2026-09-27T07:30:50Z">
                  <w:del w:author="Kasiammal S" w:id="164" w:date="2026-09-26T11:37:38Z">
                    <w:r w:rsidDel="00000000" w:rsidR="00000000" w:rsidRPr="00000000">
                      <w:rPr>
                        <w:rFonts w:ascii="Roboto" w:cs="Roboto" w:eastAsia="Roboto" w:hAnsi="Roboto"/>
                        <w:b w:val="1"/>
                        <w:bCs w:val="1"/>
                        <w:color w:val="444746"/>
                        <w:sz w:val="20"/>
                        <w:szCs w:val="20"/>
                        <w:rtl w:val="0"/>
                        <w:rPrChange w:author="Anonymous" w:id="169" w:date="2026-09-27T07:30:50Z">
                          <w:rPr>
                            <w:rFonts w:ascii="Cambria" w:cs="Cambria" w:eastAsia="Cambria" w:hAnsi="Cambria"/>
                            <w:color w:val="000000"/>
                          </w:rPr>
                        </w:rPrChange>
                      </w:rPr>
                      <w:delText xml:space="preserve">Replace:</w:delText>
                    </w:r>
                  </w:del>
                </w:ins>
              </w:sdtContent>
            </w:sdt>
            <w:ins w:author="Anonymous" w:id="168" w:date="2026-09-27T07:30:50Z">
              <w:del w:author="Kasiammal S" w:id="164" w:date="2026-09-26T11:37:38Z">
                <w:sdt>
                  <w:sdtPr>
                    <w:id w:val="248324524"/>
                    <w:tag w:val="goog_rdk_5678"/>
                  </w:sdtPr>
                  <w:sdtContent>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 </w:delText>
                    </w:r>
                  </w:sdtContent>
                </w:sdt>
                <w:sdt>
                  <w:sdtPr>
                    <w:id w:val="708742426"/>
                    <w:tag w:val="goog_rdk_5679"/>
                  </w:sdtPr>
                  <w:sdtContent>
                    <w:r w:rsidDel="00000000" w:rsidR="00000000" w:rsidRPr="00000000">
                      <w:rPr>
                        <w:rFonts w:ascii="Roboto" w:cs="Roboto" w:eastAsia="Roboto" w:hAnsi="Roboto"/>
                        <w:i w:val="1"/>
                        <w:iCs w:val="1"/>
                        <w:color w:val="5e5e5e"/>
                        <w:sz w:val="20"/>
                        <w:szCs w:val="20"/>
                        <w:rtl w:val="0"/>
                        <w:rPrChange w:author="Anonymous" w:id="169" w:date="2026-09-27T07:30:50Z">
                          <w:rPr>
                            <w:rFonts w:ascii="Cambria" w:cs="Cambria" w:eastAsia="Cambria" w:hAnsi="Cambria"/>
                            <w:color w:val="000000"/>
                          </w:rPr>
                        </w:rPrChange>
                      </w:rPr>
                      <w:delText xml:space="preserve">“aaaaaaaaaaniveshwaran [ _ nmj cccccccccccccccccccccccccccccccccccccccccccccccccccccccc Kjcccsc Proje…”</w:delText>
                    </w:r>
                  </w:sdtContent>
                </w:sdt>
                <w:sdt>
                  <w:sdtPr>
                    <w:id w:val="-1950692522"/>
                    <w:tag w:val="goog_rdk_5680"/>
                  </w:sdtPr>
                  <w:sdtContent>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 with </w:delText>
                    </w:r>
                  </w:sdtContent>
                </w:sdt>
                <w:sdt>
                  <w:sdtPr>
                    <w:id w:val="1004545357"/>
                    <w:tag w:val="goog_rdk_5681"/>
                  </w:sdtPr>
                  <w:sdtContent>
                    <w:r w:rsidDel="00000000" w:rsidR="00000000" w:rsidRPr="00000000">
                      <w:rPr>
                        <w:rFonts w:ascii="Roboto" w:cs="Roboto" w:eastAsia="Roboto" w:hAnsi="Roboto"/>
                        <w:i w:val="1"/>
                        <w:iCs w:val="1"/>
                        <w:color w:val="5e5e5e"/>
                        <w:sz w:val="20"/>
                        <w:szCs w:val="20"/>
                        <w:rtl w:val="0"/>
                        <w:rPrChange w:author="Anonymous" w:id="169" w:date="2026-09-27T07:30:50Z">
                          <w:rPr>
                            <w:rFonts w:ascii="Cambria" w:cs="Cambria" w:eastAsia="Cambria" w:hAnsi="Cambria"/>
                            <w:color w:val="000000"/>
                          </w:rPr>
                        </w:rPrChange>
                      </w:rPr>
                      <w:delText xml:space="preserve">“a”</w:delText>
                    </w:r>
                  </w:sdtContent>
                </w:sdt>
              </w:del>
            </w:ins>
          </w:sdtContent>
        </w:sdt>
      </w:p>
    </w:sdtContent>
  </w:sdt>
  <w:sdt>
    <w:sdtPr>
      <w:id w:val="-924610643"/>
      <w:tag w:val="goog_rdk_5686"/>
    </w:sdtPr>
    <w:sdtContent>
      <w:p w:rsidR="00000000" w:rsidDel="00000000" w:rsidP="00000000" w:rsidRDefault="00000000" w:rsidRPr="00000000" w14:paraId="00000514">
        <w:pPr>
          <w:shd w:fill="f0f4f9" w:val="clear"/>
          <w:tabs>
            <w:tab w:val="center" w:leader="none" w:pos="4513"/>
            <w:tab w:val="right" w:leader="none" w:pos="9026"/>
          </w:tabs>
          <w:spacing w:after="120" w:before="40" w:lineRule="auto"/>
          <w:ind w:left="0" w:firstLine="0"/>
          <w:rPr>
            <w:ins w:author="Anonymous" w:id="168" w:date="2026-09-27T07:30:50Z"/>
            <w:del w:author="Kasiammal S" w:id="164" w:date="2026-09-26T11:37:38Z"/>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pPr>
        <w:sdt>
          <w:sdtPr>
            <w:id w:val="-1738472750"/>
            <w:tag w:val="goog_rdk_5683"/>
          </w:sdtPr>
          <w:sdtContent>
            <w:ins w:author="Anonymous" w:id="168" w:date="2026-09-27T07:30:50Z">
              <w:sdt>
                <w:sdtPr>
                  <w:id w:val="1916127662"/>
                  <w:tag w:val="goog_rdk_5684"/>
                </w:sdtPr>
                <w:sdtContent>
                  <w:del w:author="Kasiammal S" w:id="164" w:date="2026-09-26T11:37:38Z">
                    <w:r w:rsidDel="00000000" w:rsidR="00000000" w:rsidRPr="00000000">
                      <w:rPr>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drawing>
                        <wp:inline distB="114300" distT="114300" distL="114300" distR="114300">
                          <wp:extent cx="635000" cy="635000"/>
                          <wp:effectExtent b="0" l="0" r="0" t="0"/>
                          <wp:docPr descr="Nivesh" id="2126916897" name="image6.png"/>
                          <a:graphic>
                            <a:graphicData uri="http://schemas.openxmlformats.org/drawingml/2006/picture">
                              <pic:pic>
                                <pic:nvPicPr>
                                  <pic:cNvPr descr="Nivesh" id="0" name="image6.png"/>
                                  <pic:cNvPicPr preferRelativeResize="0"/>
                                </pic:nvPicPr>
                                <pic:blipFill>
                                  <a:blip r:embed="rId2"/>
                                  <a:srcRect b="0" l="0" r="0" t="0"/>
                                  <a:stretch>
                                    <a:fillRect/>
                                  </a:stretch>
                                </pic:blipFill>
                                <pic:spPr>
                                  <a:xfrm>
                                    <a:off x="0" y="0"/>
                                    <a:ext cx="635000" cy="635000"/>
                                  </a:xfrm>
                                  <a:prstGeom prst="rect"/>
                                  <a:ln/>
                                </pic:spPr>
                              </pic:pic>
                            </a:graphicData>
                          </a:graphic>
                        </wp:inline>
                      </w:drawing>
                    </w:r>
                  </w:del>
                </w:sdtContent>
              </w:sdt>
            </w:ins>
            <w:sdt>
              <w:sdtPr>
                <w:id w:val="72255615"/>
                <w:tag w:val="goog_rdk_5685"/>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ins>
          </w:sdtContent>
        </w:sdt>
      </w:p>
    </w:sdtContent>
  </w:sdt>
  <w:sdt>
    <w:sdtPr>
      <w:id w:val="1411695073"/>
      <w:tag w:val="goog_rdk_5690"/>
    </w:sdtPr>
    <w:sdtContent>
      <w:p w:rsidR="00000000" w:rsidDel="00000000" w:rsidP="00000000" w:rsidRDefault="00000000" w:rsidRPr="00000000" w14:paraId="00000515">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1f1f1f"/>
            <w:sz w:val="20"/>
            <w:szCs w:val="20"/>
            <w:rPrChange w:author="Anonymous" w:id="169" w:date="2026-09-27T07:30:50Z">
              <w:rPr>
                <w:rFonts w:ascii="Cambria" w:cs="Cambria" w:eastAsia="Cambria" w:hAnsi="Cambria"/>
                <w:color w:val="000000"/>
              </w:rPr>
            </w:rPrChange>
          </w:rPr>
        </w:pPr>
        <w:sdt>
          <w:sdtPr>
            <w:id w:val="-187339397"/>
            <w:tag w:val="goog_rdk_5687"/>
          </w:sdtPr>
          <w:sdtContent>
            <w:ins w:author="Anonymous" w:id="168" w:date="2026-09-27T07:30:50Z">
              <w:sdt>
                <w:sdtPr>
                  <w:id w:val="973033464"/>
                  <w:tag w:val="goog_rdk_5688"/>
                </w:sdtPr>
                <w:sdtContent>
                  <w:del w:author="Kasiammal S" w:id="164" w:date="2026-09-26T11:37:38Z"/>
                </w:sdtContent>
              </w:sdt>
            </w:ins>
            <w:sdt>
              <w:sdtPr>
                <w:id w:val="1538456583"/>
                <w:tag w:val="goog_rdk_5689"/>
              </w:sdtPr>
              <w:sdtContent>
                <w:ins w:author="Anonymous" w:id="168" w:date="2026-09-27T07:30:50Z">
                  <w:del w:author="Kasiammal S" w:id="164" w:date="2026-09-26T11:37:38Z">
                    <w:r w:rsidDel="00000000" w:rsidR="00000000" w:rsidRPr="00000000">
                      <w:rPr>
                        <w:rFonts w:ascii="Roboto" w:cs="Roboto" w:eastAsia="Roboto" w:hAnsi="Roboto"/>
                        <w:color w:val="1f1f1f"/>
                        <w:sz w:val="20"/>
                        <w:szCs w:val="20"/>
                        <w:rtl w:val="0"/>
                        <w:rPrChange w:author="Anonymous" w:id="169" w:date="2026-09-27T07:30:50Z">
                          <w:rPr>
                            <w:rFonts w:ascii="Cambria" w:cs="Cambria" w:eastAsia="Cambria" w:hAnsi="Cambria"/>
                            <w:color w:val="000000"/>
                          </w:rPr>
                        </w:rPrChange>
                      </w:rPr>
                      <w:delText xml:space="preserve">Nivesh</w:delText>
                    </w:r>
                  </w:del>
                </w:ins>
              </w:sdtContent>
            </w:sdt>
            <w:ins w:author="Anonymous" w:id="168" w:date="2026-09-27T07:30:50Z">
              <w:del w:author="Kasiammal S" w:id="164" w:date="2026-09-26T11:37:38Z"/>
            </w:ins>
          </w:sdtContent>
        </w:sdt>
      </w:p>
    </w:sdtContent>
  </w:sdt>
  <w:sdt>
    <w:sdtPr>
      <w:id w:val="-512456166"/>
      <w:tag w:val="goog_rdk_5694"/>
    </w:sdtPr>
    <w:sdtContent>
      <w:p w:rsidR="00000000" w:rsidDel="00000000" w:rsidP="00000000" w:rsidRDefault="00000000" w:rsidRPr="00000000" w14:paraId="00000516">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444746"/>
            <w:sz w:val="20"/>
            <w:szCs w:val="20"/>
            <w:rPrChange w:author="Anonymous" w:id="169" w:date="2026-09-27T07:30:50Z">
              <w:rPr>
                <w:rFonts w:ascii="Cambria" w:cs="Cambria" w:eastAsia="Cambria" w:hAnsi="Cambria"/>
                <w:color w:val="000000"/>
              </w:rPr>
            </w:rPrChange>
          </w:rPr>
        </w:pPr>
        <w:sdt>
          <w:sdtPr>
            <w:id w:val="-1769103530"/>
            <w:tag w:val="goog_rdk_5691"/>
          </w:sdtPr>
          <w:sdtContent>
            <w:ins w:author="Anonymous" w:id="168" w:date="2026-09-27T07:30:50Z">
              <w:sdt>
                <w:sdtPr>
                  <w:id w:val="516158797"/>
                  <w:tag w:val="goog_rdk_5692"/>
                </w:sdtPr>
                <w:sdtContent>
                  <w:del w:author="Kasiammal S" w:id="164" w:date="2026-09-26T11:37:38Z"/>
                </w:sdtContent>
              </w:sdt>
            </w:ins>
            <w:sdt>
              <w:sdtPr>
                <w:id w:val="610522191"/>
                <w:tag w:val="goog_rdk_5693"/>
              </w:sdtPr>
              <w:sdtContent>
                <w:ins w:author="Anonymous" w:id="168" w:date="2026-09-27T07:30:50Z">
                  <w:del w:author="Kasiammal S" w:id="164" w:date="2026-09-26T11:37:38Z">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15:33 25 Sept</w:delText>
                    </w:r>
                  </w:del>
                </w:ins>
              </w:sdtContent>
            </w:sdt>
            <w:ins w:author="Anonymous" w:id="168" w:date="2026-09-27T07:30:50Z">
              <w:del w:author="Kasiammal S" w:id="164" w:date="2026-09-26T11:37:38Z"/>
            </w:ins>
          </w:sdtContent>
        </w:sdt>
      </w:p>
    </w:sdtContent>
  </w:sdt>
  <w:sdt>
    <w:sdtPr>
      <w:id w:val="-2106632685"/>
      <w:tag w:val="goog_rdk_5702"/>
    </w:sdtPr>
    <w:sdtContent>
      <w:p w:rsidR="00000000" w:rsidDel="00000000" w:rsidP="00000000" w:rsidRDefault="00000000" w:rsidRPr="00000000" w14:paraId="00000517">
        <w:pPr>
          <w:shd w:fill="f0f4f9" w:val="clear"/>
          <w:tabs>
            <w:tab w:val="center" w:leader="none" w:pos="4513"/>
            <w:tab w:val="right" w:leader="none" w:pos="9026"/>
          </w:tabs>
          <w:spacing w:after="0" w:lineRule="auto"/>
          <w:ind w:left="0" w:firstLine="0"/>
          <w:rPr>
            <w:ins w:author="Anonymous" w:id="168" w:date="2026-09-27T07:30:50Z"/>
            <w:del w:author="Kasiammal S" w:id="164" w:date="2026-09-26T11:37:38Z"/>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pPr>
        <w:sdt>
          <w:sdtPr>
            <w:id w:val="1264653098"/>
            <w:tag w:val="goog_rdk_5695"/>
          </w:sdtPr>
          <w:sdtContent>
            <w:ins w:author="Anonymous" w:id="168" w:date="2026-09-27T07:30:50Z">
              <w:sdt>
                <w:sdtPr>
                  <w:id w:val="-324880884"/>
                  <w:tag w:val="goog_rdk_5696"/>
                </w:sdtPr>
                <w:sdtContent>
                  <w:del w:author="Kasiammal S" w:id="164" w:date="2026-09-26T11:37:38Z"/>
                </w:sdtContent>
              </w:sdt>
            </w:ins>
            <w:sdt>
              <w:sdtPr>
                <w:id w:val="-32902309"/>
                <w:tag w:val="goog_rdk_5697"/>
              </w:sdtPr>
              <w:sdtContent>
                <w:ins w:author="Anonymous" w:id="168" w:date="2026-09-27T07:30:50Z">
                  <w:del w:author="Kasiammal S" w:id="164" w:date="2026-09-26T11:37:38Z">
                    <w:r w:rsidDel="00000000" w:rsidR="00000000" w:rsidRPr="00000000">
                      <w:rPr>
                        <w:rFonts w:ascii="Roboto" w:cs="Roboto" w:eastAsia="Roboto" w:hAnsi="Roboto"/>
                        <w:b w:val="1"/>
                        <w:bCs w:val="1"/>
                        <w:color w:val="444746"/>
                        <w:sz w:val="20"/>
                        <w:szCs w:val="20"/>
                        <w:rtl w:val="0"/>
                        <w:rPrChange w:author="Anonymous" w:id="169" w:date="2026-09-27T07:30:50Z">
                          <w:rPr>
                            <w:rFonts w:ascii="Cambria" w:cs="Cambria" w:eastAsia="Cambria" w:hAnsi="Cambria"/>
                            <w:color w:val="000000"/>
                          </w:rPr>
                        </w:rPrChange>
                      </w:rPr>
                      <w:delText xml:space="preserve">Replace:</w:delText>
                    </w:r>
                  </w:del>
                </w:ins>
              </w:sdtContent>
            </w:sdt>
            <w:ins w:author="Anonymous" w:id="168" w:date="2026-09-27T07:30:50Z">
              <w:del w:author="Kasiammal S" w:id="164" w:date="2026-09-26T11:37:38Z">
                <w:sdt>
                  <w:sdtPr>
                    <w:id w:val="17308839"/>
                    <w:tag w:val="goog_rdk_5698"/>
                  </w:sdtPr>
                  <w:sdtContent>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 </w:delText>
                    </w:r>
                  </w:sdtContent>
                </w:sdt>
                <w:sdt>
                  <w:sdtPr>
                    <w:id w:val="-492023924"/>
                    <w:tag w:val="goog_rdk_5699"/>
                  </w:sdtPr>
                  <w:sdtContent>
                    <w:r w:rsidDel="00000000" w:rsidR="00000000" w:rsidRPr="00000000">
                      <w:rPr>
                        <w:rFonts w:ascii="Roboto" w:cs="Roboto" w:eastAsia="Roboto" w:hAnsi="Roboto"/>
                        <w:i w:val="1"/>
                        <w:iCs w:val="1"/>
                        <w:color w:val="5e5e5e"/>
                        <w:sz w:val="20"/>
                        <w:szCs w:val="20"/>
                        <w:rtl w:val="0"/>
                        <w:rPrChange w:author="Anonymous" w:id="169" w:date="2026-09-27T07:30:50Z">
                          <w:rPr>
                            <w:rFonts w:ascii="Cambria" w:cs="Cambria" w:eastAsia="Cambria" w:hAnsi="Cambria"/>
                            <w:color w:val="000000"/>
                          </w:rPr>
                        </w:rPrChange>
                      </w:rPr>
                      <w:delText xml:space="preserve">“niveshwaran [ _ nmj cccccccccccccccccccccccccccccccccccccccccccccccccccccccc Kjcccsc Project assets …”</w:delText>
                    </w:r>
                  </w:sdtContent>
                </w:sdt>
                <w:sdt>
                  <w:sdtPr>
                    <w:id w:val="-412480465"/>
                    <w:tag w:val="goog_rdk_5700"/>
                  </w:sdtPr>
                  <w:sdtContent>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 with </w:delText>
                    </w:r>
                  </w:sdtContent>
                </w:sdt>
                <w:sdt>
                  <w:sdtPr>
                    <w:id w:val="1755065285"/>
                    <w:tag w:val="goog_rdk_5701"/>
                  </w:sdtPr>
                  <w:sdtContent>
                    <w:r w:rsidDel="00000000" w:rsidR="00000000" w:rsidRPr="00000000">
                      <w:rPr>
                        <w:rFonts w:ascii="Roboto" w:cs="Roboto" w:eastAsia="Roboto" w:hAnsi="Roboto"/>
                        <w:i w:val="1"/>
                        <w:iCs w:val="1"/>
                        <w:color w:val="5e5e5e"/>
                        <w:sz w:val="20"/>
                        <w:szCs w:val="20"/>
                        <w:rtl w:val="0"/>
                        <w:rPrChange w:author="Anonymous" w:id="169" w:date="2026-09-27T07:30:50Z">
                          <w:rPr>
                            <w:rFonts w:ascii="Cambria" w:cs="Cambria" w:eastAsia="Cambria" w:hAnsi="Cambria"/>
                            <w:color w:val="000000"/>
                          </w:rPr>
                        </w:rPrChange>
                      </w:rPr>
                      <w:delText xml:space="preserve">“a”</w:delText>
                    </w:r>
                  </w:sdtContent>
                </w:sdt>
              </w:del>
            </w:ins>
          </w:sdtContent>
        </w:sdt>
      </w:p>
    </w:sdtContent>
  </w:sdt>
  <w:sdt>
    <w:sdtPr>
      <w:id w:val="469427157"/>
      <w:tag w:val="goog_rdk_5706"/>
    </w:sdtPr>
    <w:sdtContent>
      <w:p w:rsidR="00000000" w:rsidDel="00000000" w:rsidP="00000000" w:rsidRDefault="00000000" w:rsidRPr="00000000" w14:paraId="00000518">
        <w:pPr>
          <w:shd w:fill="f0f4f9" w:val="clear"/>
          <w:tabs>
            <w:tab w:val="center" w:leader="none" w:pos="4513"/>
            <w:tab w:val="right" w:leader="none" w:pos="9026"/>
          </w:tabs>
          <w:spacing w:after="120" w:before="40" w:lineRule="auto"/>
          <w:ind w:left="0" w:firstLine="0"/>
          <w:rPr>
            <w:ins w:author="Anonymous" w:id="168" w:date="2026-09-27T07:30:50Z"/>
            <w:del w:author="Kasiammal S" w:id="164" w:date="2026-09-26T11:37:38Z"/>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pPr>
        <w:sdt>
          <w:sdtPr>
            <w:id w:val="-710626738"/>
            <w:tag w:val="goog_rdk_5703"/>
          </w:sdtPr>
          <w:sdtContent>
            <w:ins w:author="Anonymous" w:id="168" w:date="2026-09-27T07:30:50Z">
              <w:sdt>
                <w:sdtPr>
                  <w:id w:val="-483936069"/>
                  <w:tag w:val="goog_rdk_5704"/>
                </w:sdtPr>
                <w:sdtContent>
                  <w:del w:author="Kasiammal S" w:id="164" w:date="2026-09-26T11:37:38Z">
                    <w:r w:rsidDel="00000000" w:rsidR="00000000" w:rsidRPr="00000000">
                      <w:rPr>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drawing>
                        <wp:inline distB="114300" distT="114300" distL="114300" distR="114300">
                          <wp:extent cx="635000" cy="635000"/>
                          <wp:effectExtent b="0" l="0" r="0" t="0"/>
                          <wp:docPr descr="Karthika Karthika" id="2126916894" name="image3.png"/>
                          <a:graphic>
                            <a:graphicData uri="http://schemas.openxmlformats.org/drawingml/2006/picture">
                              <pic:pic>
                                <pic:nvPicPr>
                                  <pic:cNvPr descr="Karthika Karthika" id="0" name="image3.png"/>
                                  <pic:cNvPicPr preferRelativeResize="0"/>
                                </pic:nvPicPr>
                                <pic:blipFill>
                                  <a:blip r:embed="rId2"/>
                                  <a:srcRect b="0" l="0" r="0" t="0"/>
                                  <a:stretch>
                                    <a:fillRect/>
                                  </a:stretch>
                                </pic:blipFill>
                                <pic:spPr>
                                  <a:xfrm>
                                    <a:off x="0" y="0"/>
                                    <a:ext cx="635000" cy="635000"/>
                                  </a:xfrm>
                                  <a:prstGeom prst="rect"/>
                                  <a:ln/>
                                </pic:spPr>
                              </pic:pic>
                            </a:graphicData>
                          </a:graphic>
                        </wp:inline>
                      </w:drawing>
                    </w:r>
                  </w:del>
                </w:sdtContent>
              </w:sdt>
            </w:ins>
            <w:sdt>
              <w:sdtPr>
                <w:id w:val="-945391655"/>
                <w:tag w:val="goog_rdk_5705"/>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ins>
          </w:sdtContent>
        </w:sdt>
      </w:p>
    </w:sdtContent>
  </w:sdt>
  <w:sdt>
    <w:sdtPr>
      <w:id w:val="-1117474292"/>
      <w:tag w:val="goog_rdk_5710"/>
    </w:sdtPr>
    <w:sdtContent>
      <w:p w:rsidR="00000000" w:rsidDel="00000000" w:rsidP="00000000" w:rsidRDefault="00000000" w:rsidRPr="00000000" w14:paraId="00000519">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1f1f1f"/>
            <w:sz w:val="20"/>
            <w:szCs w:val="20"/>
            <w:rPrChange w:author="Anonymous" w:id="169" w:date="2026-09-27T07:30:50Z">
              <w:rPr>
                <w:rFonts w:ascii="Cambria" w:cs="Cambria" w:eastAsia="Cambria" w:hAnsi="Cambria"/>
                <w:color w:val="000000"/>
              </w:rPr>
            </w:rPrChange>
          </w:rPr>
        </w:pPr>
        <w:sdt>
          <w:sdtPr>
            <w:id w:val="1770827034"/>
            <w:tag w:val="goog_rdk_5707"/>
          </w:sdtPr>
          <w:sdtContent>
            <w:ins w:author="Anonymous" w:id="168" w:date="2026-09-27T07:30:50Z">
              <w:sdt>
                <w:sdtPr>
                  <w:id w:val="-145524266"/>
                  <w:tag w:val="goog_rdk_5708"/>
                </w:sdtPr>
                <w:sdtContent>
                  <w:del w:author="Kasiammal S" w:id="164" w:date="2026-09-26T11:37:38Z"/>
                </w:sdtContent>
              </w:sdt>
            </w:ins>
            <w:sdt>
              <w:sdtPr>
                <w:id w:val="-367775701"/>
                <w:tag w:val="goog_rdk_5709"/>
              </w:sdtPr>
              <w:sdtContent>
                <w:ins w:author="Anonymous" w:id="168" w:date="2026-09-27T07:30:50Z">
                  <w:del w:author="Kasiammal S" w:id="164" w:date="2026-09-26T11:37:38Z">
                    <w:r w:rsidDel="00000000" w:rsidR="00000000" w:rsidRPr="00000000">
                      <w:rPr>
                        <w:rFonts w:ascii="Roboto" w:cs="Roboto" w:eastAsia="Roboto" w:hAnsi="Roboto"/>
                        <w:color w:val="1f1f1f"/>
                        <w:sz w:val="20"/>
                        <w:szCs w:val="20"/>
                        <w:rtl w:val="0"/>
                        <w:rPrChange w:author="Anonymous" w:id="169" w:date="2026-09-27T07:30:50Z">
                          <w:rPr>
                            <w:rFonts w:ascii="Cambria" w:cs="Cambria" w:eastAsia="Cambria" w:hAnsi="Cambria"/>
                            <w:color w:val="000000"/>
                          </w:rPr>
                        </w:rPrChange>
                      </w:rPr>
                      <w:delText xml:space="preserve">Karthika Karthika</w:delText>
                    </w:r>
                  </w:del>
                </w:ins>
              </w:sdtContent>
            </w:sdt>
            <w:ins w:author="Anonymous" w:id="168" w:date="2026-09-27T07:30:50Z">
              <w:del w:author="Kasiammal S" w:id="164" w:date="2026-09-26T11:37:38Z"/>
            </w:ins>
          </w:sdtContent>
        </w:sdt>
      </w:p>
    </w:sdtContent>
  </w:sdt>
  <w:sdt>
    <w:sdtPr>
      <w:id w:val="-1041370786"/>
      <w:tag w:val="goog_rdk_5714"/>
    </w:sdtPr>
    <w:sdtContent>
      <w:p w:rsidR="00000000" w:rsidDel="00000000" w:rsidP="00000000" w:rsidRDefault="00000000" w:rsidRPr="00000000" w14:paraId="0000051A">
        <w:pPr>
          <w:shd w:fill="f0f4f9" w:val="clear"/>
          <w:tabs>
            <w:tab w:val="center" w:leader="none" w:pos="4513"/>
            <w:tab w:val="right" w:leader="none" w:pos="9026"/>
          </w:tabs>
          <w:spacing w:after="120" w:lineRule="auto"/>
          <w:ind w:left="0" w:firstLine="0"/>
          <w:rPr>
            <w:ins w:author="Anonymous" w:id="168" w:date="2026-09-27T07:30:50Z"/>
            <w:del w:author="Kasiammal S" w:id="164" w:date="2026-09-26T11:37:38Z"/>
            <w:rFonts w:ascii="Roboto" w:cs="Roboto" w:eastAsia="Roboto" w:hAnsi="Roboto"/>
            <w:color w:val="444746"/>
            <w:sz w:val="20"/>
            <w:szCs w:val="20"/>
            <w:rPrChange w:author="Anonymous" w:id="169" w:date="2026-09-27T07:30:50Z">
              <w:rPr>
                <w:rFonts w:ascii="Cambria" w:cs="Cambria" w:eastAsia="Cambria" w:hAnsi="Cambria"/>
                <w:color w:val="000000"/>
              </w:rPr>
            </w:rPrChange>
          </w:rPr>
        </w:pPr>
        <w:sdt>
          <w:sdtPr>
            <w:id w:val="-972436729"/>
            <w:tag w:val="goog_rdk_5711"/>
          </w:sdtPr>
          <w:sdtContent>
            <w:ins w:author="Anonymous" w:id="168" w:date="2026-09-27T07:30:50Z">
              <w:sdt>
                <w:sdtPr>
                  <w:id w:val="296495702"/>
                  <w:tag w:val="goog_rdk_5712"/>
                </w:sdtPr>
                <w:sdtContent>
                  <w:del w:author="Kasiammal S" w:id="164" w:date="2026-09-26T11:37:38Z"/>
                </w:sdtContent>
              </w:sdt>
            </w:ins>
            <w:sdt>
              <w:sdtPr>
                <w:id w:val="822243955"/>
                <w:tag w:val="goog_rdk_5713"/>
              </w:sdtPr>
              <w:sdtContent>
                <w:ins w:author="Anonymous" w:id="168" w:date="2026-09-27T07:30:50Z">
                  <w:del w:author="Kasiammal S" w:id="164" w:date="2026-09-26T11:37:38Z">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12:41 Yesterday</w:delText>
                    </w:r>
                  </w:del>
                </w:ins>
              </w:sdtContent>
            </w:sdt>
            <w:ins w:author="Anonymous" w:id="168" w:date="2026-09-27T07:30:50Z">
              <w:del w:author="Kasiammal S" w:id="164" w:date="2026-09-26T11:37:38Z"/>
            </w:ins>
          </w:sdtContent>
        </w:sdt>
      </w:p>
    </w:sdtContent>
  </w:sdt>
  <w:sdt>
    <w:sdtPr>
      <w:id w:val="1060518561"/>
      <w:tag w:val="goog_rdk_5720"/>
    </w:sdtPr>
    <w:sdtContent>
      <w:p w:rsidR="00000000" w:rsidDel="00000000" w:rsidP="00000000" w:rsidRDefault="00000000" w:rsidRPr="00000000" w14:paraId="0000051B">
        <w:pPr>
          <w:shd w:fill="f0f4f9" w:val="clear"/>
          <w:tabs>
            <w:tab w:val="center" w:leader="none" w:pos="4513"/>
            <w:tab w:val="right" w:leader="none" w:pos="9026"/>
          </w:tabs>
          <w:spacing w:after="0" w:lineRule="auto"/>
          <w:ind w:left="0" w:firstLine="0"/>
          <w:rPr>
            <w:ins w:author="Anonymous" w:id="168" w:date="2026-09-27T07:30:50Z"/>
            <w:del w:author="Kasiammal S" w:id="164" w:date="2026-09-26T11:37:38Z"/>
            <w:rFonts w:ascii="Roboto" w:cs="Roboto" w:eastAsia="Roboto" w:hAnsi="Roboto"/>
            <w:i w:val="1"/>
            <w:iCs w:val="1"/>
            <w:color w:val="5e5e5e"/>
            <w:sz w:val="20"/>
            <w:szCs w:val="20"/>
            <w:rPrChange w:author="Anonymous" w:id="169" w:date="2026-09-27T07:30:50Z">
              <w:rPr>
                <w:rFonts w:ascii="Cambria" w:cs="Cambria" w:eastAsia="Cambria" w:hAnsi="Cambria"/>
                <w:color w:val="000000"/>
              </w:rPr>
            </w:rPrChange>
          </w:rPr>
        </w:pPr>
        <w:sdt>
          <w:sdtPr>
            <w:id w:val="903975568"/>
            <w:tag w:val="goog_rdk_5715"/>
          </w:sdtPr>
          <w:sdtContent>
            <w:ins w:author="Anonymous" w:id="168" w:date="2026-09-27T07:30:50Z">
              <w:sdt>
                <w:sdtPr>
                  <w:id w:val="882748115"/>
                  <w:tag w:val="goog_rdk_5716"/>
                </w:sdtPr>
                <w:sdtContent>
                  <w:del w:author="Kasiammal S" w:id="164" w:date="2026-09-26T11:37:38Z"/>
                </w:sdtContent>
              </w:sdt>
            </w:ins>
            <w:sdt>
              <w:sdtPr>
                <w:id w:val="38071983"/>
                <w:tag w:val="goog_rdk_5717"/>
              </w:sdtPr>
              <w:sdtContent>
                <w:ins w:author="Anonymous" w:id="168" w:date="2026-09-27T07:30:50Z">
                  <w:del w:author="Kasiammal S" w:id="164" w:date="2026-09-26T11:37:38Z">
                    <w:r w:rsidDel="00000000" w:rsidR="00000000" w:rsidRPr="00000000">
                      <w:rPr>
                        <w:rFonts w:ascii="Roboto" w:cs="Roboto" w:eastAsia="Roboto" w:hAnsi="Roboto"/>
                        <w:b w:val="1"/>
                        <w:bCs w:val="1"/>
                        <w:color w:val="444746"/>
                        <w:sz w:val="20"/>
                        <w:szCs w:val="20"/>
                        <w:rtl w:val="0"/>
                        <w:rPrChange w:author="Anonymous" w:id="169" w:date="2026-09-27T07:30:50Z">
                          <w:rPr>
                            <w:rFonts w:ascii="Cambria" w:cs="Cambria" w:eastAsia="Cambria" w:hAnsi="Cambria"/>
                            <w:color w:val="000000"/>
                          </w:rPr>
                        </w:rPrChange>
                      </w:rPr>
                      <w:delText xml:space="preserve">Add:</w:delText>
                    </w:r>
                  </w:del>
                </w:ins>
              </w:sdtContent>
            </w:sdt>
            <w:ins w:author="Anonymous" w:id="168" w:date="2026-09-27T07:30:50Z">
              <w:del w:author="Kasiammal S" w:id="164" w:date="2026-09-26T11:37:38Z">
                <w:sdt>
                  <w:sdtPr>
                    <w:id w:val="1459022287"/>
                    <w:tag w:val="goog_rdk_5718"/>
                  </w:sdtPr>
                  <w:sdtContent>
                    <w:r w:rsidDel="00000000" w:rsidR="00000000" w:rsidRPr="00000000">
                      <w:rPr>
                        <w:rFonts w:ascii="Roboto" w:cs="Roboto" w:eastAsia="Roboto" w:hAnsi="Roboto"/>
                        <w:color w:val="444746"/>
                        <w:sz w:val="20"/>
                        <w:szCs w:val="20"/>
                        <w:rtl w:val="0"/>
                        <w:rPrChange w:author="Anonymous" w:id="169" w:date="2026-09-27T07:30:50Z">
                          <w:rPr>
                            <w:rFonts w:ascii="Cambria" w:cs="Cambria" w:eastAsia="Cambria" w:hAnsi="Cambria"/>
                            <w:color w:val="000000"/>
                          </w:rPr>
                        </w:rPrChange>
                      </w:rPr>
                      <w:delText xml:space="preserve"> </w:delText>
                    </w:r>
                  </w:sdtContent>
                </w:sdt>
                <w:sdt>
                  <w:sdtPr>
                    <w:id w:val="846473159"/>
                    <w:tag w:val="goog_rdk_5719"/>
                  </w:sdtPr>
                  <w:sdtContent>
                    <w:r w:rsidDel="00000000" w:rsidR="00000000" w:rsidRPr="00000000">
                      <w:rPr>
                        <w:rFonts w:ascii="Roboto" w:cs="Roboto" w:eastAsia="Roboto" w:hAnsi="Roboto"/>
                        <w:i w:val="1"/>
                        <w:iCs w:val="1"/>
                        <w:color w:val="5e5e5e"/>
                        <w:sz w:val="20"/>
                        <w:szCs w:val="20"/>
                        <w:rtl w:val="0"/>
                        <w:rPrChange w:author="Anonymous" w:id="169" w:date="2026-09-27T07:30:50Z">
                          <w:rPr>
                            <w:rFonts w:ascii="Cambria" w:cs="Cambria" w:eastAsia="Cambria" w:hAnsi="Cambria"/>
                            <w:color w:val="000000"/>
                          </w:rPr>
                        </w:rPrChange>
                      </w:rPr>
                      <w:delText xml:space="preserve">“z”</w:delText>
                    </w:r>
                  </w:sdtContent>
                </w:sdt>
              </w:del>
            </w:ins>
          </w:sdtContent>
        </w:sdt>
      </w:p>
    </w:sdtContent>
  </w:sdt>
  <w:sdt>
    <w:sdtPr>
      <w:id w:val="-1088624175"/>
      <w:tag w:val="goog_rdk_5724"/>
    </w:sdtPr>
    <w:sdtContent>
      <w:p w:rsidR="00000000" w:rsidDel="00000000" w:rsidP="00000000" w:rsidRDefault="00000000" w:rsidRPr="00000000" w14:paraId="0000051C">
        <w:pPr>
          <w:tabs>
            <w:tab w:val="center" w:leader="none" w:pos="4513"/>
            <w:tab w:val="right" w:leader="none" w:pos="9026"/>
          </w:tabs>
          <w:rPr>
            <w:ins w:author="Anonymous" w:id="168" w:date="2026-09-27T07:30:50Z"/>
            <w:del w:author="Kasiammal S" w:id="164" w:date="2026-09-26T11:37:38Z"/>
            <w:rPrChange w:author="Kasiammal S" w:id="165" w:date="2026-09-26T11:37:38Z">
              <w:rPr>
                <w:rFonts w:ascii="Cambria" w:cs="Cambria" w:eastAsia="Cambria" w:hAnsi="Cambria"/>
                <w:color w:val="000000"/>
              </w:rPr>
            </w:rPrChange>
          </w:rPr>
        </w:pPr>
        <w:sdt>
          <w:sdtPr>
            <w:id w:val="1206847326"/>
            <w:tag w:val="goog_rdk_5721"/>
          </w:sdtPr>
          <w:sdtContent>
            <w:ins w:author="Anonymous" w:id="168" w:date="2026-09-27T07:30:50Z">
              <w:sdt>
                <w:sdtPr>
                  <w:id w:val="1004363828"/>
                  <w:tag w:val="goog_rdk_5722"/>
                </w:sdtPr>
                <w:sdtContent>
                  <w:del w:author="Kasiammal S" w:id="164" w:date="2026-09-26T11:37:38Z"/>
                </w:sdtContent>
              </w:sdt>
            </w:ins>
            <w:sdt>
              <w:sdtPr>
                <w:id w:val="-1059691913"/>
                <w:tag w:val="goog_rdk_5723"/>
              </w:sdtPr>
              <w:sdtContent>
                <w:ins w:author="Anonymous" w:id="168" w:date="2026-09-27T07:30:50Z">
                  <w:del w:author="Kasiammal S" w:id="164" w:date="2026-09-26T11:37:38Z">
                    <w:r w:rsidDel="00000000" w:rsidR="00000000" w:rsidRPr="00000000">
                      <w:rPr>
                        <w:rtl w:val="0"/>
                      </w:rPr>
                    </w:r>
                  </w:del>
                </w:ins>
              </w:sdtContent>
            </w:sdt>
            <w:ins w:author="Anonymous" w:id="168" w:date="2026-09-27T07:30:50Z">
              <w:del w:author="Kasiammal S" w:id="164" w:date="2026-09-26T11:37:38Z"/>
            </w:ins>
          </w:sdtContent>
        </w:sdt>
      </w:p>
    </w:sdtContent>
  </w:sdt>
  <w:sdt>
    <w:sdtPr>
      <w:id w:val="-1048150514"/>
      <w:tag w:val="goog_rdk_5731"/>
    </w:sdtPr>
    <w:sdtContent>
      <w:p w:rsidR="00000000" w:rsidDel="00000000" w:rsidP="00000000" w:rsidRDefault="00000000" w:rsidRPr="00000000" w14:paraId="0000051D">
        <w:pPr>
          <w:tabs>
            <w:tab w:val="center" w:leader="none" w:pos="4513"/>
            <w:tab w:val="right" w:leader="none" w:pos="9026"/>
          </w:tabs>
          <w:rPr>
            <w:ins w:author="Anonymous" w:id="171" w:date="2026-09-25T04:26:23Z"/>
            <w:del w:author="Kasiammal S" w:id="164" w:date="2026-09-26T11:37:38Z"/>
            <w:rPrChange w:author="Kasiammal S" w:id="165" w:date="2026-09-26T11:37:38Z">
              <w:rPr>
                <w:rFonts w:ascii="Cambria" w:cs="Cambria" w:eastAsia="Cambria" w:hAnsi="Cambria"/>
                <w:color w:val="000000"/>
              </w:rPr>
            </w:rPrChange>
          </w:rPr>
          <w:pPrChange w:author="Thirupathi DD" w:id="0" w:date="2026-09-26T11:22:32Z">
            <w:pPr>
              <w:tabs>
                <w:tab w:val="center" w:leader="none" w:pos="4513"/>
                <w:tab w:val="right" w:leader="none" w:pos="9026"/>
              </w:tabs>
              <w:ind w:left="0" w:firstLine="0"/>
            </w:pPr>
          </w:pPrChange>
        </w:pPr>
        <w:sdt>
          <w:sdtPr>
            <w:id w:val="-1961841084"/>
            <w:tag w:val="goog_rdk_5728"/>
          </w:sdtPr>
          <w:sdtContent>
            <w:ins w:author="Anonymous" w:id="171" w:date="2026-09-25T04:26:23Z">
              <w:sdt>
                <w:sdtPr>
                  <w:id w:val="795215194"/>
                  <w:tag w:val="goog_rdk_5729"/>
                </w:sdtPr>
                <w:sdtContent>
                  <w:del w:author="Kasiammal S" w:id="164" w:date="2026-09-26T11:37:38Z"/>
                </w:sdtContent>
              </w:sdt>
            </w:ins>
            <w:sdt>
              <w:sdtPr>
                <w:id w:val="-1998437606"/>
                <w:tag w:val="goog_rdk_5730"/>
              </w:sdtPr>
              <w:sdtContent>
                <w:ins w:author="Anonymous" w:id="171" w:date="2026-09-25T04:26:23Z">
                  <w:del w:author="Kasiammal S" w:id="164" w:date="2026-09-26T11:37:38Z">
                    <w:r w:rsidDel="00000000" w:rsidR="00000000" w:rsidRPr="00000000">
                      <w:rPr>
                        <w:rtl w:val="0"/>
                      </w:rPr>
                    </w:r>
                  </w:del>
                </w:ins>
              </w:sdtContent>
            </w:sdt>
            <w:ins w:author="Anonymous" w:id="171" w:date="2026-09-25T04:26:23Z">
              <w:del w:author="Kasiammal S" w:id="164"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-50266</wp:posOffset>
                      </wp:positionV>
                      <wp:extent cx="1076325" cy="300038"/>
                      <wp:effectExtent b="0" l="0" r="0" t="0"/>
                      <wp:wrapNone/>
                      <wp:docPr id="2126916961"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4400550</wp:posOffset>
                      </wp:positionH>
                      <wp:positionV relativeFrom="paragraph">
                        <wp:posOffset>333375</wp:posOffset>
                      </wp:positionV>
                      <wp:extent cx="1076325" cy="300038"/>
                      <wp:effectExtent b="0" l="0" r="0" t="0"/>
                      <wp:wrapNone/>
                      <wp:docPr id="2126916962"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1076325" cy="300038"/>
                              </a:xfrm>
                              <a:prstGeom prst="rect"/>
                              <a:ln/>
                            </pic:spPr>
                          </pic:pic>
                        </a:graphicData>
                      </a:graphic>
                    </wp:anchor>
                  </w:drawing>
                </w:r>
              </w:del>
            </w:ins>
          </w:sdtContent>
        </w:sdt>
      </w:p>
    </w:sdtContent>
  </w:sdt>
  <w:sdt>
    <w:sdtPr>
      <w:id w:val="-769025711"/>
      <w:tag w:val="goog_rdk_5735"/>
    </w:sdtPr>
    <w:sdtContent>
      <w:p w:rsidR="00000000" w:rsidDel="00000000" w:rsidP="00000000" w:rsidRDefault="00000000" w:rsidRPr="00000000" w14:paraId="0000051E">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492236780"/>
            <w:tag w:val="goog_rdk_5732"/>
          </w:sdtPr>
          <w:sdtContent>
            <w:ins w:author="Anonymous" w:id="171" w:date="2026-09-25T04:26:23Z">
              <w:sdt>
                <w:sdtPr>
                  <w:id w:val="-163664640"/>
                  <w:tag w:val="goog_rdk_5733"/>
                </w:sdtPr>
                <w:sdtContent>
                  <w:del w:author="Kasiammal S" w:id="164" w:date="2026-09-26T11:37:38Z"/>
                </w:sdtContent>
              </w:sdt>
            </w:ins>
            <w:sdt>
              <w:sdtPr>
                <w:id w:val="-1434875807"/>
                <w:tag w:val="goog_rdk_5734"/>
              </w:sdtPr>
              <w:sdtContent>
                <w:ins w:author="Anonymous" w:id="171" w:date="2026-09-25T04:26:23Z">
                  <w:del w:author="Kasiammal S" w:id="164" w:date="2026-09-26T11:37:38Z">
                    <w:r w:rsidDel="00000000" w:rsidR="00000000" w:rsidRPr="00000000">
                      <w:rPr>
                        <w:rtl w:val="0"/>
                      </w:rPr>
                    </w:r>
                  </w:del>
                </w:ins>
              </w:sdtContent>
            </w:sdt>
            <w:ins w:author="Anonymous" w:id="171" w:date="2026-09-25T04:26:23Z">
              <w:del w:author="Kasiammal S" w:id="164"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4810125</wp:posOffset>
                      </wp:positionH>
                      <wp:positionV relativeFrom="paragraph">
                        <wp:posOffset>172771</wp:posOffset>
                      </wp:positionV>
                      <wp:extent cx="1076325" cy="300038"/>
                      <wp:effectExtent b="0" l="0" r="0" t="0"/>
                      <wp:wrapNone/>
                      <wp:docPr id="2126916960"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1076325" cy="300038"/>
                              </a:xfrm>
                              <a:prstGeom prst="rect"/>
                              <a:ln/>
                            </pic:spPr>
                          </pic:pic>
                        </a:graphicData>
                      </a:graphic>
                    </wp:anchor>
                  </w:drawing>
                </w:r>
              </w:del>
            </w:ins>
          </w:sdtContent>
        </w:sdt>
      </w:p>
    </w:sdtContent>
  </w:sdt>
  <w:sdt>
    <w:sdtPr>
      <w:id w:val="-539850866"/>
      <w:tag w:val="goog_rdk_5741"/>
    </w:sdtPr>
    <w:sdtContent>
      <w:p w:rsidR="00000000" w:rsidDel="00000000" w:rsidP="00000000" w:rsidRDefault="00000000" w:rsidRPr="00000000" w14:paraId="0000051F">
        <w:pPr>
          <w:numPr>
            <w:ilvl w:val="1"/>
            <w:numId w:val="2"/>
          </w:numPr>
          <w:tabs>
            <w:tab w:val="center" w:leader="none" w:pos="4513"/>
            <w:tab w:val="right" w:leader="none" w:pos="9026"/>
          </w:tabs>
          <w:ind w:left="502" w:hanging="360"/>
          <w:rPr>
            <w:ins w:author="GAYATHRI V" w:id="173" w:date="2026-09-27T03:40:31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853926030"/>
            <w:tag w:val="goog_rdk_5738"/>
          </w:sdtPr>
          <w:sdtContent>
            <w:ins w:author="GAYATHRI V" w:id="173" w:date="2026-09-27T03:40:31Z">
              <w:sdt>
                <w:sdtPr>
                  <w:id w:val="1647510274"/>
                  <w:tag w:val="goog_rdk_5739"/>
                </w:sdtPr>
                <w:sdtContent>
                  <w:del w:author="Kasiammal S" w:id="164" w:date="2026-09-26T11:37:38Z"/>
                </w:sdtContent>
              </w:sdt>
            </w:ins>
            <w:sdt>
              <w:sdtPr>
                <w:id w:val="1394525455"/>
                <w:tag w:val="goog_rdk_5740"/>
              </w:sdtPr>
              <w:sdtContent>
                <w:ins w:author="GAYATHRI V" w:id="173" w:date="2026-09-27T03:40:31Z">
                  <w:del w:author="Kasiammal S" w:id="164" w:date="2026-09-26T11:37:38Z">
                    <w:r w:rsidDel="00000000" w:rsidR="00000000" w:rsidRPr="00000000">
                      <w:rPr>
                        <w:rtl w:val="0"/>
                      </w:rPr>
                    </w:r>
                  </w:del>
                </w:ins>
              </w:sdtContent>
            </w:sdt>
            <w:ins w:author="GAYATHRI V" w:id="173" w:date="2026-09-27T03:40:31Z">
              <w:del w:author="Kasiammal S" w:id="164" w:date="2026-09-26T11:37:38Z"/>
            </w:ins>
          </w:sdtContent>
        </w:sdt>
      </w:p>
    </w:sdtContent>
  </w:sdt>
  <w:sdt>
    <w:sdtPr>
      <w:id w:val="548029786"/>
      <w:tag w:val="goog_rdk_5751"/>
    </w:sdtPr>
    <w:sdtContent>
      <w:p w:rsidR="00000000" w:rsidDel="00000000" w:rsidP="00000000" w:rsidRDefault="00000000" w:rsidRPr="00000000" w14:paraId="00000520">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81399899"/>
            <w:tag w:val="goog_rdk_5746"/>
          </w:sdtPr>
          <w:sdtContent>
            <w:ins w:author="Nadhiya Nadhiya" w:id="174" w:date="2026-09-26T12:46:46Z">
              <w:sdt>
                <w:sdtPr>
                  <w:id w:val="1092607773"/>
                  <w:tag w:val="goog_rdk_5747"/>
                </w:sdtPr>
                <w:sdtContent>
                  <w:del w:author="Kasiammal S" w:id="164" w:date="2026-09-26T11:37:38Z">
                    <w:r w:rsidDel="00000000" w:rsidR="00000000" w:rsidRPr="00000000">
                      <w:rPr>
                        <w:rPrChange w:author="Razeetha" w:id="103" w:date="2026-09-26T17:49:34Z">
                          <w:rPr>
                            <w:rFonts w:ascii="Cambria" w:cs="Cambria" w:eastAsia="Cambria" w:hAnsi="Cambria"/>
                            <w:color w:val="000000"/>
                          </w:rPr>
                        </w:rPrChange>
                      </w:rPr>
                      <w:drawing>
                        <wp:inline distB="0" distT="0" distL="0" distR="0">
                          <wp:extent cx="5731510" cy="4703445"/>
                          <wp:effectExtent b="0" l="0" r="0" t="0"/>
                          <wp:docPr id="2126916902" name="image11.png"/>
                          <a:graphic>
                            <a:graphicData uri="http://schemas.openxmlformats.org/drawingml/2006/picture">
                              <pic:pic>
                                <pic:nvPicPr>
                                  <pic:cNvPr id="0" name="image11.png"/>
                                  <pic:cNvPicPr preferRelativeResize="0"/>
                                </pic:nvPicPr>
                                <pic:blipFill>
                                  <a:blip r:embed="rId3"/>
                                  <a:srcRect b="0" l="0" r="0" t="0"/>
                                  <a:stretch>
                                    <a:fillRect/>
                                  </a:stretch>
                                </pic:blipFill>
                                <pic:spPr>
                                  <a:xfrm>
                                    <a:off x="0" y="0"/>
                                    <a:ext cx="5731510" cy="4703445"/>
                                  </a:xfrm>
                                  <a:prstGeom prst="rect"/>
                                  <a:ln/>
                                </pic:spPr>
                              </pic:pic>
                            </a:graphicData>
                          </a:graphic>
                        </wp:inline>
                      </w:drawing>
                    </w:r>
                  </w:del>
                </w:sdtContent>
              </w:sdt>
            </w:ins>
          </w:sdtContent>
        </w:sdt>
        <w:sdt>
          <w:sdtPr>
            <w:id w:val="-1470397999"/>
            <w:tag w:val="goog_rdk_5748"/>
          </w:sdtPr>
          <w:sdtContent>
            <w:ins w:author="Anonymous" w:id="171" w:date="2026-09-25T04:26:23Z">
              <w:sdt>
                <w:sdtPr>
                  <w:id w:val="846627380"/>
                  <w:tag w:val="goog_rdk_5749"/>
                </w:sdtPr>
                <w:sdtContent>
                  <w:del w:author="Kasiammal S" w:id="164" w:date="2026-09-26T11:37:38Z"/>
                </w:sdtContent>
              </w:sdt>
            </w:ins>
            <w:sdt>
              <w:sdtPr>
                <w:id w:val="-137170370"/>
                <w:tag w:val="goog_rdk_5750"/>
              </w:sdtPr>
              <w:sdtContent>
                <w:ins w:author="Anonymous" w:id="171" w:date="2026-09-25T04:26:23Z">
                  <w:del w:author="Kasiammal S" w:id="164" w:date="2026-09-26T11:37:38Z">
                    <w:r w:rsidDel="00000000" w:rsidR="00000000" w:rsidRPr="00000000">
                      <w:rPr>
                        <w:rtl w:val="0"/>
                      </w:rPr>
                    </w:r>
                  </w:del>
                </w:ins>
              </w:sdtContent>
            </w:sdt>
            <w:ins w:author="Anonymous" w:id="171" w:date="2026-09-25T04:26:23Z">
              <w:del w:author="Kasiammal S" w:id="164" w:date="2026-09-26T11:37:38Z"/>
            </w:ins>
          </w:sdtContent>
        </w:sdt>
      </w:p>
    </w:sdtContent>
  </w:sdt>
  <w:sdt>
    <w:sdtPr>
      <w:id w:val="1304160631"/>
      <w:tag w:val="goog_rdk_5755"/>
    </w:sdtPr>
    <w:sdtContent>
      <w:p w:rsidR="00000000" w:rsidDel="00000000" w:rsidP="00000000" w:rsidRDefault="00000000" w:rsidRPr="00000000" w14:paraId="00000521">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46612018"/>
            <w:tag w:val="goog_rdk_5752"/>
          </w:sdtPr>
          <w:sdtContent>
            <w:ins w:author="Anonymous" w:id="171" w:date="2026-09-25T04:26:23Z">
              <w:sdt>
                <w:sdtPr>
                  <w:id w:val="-2117863251"/>
                  <w:tag w:val="goog_rdk_5753"/>
                </w:sdtPr>
                <w:sdtContent>
                  <w:del w:author="Kasiammal S" w:id="164" w:date="2026-09-26T11:37:38Z"/>
                </w:sdtContent>
              </w:sdt>
            </w:ins>
            <w:sdt>
              <w:sdtPr>
                <w:id w:val="-1895600552"/>
                <w:tag w:val="goog_rdk_5754"/>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If the key is shared with other Google APIs (not recommended), restrict it in</w:delText>
                    </w:r>
                  </w:del>
                </w:ins>
              </w:sdtContent>
            </w:sdt>
            <w:ins w:author="Anonymous" w:id="171" w:date="2026-09-25T04:26:23Z">
              <w:del w:author="Kasiammal S" w:id="164" w:date="2026-09-26T11:37:38Z"/>
            </w:ins>
          </w:sdtContent>
        </w:sdt>
      </w:p>
    </w:sdtContent>
  </w:sdt>
  <w:sdt>
    <w:sdtPr>
      <w:id w:val="-517246801"/>
      <w:tag w:val="goog_rdk_5759"/>
    </w:sdtPr>
    <w:sdtContent>
      <w:p w:rsidR="00000000" w:rsidDel="00000000" w:rsidP="00000000" w:rsidRDefault="00000000" w:rsidRPr="00000000" w14:paraId="00000522">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979520337"/>
            <w:tag w:val="goog_rdk_5756"/>
          </w:sdtPr>
          <w:sdtContent>
            <w:ins w:author="Anonymous" w:id="171" w:date="2026-09-25T04:26:23Z">
              <w:sdt>
                <w:sdtPr>
                  <w:id w:val="1526503953"/>
                  <w:tag w:val="goog_rdk_5757"/>
                </w:sdtPr>
                <w:sdtContent>
                  <w:del w:author="Kasiammal S" w:id="164" w:date="2026-09-26T11:37:38Z"/>
                </w:sdtContent>
              </w:sdt>
            </w:ins>
            <w:sdt>
              <w:sdtPr>
                <w:id w:val="-1348291150"/>
                <w:tag w:val="goog_rdk_5758"/>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the Cloud Console. **Note: Gemini API requests using this key will fail after</w:delText>
                    </w:r>
                  </w:del>
                </w:ins>
              </w:sdtContent>
            </w:sdt>
            <w:ins w:author="Anonymous" w:id="171" w:date="2026-09-25T04:26:23Z">
              <w:del w:author="Kasiammal S" w:id="164" w:date="2026-09-26T11:37:38Z"/>
            </w:ins>
          </w:sdtContent>
        </w:sdt>
      </w:p>
    </w:sdtContent>
  </w:sdt>
  <w:sdt>
    <w:sdtPr>
      <w:id w:val="909975192"/>
      <w:tag w:val="goog_rdk_5763"/>
    </w:sdtPr>
    <w:sdtContent>
      <w:p w:rsidR="00000000" w:rsidDel="00000000" w:rsidP="00000000" w:rsidRDefault="00000000" w:rsidRPr="00000000" w14:paraId="00000523">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668641521"/>
            <w:tag w:val="goog_rdk_5760"/>
          </w:sdtPr>
          <w:sdtContent>
            <w:ins w:author="Anonymous" w:id="171" w:date="2026-09-25T04:26:23Z">
              <w:sdt>
                <w:sdtPr>
                  <w:id w:val="731159900"/>
                  <w:tag w:val="goog_rdk_5761"/>
                </w:sdtPr>
                <w:sdtContent>
                  <w:del w:author="Kasiammal S" w:id="164" w:date="2026-09-26T11:37:38Z"/>
                </w:sdtContent>
              </w:sdt>
            </w:ins>
            <w:sdt>
              <w:sdtPr>
                <w:id w:val="1346109153"/>
                <w:tag w:val="goog_rdk_5762"/>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these restrictions are applied.**</w:delText>
                    </w:r>
                  </w:del>
                </w:ins>
              </w:sdtContent>
            </w:sdt>
            <w:ins w:author="Anonymous" w:id="171" w:date="2026-09-25T04:26:23Z">
              <w:del w:author="Kasiammal S" w:id="164" w:date="2026-09-26T11:37:38Z"/>
            </w:ins>
          </w:sdtContent>
        </w:sdt>
      </w:p>
    </w:sdtContent>
  </w:sdt>
  <w:sdt>
    <w:sdtPr>
      <w:id w:val="17164825"/>
      <w:tag w:val="goog_rdk_5767"/>
    </w:sdtPr>
    <w:sdtContent>
      <w:p w:rsidR="00000000" w:rsidDel="00000000" w:rsidP="00000000" w:rsidRDefault="00000000" w:rsidRPr="00000000" w14:paraId="00000524">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003516449"/>
            <w:tag w:val="goog_rdk_5764"/>
          </w:sdtPr>
          <w:sdtContent>
            <w:ins w:author="Anonymous" w:id="171" w:date="2026-09-25T04:26:23Z">
              <w:sdt>
                <w:sdtPr>
                  <w:id w:val="698403825"/>
                  <w:tag w:val="goog_rdk_5765"/>
                </w:sdtPr>
                <w:sdtContent>
                  <w:del w:author="Kasiammal S" w:id="164" w:date="2026-09-26T11:37:38Z"/>
                </w:sdtContent>
              </w:sdt>
            </w:ins>
            <w:sdt>
              <w:sdtPr>
                <w:id w:val="850204728"/>
                <w:tag w:val="goog_rdk_5766"/>
              </w:sdtPr>
              <w:sdtContent>
                <w:ins w:author="Anonymous" w:id="171" w:date="2026-09-25T04:26:23Z">
                  <w:del w:author="Kasiammal S" w:id="164" w:date="2026-09-26T11:37:38Z">
                    <w:r w:rsidDel="00000000" w:rsidR="00000000" w:rsidRPr="00000000">
                      <w:rPr>
                        <w:rtl w:val="0"/>
                      </w:rPr>
                    </w:r>
                  </w:del>
                </w:ins>
              </w:sdtContent>
            </w:sdt>
            <w:ins w:author="Anonymous" w:id="171" w:date="2026-09-25T04:26:23Z">
              <w:del w:author="Kasiammal S" w:id="164" w:date="2026-09-26T11:37:38Z"/>
            </w:ins>
          </w:sdtContent>
        </w:sdt>
      </w:p>
    </w:sdtContent>
  </w:sdt>
  <w:sdt>
    <w:sdtPr>
      <w:id w:val="-517054970"/>
      <w:tag w:val="goog_rdk_5780"/>
    </w:sdtPr>
    <w:sdtContent>
      <w:p w:rsidR="00000000" w:rsidDel="00000000" w:rsidP="00000000" w:rsidRDefault="00000000" w:rsidRPr="00000000" w14:paraId="00000525">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15784841"/>
            <w:tag w:val="goog_rdk_5768"/>
          </w:sdtPr>
          <w:sdtContent>
            <w:ins w:author="Anonymous" w:id="171" w:date="2026-09-25T04:26:23Z">
              <w:sdt>
                <w:sdtPr>
                  <w:id w:val="687732662"/>
                  <w:tag w:val="goog_rdk_5769"/>
                </w:sdtPr>
                <w:sdtContent>
                  <w:del w:author="Kasiammal S" w:id="164" w:date="2026-09-26T11:37:38Z"/>
                </w:sdtContent>
              </w:sdt>
            </w:ins>
            <w:sdt>
              <w:sdtPr>
                <w:id w:val="-1905582183"/>
                <w:tag w:val="goog_rdk_5770"/>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1. Visit the [Google Cloud Console Credential</w:delText>
                    </w:r>
                  </w:del>
                </w:ins>
              </w:sdtContent>
            </w:sdt>
            <w:ins w:author="Anonymous" w:id="171" w:date="2026-09-25T04:26:23Z">
              <w:del w:author="Kasiammal S" w:id="164" w:date="2026-09-26T11:37:38Z">
                <w:sdt>
                  <w:sdtPr>
                    <w:id w:val="-246374165"/>
                    <w:tag w:val="goog_rdk_5771"/>
                  </w:sdtPr>
                  <w:sdtContent>
                    <w:r w:rsidDel="00000000" w:rsidR="00000000" w:rsidRPr="00000000">
                      <w:rPr>
                        <w:rtl w:val="0"/>
                        <w:rPrChange w:author="Razeetha" w:id="103" w:date="2026-09-26T17:49:34Z">
                          <w:rPr>
                            <w:rFonts w:ascii="Cambria" w:cs="Cambria" w:eastAsia="Cambria" w:hAnsi="Cambria"/>
                            <w:color w:val="000000"/>
                          </w:rPr>
                        </w:rPrChange>
                      </w:rPr>
                      <w:delText xml:space="preserve">s page]</w:delText>
                    </w:r>
                  </w:sdtContent>
                </w:sdt>
              </w:del>
            </w:ins>
          </w:sdtContent>
        </w:sdt>
        <w:sdt>
          <w:sdtPr>
            <w:id w:val="-14804491"/>
            <w:tag w:val="goog_rdk_5772"/>
          </w:sdtPr>
          <w:sdtContent>
            <w:ins w:author="S.Ragavi Srinivasan" w:id="175" w:date="2026-09-25T13:23:33Z">
              <w:sdt>
                <w:sdtPr>
                  <w:id w:val="1689371858"/>
                  <w:tag w:val="goog_rdk_5773"/>
                </w:sdtPr>
                <w:sdtContent>
                  <w:del w:author="Kasiammal S" w:id="164" w:date="2026-09-26T11:37:38Z"/>
                </w:sdtContent>
              </w:sdt>
            </w:ins>
            <w:sdt>
              <w:sdtPr>
                <w:id w:val="-2000756626"/>
                <w:tag w:val="goog_rdk_5774"/>
              </w:sdtPr>
              <w:sdtContent>
                <w:ins w:author="S.Ragavi Srinivasan" w:id="175" w:date="2026-09-25T13:23:3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s</w:delText>
                    </w:r>
                  </w:del>
                </w:ins>
              </w:sdtContent>
            </w:sdt>
            <w:ins w:author="S.Ragavi Srinivasan" w:id="175" w:date="2026-09-25T13:23:33Z">
              <w:del w:author="Kasiammal S" w:id="164" w:date="2026-09-26T11:37:38Z"/>
            </w:ins>
          </w:sdtContent>
        </w:sdt>
        <w:sdt>
          <w:sdtPr>
            <w:id w:val="1129918956"/>
            <w:tag w:val="goog_rdk_5775"/>
          </w:sdtPr>
          <w:sdtContent>
            <w:ins w:author="Anonymous" w:id="171" w:date="2026-09-25T04:26:23Z">
              <w:sdt>
                <w:sdtPr>
                  <w:id w:val="2021851981"/>
                  <w:tag w:val="goog_rdk_5776"/>
                </w:sdtPr>
                <w:sdtContent>
                  <w:del w:author="Kasiammal S" w:id="164" w:date="2026-09-26T11:37:38Z"/>
                </w:sdtContent>
              </w:sdt>
            </w:ins>
            <w:sdt>
              <w:sdtPr>
                <w:id w:val="-1769079080"/>
                <w:tag w:val="goog_rdk_5777"/>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(https://console.cloud.google.com/apis/</w:delText>
                    </w:r>
                  </w:del>
                </w:ins>
              </w:sdtContent>
            </w:sdt>
            <w:ins w:author="Anonymous" w:id="171" w:date="2026-09-25T04:26:23Z">
              <w:del w:author="Kasiammal S" w:id="164" w:date="2026-09-26T11:37:38Z">
                <w:sdt>
                  <w:sdtPr>
                    <w:id w:val="1013918942"/>
                    <w:tag w:val="goog_rdk_5778"/>
                  </w:sdtPr>
                  <w:sdtContent>
                    <w:r w:rsidDel="00000000" w:rsidR="00000000" w:rsidRPr="00000000">
                      <w:rPr>
                        <w:rtl w:val="0"/>
                        <w:rPrChange w:author="Razeetha" w:id="103" w:date="2026-09-26T17:49:34Z">
                          <w:rPr>
                            <w:rFonts w:ascii="Cambria" w:cs="Cambria" w:eastAsia="Cambria" w:hAnsi="Cambria"/>
                            <w:color w:val="000000"/>
                          </w:rPr>
                        </w:rPrChange>
                      </w:rPr>
                      <w:delText xml:space="preserve">credentials</w:delText>
                    </w:r>
                  </w:sdtContent>
                </w:sdt>
                <w:sdt>
                  <w:sdtPr>
                    <w:id w:val="2131330760"/>
                    <w:tag w:val="goog_rdk_5779"/>
                  </w:sdtPr>
                  <w:sdtContent>
                    <w:r w:rsidDel="00000000" w:rsidR="00000000" w:rsidRPr="00000000">
                      <w:rPr>
                        <w:rtl w:val="0"/>
                        <w:rPrChange w:author="Razeetha" w:id="103" w:date="2026-09-26T17:49:34Z">
                          <w:rPr>
                            <w:rFonts w:ascii="Cambria" w:cs="Cambria" w:eastAsia="Cambria" w:hAnsi="Cambria"/>
                            <w:color w:val="000000"/>
                          </w:rPr>
                        </w:rPrChange>
                      </w:rPr>
                      <w:delText xml:space="preserve">).</w:delText>
                    </w:r>
                  </w:sdtContent>
                </w:sdt>
              </w:del>
            </w:ins>
          </w:sdtContent>
        </w:sdt>
      </w:p>
    </w:sdtContent>
  </w:sdt>
  <w:sdt>
    <w:sdtPr>
      <w:id w:val="422417634"/>
      <w:tag w:val="goog_rdk_5785"/>
    </w:sdtPr>
    <w:sdtContent>
      <w:p w:rsidR="00000000" w:rsidDel="00000000" w:rsidP="00000000" w:rsidRDefault="00000000" w:rsidRPr="00000000" w14:paraId="00000526">
        <w:pPr>
          <w:numPr>
            <w:ilvl w:val="1"/>
            <w:numId w:val="2"/>
          </w:numPr>
          <w:tabs>
            <w:tab w:val="center" w:leader="none" w:pos="4513"/>
            <w:tab w:val="right" w:leader="none" w:pos="9026"/>
          </w:tabs>
          <w:ind w:left="502" w:hanging="360"/>
          <w:rPr>
            <w:ins w:author="Anonymous" w:id="171" w:date="2026-09-25T04:26:23Z"/>
            <w:del w:author="Kasiammal S" w:id="16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673174021"/>
            <w:tag w:val="goog_rdk_5781"/>
          </w:sdtPr>
          <w:sdtContent>
            <w:ins w:author="Anonymous" w:id="171" w:date="2026-09-25T04:26:23Z">
              <w:sdt>
                <w:sdtPr>
                  <w:id w:val="-1241883347"/>
                  <w:tag w:val="goog_rdk_5782"/>
                </w:sdtPr>
                <w:sdtContent>
                  <w:del w:author="Kasiammal S" w:id="164" w:date="2026-09-26T11:37:38Z"/>
                </w:sdtContent>
              </w:sdt>
            </w:ins>
            <w:sdt>
              <w:sdtPr>
                <w:id w:val="615269551"/>
                <w:tag w:val="goog_rdk_5783"/>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2. Select the project and the A</w:delText>
                    </w:r>
                  </w:del>
                </w:ins>
              </w:sdtContent>
            </w:sdt>
            <w:ins w:author="Anonymous" w:id="171" w:date="2026-09-25T04:26:23Z">
              <w:del w:author="Kasiammal S" w:id="164" w:date="2026-09-26T11:37:38Z">
                <w:sdt>
                  <w:sdtPr>
                    <w:id w:val="666823767"/>
                    <w:tag w:val="goog_rdk_5784"/>
                  </w:sdtPr>
                  <w:sdtContent>
                    <w:r w:rsidDel="00000000" w:rsidR="00000000" w:rsidRPr="00000000">
                      <w:rPr>
                        <w:rtl w:val="0"/>
                        <w:rPrChange w:author="Razeetha" w:id="103" w:date="2026-09-26T17:49:34Z">
                          <w:rPr>
                            <w:rFonts w:ascii="Cambria" w:cs="Cambria" w:eastAsia="Cambria" w:hAnsi="Cambria"/>
                            <w:color w:val="000000"/>
                          </w:rPr>
                        </w:rPrChange>
                      </w:rPr>
                      <w:delText xml:space="preserve">PI key.</w:delText>
                    </w:r>
                  </w:sdtContent>
                </w:sdt>
              </w:del>
            </w:ins>
          </w:sdtContent>
        </w:sdt>
      </w:p>
    </w:sdtContent>
  </w:sdt>
  <w:sdt>
    <w:sdtPr>
      <w:id w:val="-1444538030"/>
      <w:tag w:val="goog_rdk_5794"/>
    </w:sdtPr>
    <w:sdtContent>
      <w:p w:rsidR="00000000" w:rsidDel="00000000" w:rsidP="00000000" w:rsidRDefault="00000000" w:rsidRPr="00000000" w14:paraId="00000527">
        <w:pPr>
          <w:numPr>
            <w:ilvl w:val="1"/>
            <w:numId w:val="2"/>
          </w:numPr>
          <w:tabs>
            <w:tab w:val="center" w:leader="none" w:pos="4513"/>
            <w:tab w:val="right" w:leader="none" w:pos="9026"/>
          </w:tabs>
          <w:ind w:left="502" w:hanging="360"/>
          <w:rPr>
            <w:ins w:author="Anonymous" w:id="171" w:date="2026-09-25T04:26:23Z"/>
            <w:del w:author="sarubala .B baskaran" w:id="177"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604483831"/>
            <w:tag w:val="goog_rdk_5786"/>
          </w:sdtPr>
          <w:sdtContent>
            <w:ins w:author="Anonymous" w:id="171" w:date="2026-09-25T04:26:23Z">
              <w:sdt>
                <w:sdtPr>
                  <w:id w:val="-672988938"/>
                  <w:tag w:val="goog_rdk_5787"/>
                </w:sdtPr>
                <w:sdtContent>
                  <w:del w:author="Kasiammal S" w:id="164" w:date="2026-09-26T11:37:38Z"/>
                </w:sdtContent>
              </w:sdt>
            </w:ins>
            <w:sdt>
              <w:sdtPr>
                <w:id w:val="398889577"/>
                <w:tag w:val="goog_rdk_5788"/>
              </w:sdtPr>
              <w:sdtContent>
                <w:ins w:author="Anonymous" w:id="171" w:date="2026-09-25T04:26:23Z">
                  <w:del w:author="Kasiammal S" w:id="164" w:date="2026-09-26T11:37:38Z">
                    <w:r w:rsidDel="00000000" w:rsidR="00000000" w:rsidRPr="00000000">
                      <w:rPr>
                        <w:rtl w:val="0"/>
                        <w:rPrChange w:author="Razeetha" w:id="103" w:date="2026-09-26T17:49:34Z">
                          <w:rPr>
                            <w:rFonts w:ascii="Cambria" w:cs="Cambria" w:eastAsia="Cambria" w:hAnsi="Cambria"/>
                            <w:color w:val="000000"/>
                          </w:rPr>
                        </w:rPrChange>
                      </w:rPr>
                      <w:delText xml:space="preserve">3. Under **API restrictions** , use the **Select API res</w:delText>
                    </w:r>
                  </w:del>
                </w:ins>
              </w:sdtContent>
            </w:sdt>
            <w:ins w:author="Anonymous" w:id="171" w:date="2026-09-25T04:26:23Z">
              <w:del w:author="Kasiammal S" w:id="164" w:date="2026-09-26T11:37:38Z"/>
            </w:ins>
          </w:sdtContent>
        </w:sdt>
        <w:sdt>
          <w:sdtPr>
            <w:id w:val="-1140793221"/>
            <w:tag w:val="goog_rdk_5789"/>
          </w:sdtPr>
          <w:sdtContent>
            <w:ins w:author="Krish Kevin" w:id="176" w:date="2026-09-25T05:51:49Z">
              <w:sdt>
                <w:sdtPr>
                  <w:id w:val="1981360496"/>
                  <w:tag w:val="goog_rdk_5790"/>
                </w:sdtPr>
                <w:sdtContent>
                  <w:del w:author="sarubala .B baskaran" w:id="177" w:date="2026-09-26T06:56:35Z">
                    <w:r w:rsidDel="00000000" w:rsidR="00000000" w:rsidRPr="00000000">
                      <w:rPr>
                        <w:rPrChange w:author="Razeetha" w:id="103" w:date="2026-09-26T17:49:34Z">
                          <w:rPr>
                            <w:rFonts w:ascii="Cambria" w:cs="Cambria" w:eastAsia="Cambria" w:hAnsi="Cambria"/>
                            <w:color w:val="000000"/>
                          </w:rPr>
                        </w:rPrChange>
                      </w:rPr>
                      <w:drawing>
                        <wp:inline distB="0" distT="0" distL="0" distR="0">
                          <wp:extent cx="5734050" cy="2100337"/>
                          <wp:effectExtent b="0" l="0" r="0" t="0"/>
                          <wp:docPr id="2126916935" name="image42.png"/>
                          <a:graphic>
                            <a:graphicData uri="http://schemas.openxmlformats.org/drawingml/2006/picture">
                              <pic:pic>
                                <pic:nvPicPr>
                                  <pic:cNvPr id="0" name="image42.png"/>
                                  <pic:cNvPicPr preferRelativeResize="0"/>
                                </pic:nvPicPr>
                                <pic:blipFill>
                                  <a:blip r:embed="rId4"/>
                                  <a:srcRect b="0" l="0" r="0" t="0"/>
                                  <a:stretch>
                                    <a:fillRect/>
                                  </a:stretch>
                                </pic:blipFill>
                                <pic:spPr>
                                  <a:xfrm>
                                    <a:off x="0" y="0"/>
                                    <a:ext cx="5734050" cy="2100337"/>
                                  </a:xfrm>
                                  <a:prstGeom prst="rect"/>
                                  <a:ln/>
                                </pic:spPr>
                              </pic:pic>
                            </a:graphicData>
                          </a:graphic>
                        </wp:inline>
                      </w:drawing>
                    </w:r>
                  </w:del>
                </w:sdtContent>
              </w:sdt>
            </w:ins>
          </w:sdtContent>
        </w:sdt>
        <w:sdt>
          <w:sdtPr>
            <w:id w:val="1449053599"/>
            <w:tag w:val="goog_rdk_5791"/>
          </w:sdtPr>
          <w:sdtContent>
            <w:ins w:author="Anonymous" w:id="171" w:date="2026-09-25T04:26:23Z">
              <w:sdt>
                <w:sdtPr>
                  <w:id w:val="-1470531484"/>
                  <w:tag w:val="goog_rdk_5792"/>
                </w:sdtPr>
                <w:sdtContent>
                  <w:del w:author="sarubala .B baskaran" w:id="177" w:date="2026-09-26T06:56:35Z"/>
                </w:sdtContent>
              </w:sdt>
            </w:ins>
            <w:sdt>
              <w:sdtPr>
                <w:id w:val="-1408958322"/>
                <w:tag w:val="goog_rdk_5793"/>
              </w:sdtPr>
              <w:sdtContent>
                <w:ins w:author="Anonymous" w:id="171" w:date="2026-09-25T04:26:23Z">
                  <w:del w:author="sarubala .B baskaran" w:id="177" w:date="2026-09-26T06:56:35Z">
                    <w:r w:rsidDel="00000000" w:rsidR="00000000" w:rsidRPr="00000000">
                      <w:rPr>
                        <w:rtl w:val="0"/>
                        <w:rPrChange w:author="Razeetha" w:id="103" w:date="2026-09-26T17:49:34Z">
                          <w:rPr>
                            <w:rFonts w:ascii="Cambria" w:cs="Cambria" w:eastAsia="Cambria" w:hAnsi="Cambria"/>
                            <w:color w:val="000000"/>
                          </w:rPr>
                        </w:rPrChange>
                      </w:rPr>
                      <w:delText xml:space="preserve">trictions** drop-down to select the APIs you want this key to access. Do not select the **Generative</w:delText>
                    </w:r>
                  </w:del>
                </w:ins>
              </w:sdtContent>
            </w:sdt>
            <w:ins w:author="Anonymous" w:id="171" w:date="2026-09-25T04:26:23Z">
              <w:del w:author="sarubala .B baskaran" w:id="177" w:date="2026-09-26T06:56:35Z"/>
            </w:ins>
          </w:sdtContent>
        </w:sdt>
      </w:p>
    </w:sdtContent>
  </w:sdt>
  <w:sdt>
    <w:sdtPr>
      <w:id w:val="1954616483"/>
      <w:tag w:val="goog_rdk_5798"/>
    </w:sdtPr>
    <w:sdtContent>
      <w:p w:rsidR="00000000" w:rsidDel="00000000" w:rsidP="00000000" w:rsidRDefault="00000000" w:rsidRPr="00000000" w14:paraId="00000528">
        <w:pPr>
          <w:numPr>
            <w:ilvl w:val="1"/>
            <w:numId w:val="2"/>
          </w:numPr>
          <w:tabs>
            <w:tab w:val="center" w:leader="none" w:pos="4513"/>
            <w:tab w:val="right" w:leader="none" w:pos="9026"/>
          </w:tabs>
          <w:ind w:left="502" w:hanging="360"/>
          <w:rPr>
            <w:ins w:author="Anonymous" w:id="171" w:date="2026-09-25T04:26:23Z"/>
            <w:del w:author="sarubala .B baskaran" w:id="177"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1567441250"/>
            <w:tag w:val="goog_rdk_5795"/>
          </w:sdtPr>
          <w:sdtContent>
            <w:ins w:author="Anonymous" w:id="171" w:date="2026-09-25T04:26:23Z">
              <w:sdt>
                <w:sdtPr>
                  <w:id w:val="841611206"/>
                  <w:tag w:val="goog_rdk_5796"/>
                </w:sdtPr>
                <w:sdtContent>
                  <w:del w:author="sarubala .B baskaran" w:id="177" w:date="2026-09-26T06:56:35Z"/>
                </w:sdtContent>
              </w:sdt>
            </w:ins>
            <w:sdt>
              <w:sdtPr>
                <w:id w:val="1447966048"/>
                <w:tag w:val="goog_rdk_5797"/>
              </w:sdtPr>
              <w:sdtContent>
                <w:ins w:author="Anonymous" w:id="171" w:date="2026-09-25T04:26:23Z">
                  <w:del w:author="sarubala .B baskaran" w:id="177" w:date="2026-09-26T06:56:35Z">
                    <w:r w:rsidDel="00000000" w:rsidR="00000000" w:rsidRPr="00000000">
                      <w:rPr>
                        <w:rtl w:val="0"/>
                        <w:rPrChange w:author="Razeetha" w:id="103" w:date="2026-09-26T17:49:34Z">
                          <w:rPr>
                            <w:rFonts w:ascii="Cambria" w:cs="Cambria" w:eastAsia="Cambria" w:hAnsi="Cambria"/>
                            <w:color w:val="000000"/>
                          </w:rPr>
                        </w:rPrChange>
                      </w:rPr>
                      <w:delText xml:space="preserve">   Language API**.</w:delText>
                    </w:r>
                  </w:del>
                </w:ins>
              </w:sdtContent>
            </w:sdt>
            <w:ins w:author="Anonymous" w:id="171" w:date="2026-09-25T04:26:23Z">
              <w:del w:author="sarubala .B baskaran" w:id="177" w:date="2026-09-26T06:56:35Z"/>
            </w:ins>
          </w:sdtContent>
        </w:sdt>
      </w:p>
    </w:sdtContent>
  </w:sdt>
  <w:sdt>
    <w:sdtPr>
      <w:id w:val="-1344981092"/>
      <w:tag w:val="goog_rdk_5802"/>
    </w:sdtPr>
    <w:sdtContent>
      <w:p w:rsidR="00000000" w:rsidDel="00000000" w:rsidP="00000000" w:rsidRDefault="00000000" w:rsidRPr="00000000" w14:paraId="00000529">
        <w:pPr>
          <w:numPr>
            <w:ilvl w:val="1"/>
            <w:numId w:val="2"/>
          </w:numPr>
          <w:tabs>
            <w:tab w:val="center" w:leader="none" w:pos="4513"/>
            <w:tab w:val="right" w:leader="none" w:pos="9026"/>
          </w:tabs>
          <w:ind w:left="502" w:hanging="360"/>
          <w:rPr>
            <w:ins w:author="Anonymous" w:id="171" w:date="2026-09-25T04:26:23Z"/>
            <w:del w:author="sarubala .B baskaran" w:id="177"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1952130124"/>
            <w:tag w:val="goog_rdk_5799"/>
          </w:sdtPr>
          <w:sdtContent>
            <w:ins w:author="Anonymous" w:id="171" w:date="2026-09-25T04:26:23Z">
              <w:sdt>
                <w:sdtPr>
                  <w:id w:val="457600584"/>
                  <w:tag w:val="goog_rdk_5800"/>
                </w:sdtPr>
                <w:sdtContent>
                  <w:del w:author="sarubala .B baskaran" w:id="177" w:date="2026-09-26T06:56:35Z"/>
                </w:sdtContent>
              </w:sdt>
            </w:ins>
            <w:sdt>
              <w:sdtPr>
                <w:id w:val="739278267"/>
                <w:tag w:val="goog_rdk_5801"/>
              </w:sdtPr>
              <w:sdtContent>
                <w:ins w:author="Anonymous" w:id="171" w:date="2026-09-25T04:26:23Z">
                  <w:del w:author="sarubala .B baskaran" w:id="177" w:date="2026-09-26T06:56:35Z">
                    <w:r w:rsidDel="00000000" w:rsidR="00000000" w:rsidRPr="00000000">
                      <w:rPr>
                        <w:rtl w:val="0"/>
                        <w:rPrChange w:author="Razeetha" w:id="103" w:date="2026-09-26T17:49:34Z">
                          <w:rPr>
                            <w:rFonts w:ascii="Cambria" w:cs="Cambria" w:eastAsia="Cambria" w:hAnsi="Cambria"/>
                            <w:color w:val="000000"/>
                          </w:rPr>
                        </w:rPrChange>
                      </w:rPr>
                      <w:delText xml:space="preserve">your application code, environmentenvironme</w:delText>
                    </w:r>
                  </w:del>
                </w:ins>
              </w:sdtContent>
            </w:sdt>
            <w:ins w:author="Anonymous" w:id="171" w:date="2026-09-25T04:26:23Z">
              <w:del w:author="sarubala .B baskaran" w:id="177" w:date="2026-09-26T06:56:35Z"/>
            </w:ins>
          </w:sdtContent>
        </w:sdt>
      </w:p>
    </w:sdtContent>
  </w:sdt>
  <w:sdt>
    <w:sdtPr>
      <w:id w:val="-1883776828"/>
      <w:tag w:val="goog_rdk_5809"/>
    </w:sdtPr>
    <w:sdtContent>
      <w:p w:rsidR="00000000" w:rsidDel="00000000" w:rsidP="00000000" w:rsidRDefault="00000000" w:rsidRPr="00000000" w14:paraId="0000052A">
        <w:pPr>
          <w:numPr>
            <w:ilvl w:val="1"/>
            <w:numId w:val="2"/>
          </w:numPr>
          <w:tabs>
            <w:tab w:val="center" w:leader="none" w:pos="4513"/>
            <w:tab w:val="right" w:leader="none" w:pos="9026"/>
          </w:tabs>
          <w:ind w:left="502" w:hanging="360"/>
          <w:rPr>
            <w:ins w:author="Anonymous" w:id="171" w:date="2026-09-25T04:26:23Z"/>
            <w:del w:author="sarubala .B baskaran" w:id="177"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1980861267"/>
            <w:tag w:val="goog_rdk_5803"/>
          </w:sdtPr>
          <w:sdtContent>
            <w:ins w:author="Anonymous" w:id="171" w:date="2026-09-25T04:26:23Z">
              <w:sdt>
                <w:sdtPr>
                  <w:id w:val="1345747130"/>
                  <w:tag w:val="goog_rdk_5804"/>
                </w:sdtPr>
                <w:sdtContent>
                  <w:del w:author="sarubala .B baskaran" w:id="177" w:date="2026-09-26T06:56:35Z"/>
                </w:sdtContent>
              </w:sdt>
            </w:ins>
            <w:sdt>
              <w:sdtPr>
                <w:id w:val="42710469"/>
                <w:tag w:val="goog_rdk_5805"/>
              </w:sdtPr>
              <w:sdtContent>
                <w:ins w:author="Anonymous" w:id="171" w:date="2026-09-25T04:26:23Z">
                  <w:del w:author="sarubala .B baskaran" w:id="177" w:date="2026-09-26T06:56:35Z">
                    <w:r w:rsidDel="00000000" w:rsidR="00000000" w:rsidRPr="00000000">
                      <w:rPr>
                        <w:rtl w:val="0"/>
                        <w:rPrChange w:author="Razeetha" w:id="103" w:date="2026-09-26T17:49:34Z">
                          <w:rPr>
                            <w:rFonts w:ascii="Cambria" w:cs="Cambria" w:eastAsia="Cambria" w:hAnsi="Cambria"/>
                            <w:color w:val="000000"/>
                          </w:rPr>
                        </w:rPrChange>
                      </w:rPr>
                      <w:delText xml:space="preserve">Official Documentation</w:delText>
                    </w:r>
                  </w:del>
                </w:ins>
              </w:sdtContent>
            </w:sdt>
            <w:ins w:author="Anonymous" w:id="171" w:date="2026-09-25T04:26:23Z">
              <w:del w:author="sarubala .B baskaran" w:id="177" w:date="2026-09-26T06:56:35Z">
                <w:sdt>
                  <w:sdtPr>
                    <w:id w:val="-1198529919"/>
                    <w:tag w:val="goog_rdk_5806"/>
                  </w:sdtPr>
                  <w:sdtContent>
                    <w:r w:rsidDel="00000000" w:rsidR="00000000" w:rsidRPr="00000000">
                      <w:rPr>
                        <w:rtl w:val="0"/>
                        <w:rPrChange w:author="Razeetha" w:id="103" w:date="2026-09-26T17:49:34Z">
                          <w:rPr>
                            <w:rFonts w:ascii="Cambria" w:cs="Cambria" w:eastAsia="Cambria" w:hAnsi="Cambria"/>
                            <w:color w:val="000000"/>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090495139"/>
                    <w:tag w:val="goog_rdk_5807"/>
                  </w:sdtPr>
                  <w:sdtContent>
                    <w:r w:rsidDel="00000000" w:rsidR="00000000" w:rsidRPr="00000000">
                      <w:rPr>
                        <w:color w:val="1155cc"/>
                        <w:u w:val="single"/>
                        <w:rtl w:val="0"/>
                        <w:rPrChange w:author="Razeetha" w:id="103" w:date="2026-09-26T17:49:34Z">
                          <w:rPr>
                            <w:b w:val="1"/>
                            <w:bCs w:val="1"/>
                            <w:color w:val="0000ff"/>
                            <w:u w:val="single"/>
                          </w:rPr>
                        </w:rPrChange>
                      </w:rPr>
                      <w:delText xml:space="preserve">Google AI for Developers</w:delText>
                    </w:r>
                  </w:sdtContent>
                </w:sdt>
                <w:r w:rsidDel="00000000" w:rsidR="00000000" w:rsidRPr="00000000">
                  <w:fldChar w:fldCharType="end"/>
                </w:r>
                <w:sdt>
                  <w:sdtPr>
                    <w:id w:val="49474321"/>
                    <w:tag w:val="goog_rdk_5808"/>
                  </w:sdtPr>
                  <w:sdtContent>
                    <w:r w:rsidDel="00000000" w:rsidR="00000000" w:rsidRPr="00000000">
                      <w:rPr>
                        <w:rtl w:val="0"/>
                      </w:rPr>
                    </w:r>
                  </w:sdtContent>
                </w:sdt>
              </w:del>
            </w:ins>
          </w:sdtContent>
        </w:sdt>
      </w:p>
    </w:sdtContent>
  </w:sdt>
  <w:sdt>
    <w:sdtPr>
      <w:id w:val="787387098"/>
      <w:tag w:val="goog_rdk_5816"/>
    </w:sdtPr>
    <w:sdtContent>
      <w:p w:rsidR="00000000" w:rsidDel="00000000" w:rsidP="00000000" w:rsidRDefault="00000000" w:rsidRPr="00000000" w14:paraId="0000052B">
        <w:pPr>
          <w:numPr>
            <w:ilvl w:val="1"/>
            <w:numId w:val="2"/>
          </w:numPr>
          <w:tabs>
            <w:tab w:val="center" w:leader="none" w:pos="4513"/>
            <w:tab w:val="right" w:leader="none" w:pos="9026"/>
          </w:tabs>
          <w:ind w:left="502" w:hanging="360"/>
          <w:rPr>
            <w:ins w:author="Anonymous" w:id="171" w:date="2026-09-25T04:26:23Z"/>
            <w:del w:author="sarubala .B baskaran" w:id="177"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1260056808"/>
            <w:tag w:val="goog_rdk_5810"/>
          </w:sdtPr>
          <w:sdtContent>
            <w:ins w:author="Anonymous" w:id="171" w:date="2026-09-25T04:26:23Z">
              <w:sdt>
                <w:sdtPr>
                  <w:id w:val="1372237920"/>
                  <w:tag w:val="goog_rdk_5811"/>
                </w:sdtPr>
                <w:sdtContent>
                  <w:del w:author="sarubala .B baskaran" w:id="177" w:date="2026-09-26T06:56:35Z"/>
                </w:sdtContent>
              </w:sdt>
            </w:ins>
            <w:sdt>
              <w:sdtPr>
                <w:id w:val="-242914285"/>
                <w:tag w:val="goog_rdk_5812"/>
              </w:sdtPr>
              <w:sdtContent>
                <w:ins w:author="Anonymous" w:id="171" w:date="2026-09-25T04:26:23Z">
                  <w:del w:author="sarubala .B baskaran" w:id="177" w:date="2026-09-26T06:56:35Z">
                    <w:r w:rsidDel="00000000" w:rsidR="00000000" w:rsidRPr="00000000">
                      <w:rPr>
                        <w:rtl w:val="0"/>
                        <w:rPrChange w:author="Razeetha" w:id="103" w:date="2026-09-26T17:49:34Z">
                          <w:rPr>
                            <w:rFonts w:ascii="Cambria" w:cs="Cambria" w:eastAsia="Cambria" w:hAnsi="Cambria"/>
                            <w:color w:val="000000"/>
                          </w:rPr>
                        </w:rPrChange>
                      </w:rPr>
                      <w:delText xml:space="preserve">Installation Guide</w:delText>
                    </w:r>
                  </w:del>
                </w:ins>
              </w:sdtContent>
            </w:sdt>
            <w:ins w:author="Anonymous" w:id="171" w:date="2026-09-25T04:26:23Z">
              <w:del w:author="sarubala .B baskaran" w:id="177" w:date="2026-09-26T06:56:35Z">
                <w:sdt>
                  <w:sdtPr>
                    <w:id w:val="498206002"/>
                    <w:tag w:val="goog_rdk_5813"/>
                  </w:sdtPr>
                  <w:sdtContent>
                    <w:r w:rsidDel="00000000" w:rsidR="00000000" w:rsidRPr="00000000">
                      <w:rPr>
                        <w:rtl w:val="0"/>
                        <w:rPrChange w:author="Razeetha" w:id="103" w:date="2026-09-26T17:49:34Z">
                          <w:rPr>
                            <w:rFonts w:ascii="Cambria" w:cs="Cambria" w:eastAsia="Cambria" w:hAnsi="Cambria"/>
                            <w:color w:val="000000"/>
                          </w:rPr>
                        </w:rPrChange>
                      </w:rPr>
                      <w:delText xml:space="preserve">: </w:delText>
                    </w:r>
                  </w:sdtContent>
                </w:sdt>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sdt>
                  <w:sdtPr>
                    <w:id w:val="1322579627"/>
                    <w:tag w:val="goog_rdk_5814"/>
                  </w:sdtPr>
                  <w:sdtContent>
                    <w:r w:rsidDel="00000000" w:rsidR="00000000" w:rsidRPr="00000000">
                      <w:rPr>
                        <w:color w:val="1155cc"/>
                        <w:u w:val="single"/>
                        <w:rtl w:val="0"/>
                        <w:rPrChange w:author="Razeetha" w:id="103" w:date="2026-09-26T17:49:34Z">
                          <w:rPr>
                            <w:b w:val="1"/>
                            <w:bCs w:val="1"/>
                            <w:color w:val="0000ff"/>
                            <w:u w:val="single"/>
                          </w:rPr>
                        </w:rPrChange>
                      </w:rPr>
                      <w:delText xml:space="preserve">Tom's Hardware</w:delText>
                    </w:r>
                  </w:sdtContent>
                </w:sdt>
                <w:r w:rsidDel="00000000" w:rsidR="00000000" w:rsidRPr="00000000">
                  <w:fldChar w:fldCharType="end"/>
                </w:r>
                <w:sdt>
                  <w:sdtPr>
                    <w:id w:val="170370646"/>
                    <w:tag w:val="goog_rdk_5815"/>
                  </w:sdtPr>
                  <w:sdtContent>
                    <w:r w:rsidDel="00000000" w:rsidR="00000000" w:rsidRPr="00000000">
                      <w:rPr>
                        <w:rtl w:val="0"/>
                      </w:rPr>
                    </w:r>
                  </w:sdtContent>
                </w:sdt>
              </w:del>
            </w:ins>
          </w:sdtContent>
        </w:sdt>
      </w:p>
    </w:sdtContent>
  </w:sdt>
  <w:sdt>
    <w:sdtPr>
      <w:id w:val="-845630049"/>
      <w:tag w:val="goog_rdk_5820"/>
    </w:sdtPr>
    <w:sdtContent>
      <w:p w:rsidR="00000000" w:rsidDel="00000000" w:rsidP="00000000" w:rsidRDefault="00000000" w:rsidRPr="00000000" w14:paraId="0000052C">
        <w:pPr>
          <w:numPr>
            <w:ilvl w:val="0"/>
            <w:numId w:val="2"/>
          </w:numPr>
          <w:tabs>
            <w:tab w:val="center" w:leader="none" w:pos="4513"/>
            <w:tab w:val="right" w:leader="none" w:pos="9026"/>
          </w:tabs>
          <w:ind w:left="720" w:hanging="360"/>
          <w:rPr>
            <w:ins w:author="Anonymous" w:id="171" w:date="2026-09-25T04:26:23Z"/>
            <w:del w:author="sarubala .B baskaran" w:id="177" w:date="2026-09-26T06:56:35Z"/>
            <w:rFonts w:ascii="Cambria" w:cs="Cambria" w:eastAsia="Cambria" w:hAnsi="Cambria"/>
            <w:b w:val="1"/>
            <w:bCs w:val="1"/>
            <w:sz w:val="22"/>
            <w:szCs w:val="22"/>
            <w:rPrChange w:author="FATHIMA RAIHANA A S" w:id="104"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1046108737"/>
            <w:tag w:val="goog_rdk_5817"/>
          </w:sdtPr>
          <w:sdtContent>
            <w:ins w:author="Anonymous" w:id="171" w:date="2026-09-25T04:26:23Z">
              <w:sdt>
                <w:sdtPr>
                  <w:id w:val="905475778"/>
                  <w:tag w:val="goog_rdk_5818"/>
                </w:sdtPr>
                <w:sdtContent>
                  <w:del w:author="sarubala .B baskaran" w:id="177" w:date="2026-09-26T06:56:35Z"/>
                </w:sdtContent>
              </w:sdt>
            </w:ins>
            <w:sdt>
              <w:sdtPr>
                <w:id w:val="-769552066"/>
                <w:tag w:val="goog_rdk_5819"/>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sooo good</w:delText>
                    </w:r>
                  </w:del>
                </w:ins>
              </w:sdtContent>
            </w:sdt>
            <w:ins w:author="Anonymous" w:id="171" w:date="2026-09-25T04:26:23Z">
              <w:del w:author="sarubala .B baskaran" w:id="177" w:date="2026-09-26T06:56:35Z"/>
            </w:ins>
          </w:sdtContent>
        </w:sdt>
      </w:p>
    </w:sdtContent>
  </w:sdt>
  <w:sdt>
    <w:sdtPr>
      <w:id w:val="-2134392468"/>
      <w:tag w:val="goog_rdk_5824"/>
    </w:sdtPr>
    <w:sdtContent>
      <w:p w:rsidR="00000000" w:rsidDel="00000000" w:rsidP="00000000" w:rsidRDefault="00000000" w:rsidRPr="00000000" w14:paraId="0000052D">
        <w:pPr>
          <w:numPr>
            <w:ilvl w:val="0"/>
            <w:numId w:val="2"/>
          </w:numPr>
          <w:tabs>
            <w:tab w:val="center" w:leader="none" w:pos="4513"/>
            <w:tab w:val="right" w:leader="none" w:pos="9026"/>
          </w:tabs>
          <w:ind w:left="720" w:hanging="360"/>
          <w:rPr>
            <w:ins w:author="Anonymous" w:id="171" w:date="2026-09-25T04:26:23Z"/>
            <w:del w:author="sarubala .B baskaran" w:id="177" w:date="2026-09-26T06:56:35Z"/>
            <w:rFonts w:ascii="Cambria" w:cs="Cambria" w:eastAsia="Cambria" w:hAnsi="Cambria"/>
            <w:b w:val="1"/>
            <w:bCs w:val="1"/>
            <w:sz w:val="22"/>
            <w:szCs w:val="22"/>
            <w:rPrChange w:author="FATHIMA RAIHANA A S" w:id="104"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199459978"/>
            <w:tag w:val="goog_rdk_5821"/>
          </w:sdtPr>
          <w:sdtContent>
            <w:ins w:author="Anonymous" w:id="171" w:date="2026-09-25T04:26:23Z">
              <w:sdt>
                <w:sdtPr>
                  <w:id w:val="-1296224169"/>
                  <w:tag w:val="goog_rdk_5822"/>
                </w:sdtPr>
                <w:sdtContent>
                  <w:del w:author="sarubala .B baskaran" w:id="177" w:date="2026-09-26T06:56:35Z"/>
                </w:sdtContent>
              </w:sdt>
            </w:ins>
            <w:sdt>
              <w:sdtPr>
                <w:id w:val="476048759"/>
                <w:tag w:val="goog_rdk_5823"/>
              </w:sdtPr>
              <w:sdtContent>
                <w:ins w:author="Anonymous" w:id="171" w:date="2026-09-25T04:26:23Z">
                  <w:del w:author="sarubala .B baskaran" w:id="177" w:date="2026-09-26T06:56:35Z">
                    <w:r w:rsidDel="00000000" w:rsidR="00000000" w:rsidRPr="00000000">
                      <w:rPr>
                        <w:rtl w:val="0"/>
                      </w:rPr>
                    </w:r>
                  </w:del>
                </w:ins>
              </w:sdtContent>
            </w:sdt>
            <w:ins w:author="Anonymous" w:id="171" w:date="2026-09-25T04:26:23Z">
              <w:del w:author="sarubala .B baskaran" w:id="177" w:date="2026-09-26T06:56:35Z"/>
            </w:ins>
          </w:sdtContent>
        </w:sdt>
      </w:p>
    </w:sdtContent>
  </w:sdt>
  <w:sdt>
    <w:sdtPr>
      <w:id w:val="-2124764761"/>
      <w:tag w:val="goog_rdk_5829"/>
    </w:sdtPr>
    <w:sdtContent>
      <w:p w:rsidR="00000000" w:rsidDel="00000000" w:rsidP="00000000" w:rsidRDefault="00000000" w:rsidRPr="00000000" w14:paraId="0000052E">
        <w:pPr>
          <w:numPr>
            <w:ilvl w:val="0"/>
            <w:numId w:val="2"/>
          </w:numPr>
          <w:tabs>
            <w:tab w:val="center" w:leader="none" w:pos="4513"/>
            <w:tab w:val="right" w:leader="none" w:pos="9026"/>
          </w:tabs>
          <w:ind w:left="720" w:hanging="360"/>
          <w:rPr>
            <w:ins w:author="Anonymous" w:id="171" w:date="2026-09-25T04:26:23Z"/>
            <w:del w:author="sarubala .B baskaran" w:id="177" w:date="2026-09-26T06:56:35Z"/>
            <w:rFonts w:ascii="Cambria" w:cs="Cambria" w:eastAsia="Cambria" w:hAnsi="Cambria"/>
            <w:b w:val="1"/>
            <w:bCs w:val="1"/>
            <w:sz w:val="22"/>
            <w:szCs w:val="22"/>
            <w:rPrChange w:author="FATHIMA RAIHANA A S" w:id="104"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593244463"/>
            <w:tag w:val="goog_rdk_5825"/>
          </w:sdtPr>
          <w:sdtContent>
            <w:ins w:author="Anonymous" w:id="171" w:date="2026-09-25T04:26:23Z">
              <w:sdt>
                <w:sdtPr>
                  <w:id w:val="53195296"/>
                  <w:tag w:val="goog_rdk_5826"/>
                </w:sdtPr>
                <w:sdtContent>
                  <w:del w:author="sarubala .B baskaran" w:id="177" w:date="2026-09-26T06:56:35Z"/>
                </w:sdtContent>
              </w:sdt>
            </w:ins>
            <w:sdt>
              <w:sdtPr>
                <w:id w:val="416849105"/>
                <w:tag w:val="goog_rdk_582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Popular Tutorial</w:delText>
                    </w:r>
                  </w:del>
                </w:ins>
              </w:sdtContent>
            </w:sdt>
            <w:ins w:author="Anonymous" w:id="171" w:date="2026-09-25T04:26:23Z">
              <w:del w:author="sarubala .B baskaran" w:id="177" w:date="2026-09-26T06:56:35Z">
                <w:sdt>
                  <w:sdtPr>
                    <w:id w:val="12735580"/>
                    <w:tag w:val="goog_rdk_5828"/>
                  </w:sdtPr>
                  <w:sdtContent>
                    <w:r w:rsidDel="00000000" w:rsidR="00000000" w:rsidRPr="00000000">
                      <w:rPr>
                        <w:rtl w:val="0"/>
                        <w:rPrChange w:author="Thirupathi DD" w:id="172" w:date="2026-09-26T11:22:32Z">
                          <w:rPr>
                            <w:rFonts w:ascii="Cambria" w:cs="Cambria" w:eastAsia="Cambria" w:hAnsi="Cambria"/>
                            <w:color w:val="000000"/>
                          </w:rPr>
                        </w:rPrChange>
                      </w:rPr>
                      <w:delText xml:space="preserve">: Python Programming Tutorial - Full Course for Beginners</w:delText>
                    </w:r>
                  </w:sdtContent>
                </w:sdt>
              </w:del>
            </w:ins>
          </w:sdtContent>
        </w:sdt>
      </w:p>
    </w:sdtContent>
  </w:sdt>
  <w:sdt>
    <w:sdtPr>
      <w:id w:val="1870250358"/>
      <w:tag w:val="goog_rdk_5834"/>
    </w:sdtPr>
    <w:sdtContent>
      <w:p w:rsidR="00000000" w:rsidDel="00000000" w:rsidP="00000000" w:rsidRDefault="00000000" w:rsidRPr="00000000" w14:paraId="0000052F">
        <w:pPr>
          <w:numPr>
            <w:ilvl w:val="0"/>
            <w:numId w:val="2"/>
          </w:numPr>
          <w:tabs>
            <w:tab w:val="center" w:leader="none" w:pos="4513"/>
            <w:tab w:val="right" w:leader="none" w:pos="9026"/>
          </w:tabs>
          <w:ind w:left="720" w:hanging="360"/>
          <w:rPr>
            <w:ins w:author="Anonymous" w:id="171" w:date="2026-09-25T04:26:23Z"/>
            <w:del w:author="sarubala .B baskaran" w:id="177" w:date="2026-09-26T06:56:35Z"/>
            <w:rFonts w:ascii="Cambria" w:cs="Cambria" w:eastAsia="Cambria" w:hAnsi="Cambria"/>
            <w:b w:val="1"/>
            <w:bCs w:val="1"/>
            <w:sz w:val="22"/>
            <w:szCs w:val="22"/>
            <w:rPrChange w:author="FATHIMA RAIHANA A S" w:id="104"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270274424"/>
            <w:tag w:val="goog_rdk_5830"/>
          </w:sdtPr>
          <w:sdtContent>
            <w:ins w:author="Anonymous" w:id="171" w:date="2026-09-25T04:26:23Z">
              <w:sdt>
                <w:sdtPr>
                  <w:id w:val="1387770692"/>
                  <w:tag w:val="goog_rdk_5831"/>
                </w:sdtPr>
                <w:sdtContent>
                  <w:del w:author="sarubala .B baskaran" w:id="177" w:date="2026-09-26T06:56:35Z"/>
                </w:sdtContent>
              </w:sdt>
            </w:ins>
            <w:sdt>
              <w:sdtPr>
                <w:id w:val="20413259"/>
                <w:tag w:val="goog_rdk_5832"/>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Installation Steps</w:delText>
                    </w:r>
                  </w:del>
                </w:ins>
              </w:sdtContent>
            </w:sdt>
            <w:ins w:author="Anonymous" w:id="171" w:date="2026-09-25T04:26:23Z">
              <w:del w:author="sarubala .B baskaran" w:id="177" w:date="2026-09-26T06:56:35Z">
                <w:sdt>
                  <w:sdtPr>
                    <w:id w:val="-88324277"/>
                    <w:tag w:val="goog_rdk_5833"/>
                  </w:sdtPr>
                  <w:sdtContent>
                    <w:r w:rsidDel="00000000" w:rsidR="00000000" w:rsidRPr="00000000">
                      <w:rPr>
                        <w:rtl w:val="0"/>
                        <w:rPrChange w:author="Thirupathi DD" w:id="172" w:date="2026-09-26T11:22:32Z">
                          <w:rPr>
                            <w:rFonts w:ascii="Cambria" w:cs="Cambria" w:eastAsia="Cambria" w:hAnsi="Cambria"/>
                            <w:color w:val="000000"/>
                          </w:rPr>
                        </w:rPrChange>
                      </w:rPr>
                      <w:delText xml:space="preserve">:</w:delText>
                    </w:r>
                  </w:sdtContent>
                </w:sdt>
              </w:del>
            </w:ins>
          </w:sdtContent>
        </w:sdt>
      </w:p>
    </w:sdtContent>
  </w:sdt>
  <w:sdt>
    <w:sdtPr>
      <w:id w:val="-73462527"/>
      <w:tag w:val="goog_rdk_5838"/>
    </w:sdtPr>
    <w:sdtContent>
      <w:p w:rsidR="00000000" w:rsidDel="00000000" w:rsidP="00000000" w:rsidRDefault="00000000" w:rsidRPr="00000000" w14:paraId="00000530">
        <w:pPr>
          <w:numPr>
            <w:ilvl w:val="0"/>
            <w:numId w:val="14"/>
          </w:numPr>
          <w:tabs>
            <w:tab w:val="center" w:leader="none" w:pos="4513"/>
            <w:tab w:val="right" w:leader="none" w:pos="9026"/>
          </w:tabs>
          <w:rPr>
            <w:ins w:author="Anonymous" w:id="171" w:date="2026-09-25T04:26:23Z"/>
            <w:del w:author="sarubala .B baskaran" w:id="177" w:date="2026-09-26T06:56:35Z"/>
          </w:rPr>
          <w:pPrChange w:author="Thirupathi DD" w:id="0" w:date="2026-09-26T11:22:32Z">
            <w:pPr>
              <w:numPr>
                <w:ilvl w:val="0"/>
                <w:numId w:val="14"/>
              </w:numPr>
              <w:tabs>
                <w:tab w:val="center" w:leader="none" w:pos="4513"/>
                <w:tab w:val="right" w:leader="none" w:pos="9026"/>
              </w:tabs>
              <w:spacing w:before="280" w:lineRule="auto"/>
            </w:pPr>
          </w:pPrChange>
        </w:pPr>
        <w:sdt>
          <w:sdtPr>
            <w:id w:val="-207629798"/>
            <w:tag w:val="goog_rdk_5835"/>
          </w:sdtPr>
          <w:sdtContent>
            <w:ins w:author="Anonymous" w:id="171" w:date="2026-09-25T04:26:23Z">
              <w:sdt>
                <w:sdtPr>
                  <w:id w:val="1329316201"/>
                  <w:tag w:val="goog_rdk_5836"/>
                </w:sdtPr>
                <w:sdtContent>
                  <w:del w:author="sarubala .B baskaran" w:id="177" w:date="2026-09-26T06:56:35Z"/>
                </w:sdtContent>
              </w:sdt>
            </w:ins>
            <w:sdt>
              <w:sdtPr>
                <w:id w:val="1945218907"/>
                <w:tag w:val="goog_rdk_583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Download the latest Python 3.10+ installer for your operating system from the official website.</w:delText>
                    </w:r>
                  </w:del>
                </w:ins>
              </w:sdtContent>
            </w:sdt>
            <w:ins w:author="Anonymous" w:id="171" w:date="2026-09-25T04:26:23Z">
              <w:del w:author="sarubala .B baskaran" w:id="177" w:date="2026-09-26T06:56:35Z"/>
            </w:ins>
          </w:sdtContent>
        </w:sdt>
      </w:p>
    </w:sdtContent>
  </w:sdt>
  <w:sdt>
    <w:sdtPr>
      <w:id w:val="-510410777"/>
      <w:tag w:val="goog_rdk_5842"/>
    </w:sdtPr>
    <w:sdtContent>
      <w:p w:rsidR="00000000" w:rsidDel="00000000" w:rsidP="00000000" w:rsidRDefault="00000000" w:rsidRPr="00000000" w14:paraId="00000531">
        <w:pPr>
          <w:numPr>
            <w:ilvl w:val="0"/>
            <w:numId w:val="14"/>
          </w:numPr>
          <w:tabs>
            <w:tab w:val="center" w:leader="none" w:pos="4513"/>
            <w:tab w:val="right" w:leader="none" w:pos="9026"/>
          </w:tabs>
          <w:rPr>
            <w:ins w:author="Anonymous" w:id="171" w:date="2026-09-25T04:26:23Z"/>
            <w:del w:author="sarubala .B baskaran" w:id="177" w:date="2026-09-26T06:56:35Z"/>
          </w:rPr>
        </w:pPr>
        <w:sdt>
          <w:sdtPr>
            <w:id w:val="-796511629"/>
            <w:tag w:val="goog_rdk_5839"/>
          </w:sdtPr>
          <w:sdtContent>
            <w:ins w:author="Anonymous" w:id="171" w:date="2026-09-25T04:26:23Z">
              <w:sdt>
                <w:sdtPr>
                  <w:id w:val="-488137075"/>
                  <w:tag w:val="goog_rdk_5840"/>
                </w:sdtPr>
                <w:sdtContent>
                  <w:del w:author="sarubala .B baskaran" w:id="177" w:date="2026-09-26T06:56:35Z"/>
                </w:sdtContent>
              </w:sdt>
            </w:ins>
            <w:sdt>
              <w:sdtPr>
                <w:id w:val="851836094"/>
                <w:tag w:val="goog_rdk_5841"/>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Run the installer and ensure you check the box that says "Add Python to PATH".</w:delText>
                    </w:r>
                  </w:del>
                </w:ins>
              </w:sdtContent>
            </w:sdt>
            <w:ins w:author="Anonymous" w:id="171" w:date="2026-09-25T04:26:23Z">
              <w:del w:author="sarubala .B baskaran" w:id="177" w:date="2026-09-26T06:56:35Z"/>
            </w:ins>
          </w:sdtContent>
        </w:sdt>
      </w:p>
    </w:sdtContent>
  </w:sdt>
  <w:sdt>
    <w:sdtPr>
      <w:id w:val="552887767"/>
      <w:tag w:val="goog_rdk_5846"/>
    </w:sdtPr>
    <w:sdtContent>
      <w:p w:rsidR="00000000" w:rsidDel="00000000" w:rsidP="00000000" w:rsidRDefault="00000000" w:rsidRPr="00000000" w14:paraId="00000532">
        <w:pPr>
          <w:numPr>
            <w:ilvl w:val="0"/>
            <w:numId w:val="14"/>
          </w:numPr>
          <w:tabs>
            <w:tab w:val="center" w:leader="none" w:pos="4513"/>
            <w:tab w:val="right" w:leader="none" w:pos="9026"/>
          </w:tabs>
          <w:rPr>
            <w:ins w:author="Anonymous" w:id="171" w:date="2026-09-25T04:26:23Z"/>
            <w:del w:author="sarubala .B baskaran" w:id="177" w:date="2026-09-26T06:56:35Z"/>
          </w:rPr>
        </w:pPr>
        <w:sdt>
          <w:sdtPr>
            <w:id w:val="1398775506"/>
            <w:tag w:val="goog_rdk_5843"/>
          </w:sdtPr>
          <w:sdtContent>
            <w:ins w:author="Anonymous" w:id="171" w:date="2026-09-25T04:26:23Z">
              <w:sdt>
                <w:sdtPr>
                  <w:id w:val="839586455"/>
                  <w:tag w:val="goog_rdk_5844"/>
                </w:sdtPr>
                <w:sdtContent>
                  <w:del w:author="sarubala .B baskaran" w:id="177" w:date="2026-09-26T06:56:35Z"/>
                </w:sdtContent>
              </w:sdt>
            </w:ins>
            <w:sdt>
              <w:sdtPr>
                <w:id w:val="-1100308759"/>
                <w:tag w:val="goog_rdk_5845"/>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Follow the installation prompts to complete the setup.</w:delText>
                    </w:r>
                  </w:del>
                </w:ins>
              </w:sdtContent>
            </w:sdt>
            <w:ins w:author="Anonymous" w:id="171" w:date="2026-09-25T04:26:23Z">
              <w:del w:author="sarubala .B baskaran" w:id="177" w:date="2026-09-26T06:56:35Z"/>
            </w:ins>
          </w:sdtContent>
        </w:sdt>
      </w:p>
    </w:sdtContent>
  </w:sdt>
  <w:sdt>
    <w:sdtPr>
      <w:id w:val="-1006873842"/>
      <w:tag w:val="goog_rdk_5850"/>
    </w:sdtPr>
    <w:sdtContent>
      <w:p w:rsidR="00000000" w:rsidDel="00000000" w:rsidP="00000000" w:rsidRDefault="00000000" w:rsidRPr="00000000" w14:paraId="00000533">
        <w:pPr>
          <w:numPr>
            <w:ilvl w:val="0"/>
            <w:numId w:val="14"/>
          </w:numPr>
          <w:tabs>
            <w:tab w:val="center" w:leader="none" w:pos="4513"/>
            <w:tab w:val="right" w:leader="none" w:pos="9026"/>
          </w:tabs>
          <w:rPr>
            <w:ins w:author="Anonymous" w:id="171" w:date="2026-09-25T04:26:23Z"/>
            <w:del w:author="sarubala .B baskaran" w:id="177" w:date="2026-09-26T06:56:35Z"/>
          </w:rPr>
        </w:pPr>
        <w:sdt>
          <w:sdtPr>
            <w:id w:val="1334760819"/>
            <w:tag w:val="goog_rdk_5847"/>
          </w:sdtPr>
          <w:sdtContent>
            <w:ins w:author="Anonymous" w:id="171" w:date="2026-09-25T04:26:23Z">
              <w:sdt>
                <w:sdtPr>
                  <w:id w:val="466156302"/>
                  <w:tag w:val="goog_rdk_5848"/>
                </w:sdtPr>
                <w:sdtContent>
                  <w:del w:author="sarubala .B baskaran" w:id="177" w:date="2026-09-26T06:56:35Z"/>
                </w:sdtContent>
              </w:sdt>
            </w:ins>
            <w:sdt>
              <w:sdtPr>
                <w:id w:val="3178575"/>
                <w:tag w:val="goog_rdk_5849"/>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Verify the installation by opening a terminal or command prompt and typing python --version.</w:delText>
                    </w:r>
                  </w:del>
                </w:ins>
              </w:sdtContent>
            </w:sdt>
            <w:ins w:author="Anonymous" w:id="171" w:date="2026-09-25T04:26:23Z">
              <w:del w:author="sarubala .B baskaran" w:id="177" w:date="2026-09-26T06:56:35Z"/>
            </w:ins>
          </w:sdtContent>
        </w:sdt>
      </w:p>
    </w:sdtContent>
  </w:sdt>
  <w:sdt>
    <w:sdtPr>
      <w:id w:val="-673309805"/>
      <w:tag w:val="goog_rdk_5854"/>
    </w:sdtPr>
    <w:sdtContent>
      <w:p w:rsidR="00000000" w:rsidDel="00000000" w:rsidP="00000000" w:rsidRDefault="00000000" w:rsidRPr="00000000" w14:paraId="00000534">
        <w:pPr>
          <w:tabs>
            <w:tab w:val="center" w:leader="none" w:pos="4513"/>
            <w:tab w:val="right" w:leader="none" w:pos="9026"/>
          </w:tabs>
          <w:rPr>
            <w:ins w:author="Anonymous" w:id="171" w:date="2026-09-25T04:26:23Z"/>
            <w:del w:author="sarubala .B baskaran" w:id="177" w:date="2026-09-26T06:56:35Z"/>
            <w:rPrChange w:author="Thirupathi DD" w:id="172" w:date="2026-09-26T11:22:32Z">
              <w:rPr>
                <w:rFonts w:ascii="Cambria" w:cs="Cambria" w:eastAsia="Cambria" w:hAnsi="Cambria"/>
                <w:color w:val="000000"/>
              </w:rPr>
            </w:rPrChange>
          </w:rPr>
          <w:pPrChange w:author="Thirupathi DD" w:id="0" w:date="2026-09-26T11:22:32Z">
            <w:pPr>
              <w:tabs>
                <w:tab w:val="center" w:leader="none" w:pos="4513"/>
                <w:tab w:val="right" w:leader="none" w:pos="9026"/>
              </w:tabs>
              <w:ind w:firstLine="1440"/>
            </w:pPr>
          </w:pPrChange>
        </w:pPr>
        <w:sdt>
          <w:sdtPr>
            <w:id w:val="-254013709"/>
            <w:tag w:val="goog_rdk_5851"/>
          </w:sdtPr>
          <w:sdtContent>
            <w:ins w:author="Anonymous" w:id="171" w:date="2026-09-25T04:26:23Z">
              <w:sdt>
                <w:sdtPr>
                  <w:id w:val="166146234"/>
                  <w:tag w:val="goog_rdk_5852"/>
                </w:sdtPr>
                <w:sdtContent>
                  <w:del w:author="sarubala .B baskaran" w:id="177" w:date="2026-09-26T06:56:35Z"/>
                </w:sdtContent>
              </w:sdt>
            </w:ins>
            <w:sdt>
              <w:sdtPr>
                <w:id w:val="84092828"/>
                <w:tag w:val="goog_rdk_5853"/>
              </w:sdtPr>
              <w:sdtContent>
                <w:ins w:author="Anonymous" w:id="171" w:date="2026-09-25T04:26:23Z">
                  <w:del w:author="sarubala .B baskaran" w:id="177" w:date="2026-09-26T06:56:35Z">
                    <w:r w:rsidDel="00000000" w:rsidR="00000000" w:rsidRPr="00000000">
                      <w:rPr>
                        <w:rtl w:val="0"/>
                      </w:rPr>
                    </w:r>
                  </w:del>
                </w:ins>
              </w:sdtContent>
            </w:sdt>
            <w:ins w:author="Anonymous" w:id="171" w:date="2026-09-25T04:26:23Z">
              <w:del w:author="sarubala .B baskaran" w:id="177" w:date="2026-09-26T06:56:35Z"/>
            </w:ins>
          </w:sdtContent>
        </w:sdt>
      </w:p>
    </w:sdtContent>
  </w:sdt>
  <w:sdt>
    <w:sdtPr>
      <w:id w:val="1149458169"/>
      <w:tag w:val="goog_rdk_5858"/>
    </w:sdtPr>
    <w:sdtContent>
      <w:p w:rsidR="00000000" w:rsidDel="00000000" w:rsidP="00000000" w:rsidRDefault="00000000" w:rsidRPr="00000000" w14:paraId="00000535">
        <w:pPr>
          <w:numPr>
            <w:ilvl w:val="0"/>
            <w:numId w:val="15"/>
          </w:numPr>
          <w:tabs>
            <w:tab w:val="center" w:leader="none" w:pos="4513"/>
            <w:tab w:val="right" w:leader="none" w:pos="9026"/>
          </w:tabs>
          <w:ind w:left="502" w:hanging="360"/>
          <w:rPr>
            <w:ins w:author="Anonymous" w:id="171" w:date="2026-09-25T04:26:23Z"/>
            <w:del w:author="sarubala .B baskaran" w:id="177" w:date="2026-09-26T06:56:35Z"/>
          </w:rPr>
          <w:pPrChange w:author="Thirupathi DD" w:id="0" w:date="2026-09-26T11:22:32Z">
            <w:pPr>
              <w:numPr>
                <w:ilvl w:val="0"/>
                <w:numId w:val="15"/>
              </w:numPr>
              <w:tabs>
                <w:tab w:val="center" w:leader="none" w:pos="4513"/>
                <w:tab w:val="right" w:leader="none" w:pos="9026"/>
              </w:tabs>
              <w:ind w:left="502" w:hanging="360"/>
              <w:jc w:val="both"/>
            </w:pPr>
          </w:pPrChange>
        </w:pPr>
        <w:sdt>
          <w:sdtPr>
            <w:id w:val="1391503201"/>
            <w:tag w:val="goog_rdk_5855"/>
          </w:sdtPr>
          <w:sdtContent>
            <w:ins w:author="Anonymous" w:id="171" w:date="2026-09-25T04:26:23Z">
              <w:sdt>
                <w:sdtPr>
                  <w:id w:val="-778254893"/>
                  <w:tag w:val="goog_rdk_5856"/>
                </w:sdtPr>
                <w:sdtContent>
                  <w:del w:author="sarubala .B baskaran" w:id="177" w:date="2026-09-26T06:56:35Z"/>
                </w:sdtContent>
              </w:sdt>
            </w:ins>
            <w:sdt>
              <w:sdtPr>
                <w:id w:val="1862323328"/>
                <w:tag w:val="goog_rdk_585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FastAPI Framework – </w:delText>
                    </w:r>
                  </w:del>
                </w:ins>
              </w:sdtContent>
            </w:sdt>
            <w:ins w:author="Anonymous" w:id="171" w:date="2026-09-25T04:26:23Z">
              <w:del w:author="sarubala .B baskaran" w:id="177" w:date="2026-09-26T06:56:35Z"/>
            </w:ins>
          </w:sdtContent>
        </w:sdt>
      </w:p>
    </w:sdtContent>
  </w:sdt>
  <w:sdt>
    <w:sdtPr>
      <w:id w:val="1547376380"/>
      <w:tag w:val="goog_rdk_5864"/>
    </w:sdtPr>
    <w:sdtContent>
      <w:p w:rsidR="00000000" w:rsidDel="00000000" w:rsidP="00000000" w:rsidRDefault="00000000" w:rsidRPr="00000000" w14:paraId="00000536">
        <w:pPr>
          <w:numPr>
            <w:ilvl w:val="0"/>
            <w:numId w:val="10"/>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spacing w:before="280" w:lineRule="auto"/>
              <w:ind w:left="720" w:hanging="360"/>
            </w:pPr>
          </w:pPrChange>
        </w:pPr>
        <w:sdt>
          <w:sdtPr>
            <w:id w:val="-81713999"/>
            <w:tag w:val="goog_rdk_5859"/>
          </w:sdtPr>
          <w:sdtContent>
            <w:ins w:author="Anonymous" w:id="171" w:date="2026-09-25T04:26:23Z">
              <w:sdt>
                <w:sdtPr>
                  <w:id w:val="1848182674"/>
                  <w:tag w:val="goog_rdk_5860"/>
                </w:sdtPr>
                <w:sdtContent>
                  <w:del w:author="sarubala .B baskaran" w:id="177" w:date="2026-09-26T06:56:35Z"/>
                </w:sdtContent>
              </w:sdt>
            </w:ins>
            <w:sdt>
              <w:sdtPr>
                <w:id w:val="-907976272"/>
                <w:tag w:val="goog_rdk_5861"/>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Official Documentation: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"https://fastapi.tiangolo.com/?utm_source=chatgpt.com"</w:delInstrText>
                </w:r>
                <w:r w:rsidDel="00000000" w:rsidR="00000000" w:rsidRPr="00000000">
                  <w:fldChar w:fldCharType="separate"/>
                </w:r>
                <w:sdt>
                  <w:sdtPr>
                    <w:id w:val="442504204"/>
                    <w:tag w:val="goog_rdk_5862"/>
                  </w:sdtPr>
                  <w:sdtContent>
                    <w:r w:rsidDel="00000000" w:rsidR="00000000" w:rsidRPr="00000000">
                      <w:rPr>
                        <w:color w:val="1155cc"/>
                        <w:u w:val="single"/>
                        <w:rtl w:val="0"/>
                        <w:rPrChange w:author="Thirupathi DD" w:id="172" w:date="2026-09-26T11:22:32Z">
                          <w:rPr>
                            <w:color w:val="0000ff"/>
                            <w:u w:val="single"/>
                          </w:rPr>
                        </w:rPrChange>
                      </w:rPr>
                      <w:delText xml:space="preserve">FastAPI</w:delText>
                    </w:r>
                  </w:sdtContent>
                </w:sdt>
                <w:r w:rsidDel="00000000" w:rsidR="00000000" w:rsidRPr="00000000">
                  <w:fldChar w:fldCharType="end"/>
                </w:r>
                <w:sdt>
                  <w:sdtPr>
                    <w:id w:val="-868427534"/>
                    <w:tag w:val="goog_rdk_5863"/>
                  </w:sdtPr>
                  <w:sdtContent>
                    <w:r w:rsidDel="00000000" w:rsidR="00000000" w:rsidRPr="00000000">
                      <w:rPr>
                        <w:rtl w:val="0"/>
                      </w:rPr>
                    </w:r>
                  </w:sdtContent>
                </w:sdt>
              </w:del>
            </w:ins>
          </w:sdtContent>
        </w:sdt>
      </w:p>
    </w:sdtContent>
  </w:sdt>
  <w:sdt>
    <w:sdtPr>
      <w:id w:val="1399852420"/>
      <w:tag w:val="goog_rdk_5870"/>
    </w:sdtPr>
    <w:sdtContent>
      <w:p w:rsidR="00000000" w:rsidDel="00000000" w:rsidP="00000000" w:rsidRDefault="00000000" w:rsidRPr="00000000" w14:paraId="00000537">
        <w:pPr>
          <w:numPr>
            <w:ilvl w:val="0"/>
            <w:numId w:val="10"/>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ind w:left="720" w:hanging="360"/>
            </w:pPr>
          </w:pPrChange>
        </w:pPr>
        <w:sdt>
          <w:sdtPr>
            <w:id w:val="855492344"/>
            <w:tag w:val="goog_rdk_5865"/>
          </w:sdtPr>
          <w:sdtContent>
            <w:ins w:author="Anonymous" w:id="171" w:date="2026-09-25T04:26:23Z">
              <w:sdt>
                <w:sdtPr>
                  <w:id w:val="219405008"/>
                  <w:tag w:val="goog_rdk_5866"/>
                </w:sdtPr>
                <w:sdtContent>
                  <w:del w:author="sarubala .B baskaran" w:id="177" w:date="2026-09-26T06:56:35Z"/>
                </w:sdtContent>
              </w:sdt>
            </w:ins>
            <w:sdt>
              <w:sdtPr>
                <w:id w:val="-1659795116"/>
                <w:tag w:val="goog_rdk_586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User Guide: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"https://fastapi.tiangolo.com/tutorial/?utm_source=chatgpt.com"</w:delInstrText>
                </w:r>
                <w:r w:rsidDel="00000000" w:rsidR="00000000" w:rsidRPr="00000000">
                  <w:fldChar w:fldCharType="separate"/>
                </w:r>
                <w:sdt>
                  <w:sdtPr>
                    <w:id w:val="2061064472"/>
                    <w:tag w:val="goog_rdk_5868"/>
                  </w:sdtPr>
                  <w:sdtContent>
                    <w:r w:rsidDel="00000000" w:rsidR="00000000" w:rsidRPr="00000000">
                      <w:rPr>
                        <w:color w:val="1155cc"/>
                        <w:u w:val="single"/>
                        <w:rtl w:val="0"/>
                        <w:rPrChange w:author="Thirupathi DD" w:id="172" w:date="2026-09-26T11:22:32Z">
                          <w:rPr>
                            <w:color w:val="0000ff"/>
                            <w:u w:val="single"/>
                          </w:rPr>
                        </w:rPrChange>
                      </w:rPr>
                      <w:delText xml:space="preserve">FastAPI</w:delText>
                    </w:r>
                  </w:sdtContent>
                </w:sdt>
                <w:r w:rsidDel="00000000" w:rsidR="00000000" w:rsidRPr="00000000">
                  <w:fldChar w:fldCharType="end"/>
                </w:r>
                <w:sdt>
                  <w:sdtPr>
                    <w:id w:val="-53247956"/>
                    <w:tag w:val="goog_rdk_5869"/>
                  </w:sdtPr>
                  <w:sdtContent>
                    <w:r w:rsidDel="00000000" w:rsidR="00000000" w:rsidRPr="00000000">
                      <w:rPr>
                        <w:rtl w:val="0"/>
                      </w:rPr>
                    </w:r>
                  </w:sdtContent>
                </w:sdt>
              </w:del>
            </w:ins>
          </w:sdtContent>
        </w:sdt>
      </w:p>
    </w:sdtContent>
  </w:sdt>
  <w:sdt>
    <w:sdtPr>
      <w:id w:val="-2022120431"/>
      <w:tag w:val="goog_rdk_5876"/>
    </w:sdtPr>
    <w:sdtContent>
      <w:p w:rsidR="00000000" w:rsidDel="00000000" w:rsidP="00000000" w:rsidRDefault="00000000" w:rsidRPr="00000000" w14:paraId="00000538">
        <w:pPr>
          <w:numPr>
            <w:ilvl w:val="0"/>
            <w:numId w:val="10"/>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ind w:left="720" w:hanging="360"/>
            </w:pPr>
          </w:pPrChange>
        </w:pPr>
        <w:sdt>
          <w:sdtPr>
            <w:id w:val="-756890877"/>
            <w:tag w:val="goog_rdk_5871"/>
          </w:sdtPr>
          <w:sdtContent>
            <w:ins w:author="Anonymous" w:id="171" w:date="2026-09-25T04:26:23Z">
              <w:sdt>
                <w:sdtPr>
                  <w:id w:val="780094762"/>
                  <w:tag w:val="goog_rdk_5872"/>
                </w:sdtPr>
                <w:sdtContent>
                  <w:del w:author="sarubala .B baskaran" w:id="177" w:date="2026-09-26T06:56:35Z"/>
                </w:sdtContent>
              </w:sdt>
            </w:ins>
            <w:sdt>
              <w:sdtPr>
                <w:id w:val="-1212811823"/>
                <w:tag w:val="goog_rdk_5873"/>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Popular Tutorial: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"https://www.youtube.com/watch?v=0sOvCWFmrtA"</w:delInstrText>
                </w:r>
                <w:r w:rsidDel="00000000" w:rsidR="00000000" w:rsidRPr="00000000">
                  <w:fldChar w:fldCharType="separate"/>
                </w:r>
                <w:sdt>
                  <w:sdtPr>
                    <w:id w:val="771507349"/>
                    <w:tag w:val="goog_rdk_5874"/>
                  </w:sdtPr>
                  <w:sdtContent>
                    <w:r w:rsidDel="00000000" w:rsidR="00000000" w:rsidRPr="00000000">
                      <w:rPr>
                        <w:color w:val="1155cc"/>
                        <w:u w:val="single"/>
                        <w:rtl w:val="0"/>
                        <w:rPrChange w:author="Thirupathi DD" w:id="172" w:date="2026-09-26T11:22:32Z">
                          <w:rPr>
                            <w:color w:val="0000ff"/>
                            <w:u w:val="single"/>
                          </w:rPr>
                        </w:rPrChange>
                      </w:rPr>
                      <w:delText xml:space="preserve">FastAPI Crash Course</w:delText>
                    </w:r>
                  </w:sdtContent>
                </w:sdt>
                <w:r w:rsidDel="00000000" w:rsidR="00000000" w:rsidRPr="00000000">
                  <w:fldChar w:fldCharType="end"/>
                </w:r>
                <w:sdt>
                  <w:sdtPr>
                    <w:id w:val="1752811332"/>
                    <w:tag w:val="goog_rdk_5875"/>
                  </w:sdtPr>
                  <w:sdtContent>
                    <w:r w:rsidDel="00000000" w:rsidR="00000000" w:rsidRPr="00000000">
                      <w:rPr>
                        <w:rtl w:val="0"/>
                      </w:rPr>
                    </w:r>
                  </w:sdtContent>
                </w:sdt>
              </w:del>
            </w:ins>
          </w:sdtContent>
        </w:sdt>
      </w:p>
    </w:sdtContent>
  </w:sdt>
  <w:sdt>
    <w:sdtPr>
      <w:id w:val="-1008194342"/>
      <w:tag w:val="goog_rdk_5880"/>
    </w:sdtPr>
    <w:sdtContent>
      <w:p w:rsidR="00000000" w:rsidDel="00000000" w:rsidP="00000000" w:rsidRDefault="00000000" w:rsidRPr="00000000" w14:paraId="00000539">
        <w:pPr>
          <w:numPr>
            <w:ilvl w:val="0"/>
            <w:numId w:val="15"/>
          </w:numPr>
          <w:tabs>
            <w:tab w:val="center" w:leader="none" w:pos="4513"/>
            <w:tab w:val="right" w:leader="none" w:pos="9026"/>
          </w:tabs>
          <w:ind w:left="502" w:hanging="360"/>
          <w:rPr>
            <w:ins w:author="Anonymous" w:id="171" w:date="2026-09-25T04:26:23Z"/>
            <w:del w:author="sarubala .B baskaran" w:id="177" w:date="2026-09-26T06:56:35Z"/>
          </w:rPr>
          <w:pPrChange w:author="Thirupathi DD" w:id="0" w:date="2026-09-26T11:22:32Z">
            <w:pPr>
              <w:numPr>
                <w:ilvl w:val="0"/>
                <w:numId w:val="15"/>
              </w:numPr>
              <w:tabs>
                <w:tab w:val="center" w:leader="none" w:pos="4513"/>
                <w:tab w:val="right" w:leader="none" w:pos="9026"/>
              </w:tabs>
              <w:spacing w:before="280" w:lineRule="auto"/>
              <w:ind w:left="502" w:hanging="360"/>
              <w:jc w:val="both"/>
            </w:pPr>
          </w:pPrChange>
        </w:pPr>
        <w:sdt>
          <w:sdtPr>
            <w:id w:val="-153921822"/>
            <w:tag w:val="goog_rdk_5877"/>
          </w:sdtPr>
          <w:sdtContent>
            <w:ins w:author="Anonymous" w:id="171" w:date="2026-09-25T04:26:23Z">
              <w:sdt>
                <w:sdtPr>
                  <w:id w:val="2081203887"/>
                  <w:tag w:val="goog_rdk_5878"/>
                </w:sdtPr>
                <w:sdtContent>
                  <w:del w:author="sarubala .B baskaran" w:id="177" w:date="2026-09-26T06:56:35Z"/>
                </w:sdtContent>
              </w:sdt>
            </w:ins>
            <w:sdt>
              <w:sdtPr>
                <w:id w:val="-1733586638"/>
                <w:tag w:val="goog_rdk_5879"/>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 HTML &amp; CSS – Basic templating used in /templates and /static</w:delText>
                    </w:r>
                  </w:del>
                </w:ins>
              </w:sdtContent>
            </w:sdt>
            <w:ins w:author="Anonymous" w:id="171" w:date="2026-09-25T04:26:23Z">
              <w:del w:author="sarubala .B baskaran" w:id="177" w:date="2026-09-26T06:56:35Z"/>
            </w:ins>
          </w:sdtContent>
        </w:sdt>
      </w:p>
    </w:sdtContent>
  </w:sdt>
  <w:sdt>
    <w:sdtPr>
      <w:id w:val="-1587307837"/>
      <w:tag w:val="goog_rdk_5884"/>
    </w:sdtPr>
    <w:sdtContent>
      <w:p w:rsidR="00000000" w:rsidDel="00000000" w:rsidP="00000000" w:rsidRDefault="00000000" w:rsidRPr="00000000" w14:paraId="0000053A">
        <w:pPr>
          <w:numPr>
            <w:ilvl w:val="0"/>
            <w:numId w:val="15"/>
          </w:numPr>
          <w:tabs>
            <w:tab w:val="center" w:leader="none" w:pos="4513"/>
            <w:tab w:val="right" w:leader="none" w:pos="9026"/>
          </w:tabs>
          <w:ind w:left="502" w:hanging="360"/>
          <w:rPr>
            <w:ins w:author="Anonymous" w:id="171" w:date="2026-09-25T04:26:23Z"/>
            <w:del w:author="sarubala .B baskaran" w:id="177" w:date="2026-09-26T06:56:35Z"/>
          </w:rPr>
        </w:pPr>
        <w:sdt>
          <w:sdtPr>
            <w:id w:val="-1423247703"/>
            <w:tag w:val="goog_rdk_5881"/>
          </w:sdtPr>
          <w:sdtContent>
            <w:ins w:author="Anonymous" w:id="171" w:date="2026-09-25T04:26:23Z">
              <w:sdt>
                <w:sdtPr>
                  <w:id w:val="-1249111993"/>
                  <w:tag w:val="goog_rdk_5882"/>
                </w:sdtPr>
                <w:sdtContent>
                  <w:del w:author="sarubala .B baskaran" w:id="177" w:date="2026-09-26T06:56:35Z"/>
                </w:sdtContent>
              </w:sdt>
            </w:ins>
            <w:sdt>
              <w:sdtPr>
                <w:id w:val="-1012764734"/>
                <w:tag w:val="goog_rdk_5883"/>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  Google Gemini API Key</w:delText>
                    </w:r>
                  </w:del>
                </w:ins>
              </w:sdtContent>
            </w:sdt>
            <w:ins w:author="Anonymous" w:id="171" w:date="2026-09-25T04:26:23Z">
              <w:del w:author="sarubala .B baskaran" w:id="177" w:date="2026-09-26T06:56:35Z"/>
            </w:ins>
          </w:sdtContent>
        </w:sdt>
      </w:p>
    </w:sdtContent>
  </w:sdt>
  <w:sdt>
    <w:sdtPr>
      <w:id w:val="-886792211"/>
      <w:tag w:val="goog_rdk_5890"/>
    </w:sdtPr>
    <w:sdtContent>
      <w:p w:rsidR="00000000" w:rsidDel="00000000" w:rsidP="00000000" w:rsidRDefault="00000000" w:rsidRPr="00000000" w14:paraId="0000053B">
        <w:pPr>
          <w:numPr>
            <w:ilvl w:val="0"/>
            <w:numId w:val="11"/>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spacing w:before="280" w:lineRule="auto"/>
              <w:ind w:left="720" w:hanging="360"/>
            </w:pPr>
          </w:pPrChange>
        </w:pPr>
        <w:sdt>
          <w:sdtPr>
            <w:id w:val="-1243628807"/>
            <w:tag w:val="goog_rdk_5885"/>
          </w:sdtPr>
          <w:sdtContent>
            <w:ins w:author="Anonymous" w:id="171" w:date="2026-09-25T04:26:23Z">
              <w:sdt>
                <w:sdtPr>
                  <w:id w:val="485734165"/>
                  <w:tag w:val="goog_rdk_5886"/>
                </w:sdtPr>
                <w:sdtContent>
                  <w:del w:author="sarubala .B baskaran" w:id="177" w:date="2026-09-26T06:56:35Z"/>
                </w:sdtContent>
              </w:sdt>
            </w:ins>
            <w:sdt>
              <w:sdtPr>
                <w:id w:val="188620085"/>
                <w:tag w:val="goog_rdk_588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Official Documentation: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286756957"/>
                    <w:tag w:val="goog_rdk_5888"/>
                  </w:sdtPr>
                  <w:sdtContent>
                    <w:r w:rsidDel="00000000" w:rsidR="00000000" w:rsidRPr="00000000">
                      <w:rPr>
                        <w:color w:val="1155cc"/>
                        <w:u w:val="single"/>
                        <w:rtl w:val="0"/>
                        <w:rPrChange w:author="Thirupathi DD" w:id="172" w:date="2026-09-26T11:22:32Z">
                          <w:rPr>
                            <w:color w:val="0000ff"/>
                            <w:u w:val="single"/>
                          </w:rPr>
                        </w:rPrChange>
                      </w:rPr>
                      <w:delText xml:space="preserve">Google AI for Developers</w:delText>
                    </w:r>
                  </w:sdtContent>
                </w:sdt>
                <w:r w:rsidDel="00000000" w:rsidR="00000000" w:rsidRPr="00000000">
                  <w:fldChar w:fldCharType="end"/>
                </w:r>
                <w:sdt>
                  <w:sdtPr>
                    <w:id w:val="-1556284813"/>
                    <w:tag w:val="goog_rdk_5889"/>
                  </w:sdtPr>
                  <w:sdtContent>
                    <w:r w:rsidDel="00000000" w:rsidR="00000000" w:rsidRPr="00000000">
                      <w:rPr>
                        <w:rtl w:val="0"/>
                      </w:rPr>
                    </w:r>
                  </w:sdtContent>
                </w:sdt>
              </w:del>
            </w:ins>
          </w:sdtContent>
        </w:sdt>
      </w:p>
    </w:sdtContent>
  </w:sdt>
  <w:sdt>
    <w:sdtPr>
      <w:id w:val="-989060841"/>
      <w:tag w:val="goog_rdk_5896"/>
    </w:sdtPr>
    <w:sdtContent>
      <w:p w:rsidR="00000000" w:rsidDel="00000000" w:rsidP="00000000" w:rsidRDefault="00000000" w:rsidRPr="00000000" w14:paraId="0000053C">
        <w:pPr>
          <w:numPr>
            <w:ilvl w:val="0"/>
            <w:numId w:val="11"/>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75180928"/>
            <w:tag w:val="goog_rdk_5891"/>
          </w:sdtPr>
          <w:sdtContent>
            <w:ins w:author="Anonymous" w:id="171" w:date="2026-09-25T04:26:23Z">
              <w:sdt>
                <w:sdtPr>
                  <w:id w:val="-790935829"/>
                  <w:tag w:val="goog_rdk_5892"/>
                </w:sdtPr>
                <w:sdtContent>
                  <w:del w:author="sarubala .B baskaran" w:id="177" w:date="2026-09-26T06:56:35Z"/>
                </w:sdtContent>
              </w:sdt>
            </w:ins>
            <w:sdt>
              <w:sdtPr>
                <w:id w:val="995411371"/>
                <w:tag w:val="goog_rdk_5893"/>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Setup Guide: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"https://www.geeksforgeeks.org/how-to-use-google-gemini-api-key/?utm_source=chatgpt.com"</w:delInstrText>
                </w:r>
                <w:r w:rsidDel="00000000" w:rsidR="00000000" w:rsidRPr="00000000">
                  <w:fldChar w:fldCharType="separate"/>
                </w:r>
                <w:sdt>
                  <w:sdtPr>
                    <w:id w:val="-1502534483"/>
                    <w:tag w:val="goog_rdk_5894"/>
                  </w:sdtPr>
                  <w:sdtContent>
                    <w:r w:rsidDel="00000000" w:rsidR="00000000" w:rsidRPr="00000000">
                      <w:rPr>
                        <w:color w:val="1155cc"/>
                        <w:u w:val="single"/>
                        <w:rtl w:val="0"/>
                        <w:rPrChange w:author="Thirupathi DD" w:id="172" w:date="2026-09-26T11:22:32Z">
                          <w:rPr>
                            <w:color w:val="0000ff"/>
                            <w:u w:val="single"/>
                          </w:rPr>
                        </w:rPrChange>
                      </w:rPr>
                      <w:delText xml:space="preserve">GeeksforGeeks</w:delText>
                    </w:r>
                  </w:sdtContent>
                </w:sdt>
                <w:r w:rsidDel="00000000" w:rsidR="00000000" w:rsidRPr="00000000">
                  <w:fldChar w:fldCharType="end"/>
                </w:r>
                <w:sdt>
                  <w:sdtPr>
                    <w:id w:val="1747464770"/>
                    <w:tag w:val="goog_rdk_5895"/>
                  </w:sdtPr>
                  <w:sdtContent>
                    <w:r w:rsidDel="00000000" w:rsidR="00000000" w:rsidRPr="00000000">
                      <w:rPr>
                        <w:rtl w:val="0"/>
                      </w:rPr>
                    </w:r>
                  </w:sdtContent>
                </w:sdt>
              </w:del>
            </w:ins>
          </w:sdtContent>
        </w:sdt>
      </w:p>
    </w:sdtContent>
  </w:sdt>
  <w:sdt>
    <w:sdtPr>
      <w:id w:val="-1758599082"/>
      <w:tag w:val="goog_rdk_5902"/>
    </w:sdtPr>
    <w:sdtContent>
      <w:p w:rsidR="00000000" w:rsidDel="00000000" w:rsidP="00000000" w:rsidRDefault="00000000" w:rsidRPr="00000000" w14:paraId="0000053D">
        <w:pPr>
          <w:numPr>
            <w:ilvl w:val="0"/>
            <w:numId w:val="11"/>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1480656999"/>
            <w:tag w:val="goog_rdk_5897"/>
          </w:sdtPr>
          <w:sdtContent>
            <w:ins w:author="Anonymous" w:id="171" w:date="2026-09-25T04:26:23Z">
              <w:sdt>
                <w:sdtPr>
                  <w:id w:val="-431683872"/>
                  <w:tag w:val="goog_rdk_5898"/>
                </w:sdtPr>
                <w:sdtContent>
                  <w:del w:author="sarubala .B baskaran" w:id="177" w:date="2026-09-26T06:56:35Z"/>
                </w:sdtContent>
              </w:sdt>
            </w:ins>
            <w:sdt>
              <w:sdtPr>
                <w:id w:val="1982100514"/>
                <w:tag w:val="goog_rdk_5899"/>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Popular Tutorial: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"https://www.youtube.com/watch?v=example"</w:delInstrText>
                </w:r>
                <w:r w:rsidDel="00000000" w:rsidR="00000000" w:rsidRPr="00000000">
                  <w:fldChar w:fldCharType="separate"/>
                </w:r>
                <w:sdt>
                  <w:sdtPr>
                    <w:id w:val="-1469101272"/>
                    <w:tag w:val="goog_rdk_5900"/>
                  </w:sdtPr>
                  <w:sdtContent>
                    <w:r w:rsidDel="00000000" w:rsidR="00000000" w:rsidRPr="00000000">
                      <w:rPr>
                        <w:color w:val="1155cc"/>
                        <w:u w:val="single"/>
                        <w:rtl w:val="0"/>
                        <w:rPrChange w:author="Thirupathi DD" w:id="172" w:date="2026-09-26T11:22:32Z">
                          <w:rPr>
                            <w:color w:val="0000ff"/>
                            <w:u w:val="single"/>
                          </w:rPr>
                        </w:rPrChange>
                      </w:rPr>
                      <w:delText xml:space="preserve">How to Use Google Gemini API Key</w:delText>
                    </w:r>
                  </w:sdtContent>
                </w:sdt>
                <w:r w:rsidDel="00000000" w:rsidR="00000000" w:rsidRPr="00000000">
                  <w:fldChar w:fldCharType="end"/>
                </w:r>
                <w:sdt>
                  <w:sdtPr>
                    <w:id w:val="-1925975359"/>
                    <w:tag w:val="goog_rdk_5901"/>
                  </w:sdtPr>
                  <w:sdtContent>
                    <w:r w:rsidDel="00000000" w:rsidR="00000000" w:rsidRPr="00000000">
                      <w:rPr>
                        <w:rtl w:val="0"/>
                      </w:rPr>
                    </w:r>
                  </w:sdtContent>
                </w:sdt>
              </w:del>
            </w:ins>
          </w:sdtContent>
        </w:sdt>
      </w:p>
    </w:sdtContent>
  </w:sdt>
  <w:sdt>
    <w:sdtPr>
      <w:id w:val="-1880426035"/>
      <w:tag w:val="goog_rdk_5906"/>
    </w:sdtPr>
    <w:sdtContent>
      <w:p w:rsidR="00000000" w:rsidDel="00000000" w:rsidP="00000000" w:rsidRDefault="00000000" w:rsidRPr="00000000" w14:paraId="0000053E">
        <w:pPr>
          <w:numPr>
            <w:ilvl w:val="0"/>
            <w:numId w:val="11"/>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1861918464"/>
            <w:tag w:val="goog_rdk_5903"/>
          </w:sdtPr>
          <w:sdtContent>
            <w:ins w:author="Anonymous" w:id="171" w:date="2026-09-25T04:26:23Z">
              <w:sdt>
                <w:sdtPr>
                  <w:id w:val="-1269048397"/>
                  <w:tag w:val="goog_rdk_5904"/>
                </w:sdtPr>
                <w:sdtContent>
                  <w:del w:author="sarubala .B baskaran" w:id="177" w:date="2026-09-26T06:56:35Z"/>
                </w:sdtContent>
              </w:sdt>
            </w:ins>
            <w:sdt>
              <w:sdtPr>
                <w:id w:val="-1542510665"/>
                <w:tag w:val="goog_rdk_5905"/>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Setup Steps:</w:delText>
                    </w:r>
                  </w:del>
                </w:ins>
              </w:sdtContent>
            </w:sdt>
            <w:ins w:author="Anonymous" w:id="171" w:date="2026-09-25T04:26:23Z">
              <w:del w:author="sarubala .B baskaran" w:id="177" w:date="2026-09-26T06:56:35Z"/>
            </w:ins>
          </w:sdtContent>
        </w:sdt>
      </w:p>
    </w:sdtContent>
  </w:sdt>
  <w:sdt>
    <w:sdtPr>
      <w:id w:val="1955043209"/>
      <w:tag w:val="goog_rdk_5910"/>
    </w:sdtPr>
    <w:sdtContent>
      <w:p w:rsidR="00000000" w:rsidDel="00000000" w:rsidP="00000000" w:rsidRDefault="00000000" w:rsidRPr="00000000" w14:paraId="0000053F">
        <w:pPr>
          <w:numPr>
            <w:ilvl w:val="1"/>
            <w:numId w:val="11"/>
          </w:numPr>
          <w:tabs>
            <w:tab w:val="center" w:leader="none" w:pos="4513"/>
            <w:tab w:val="right" w:leader="none" w:pos="9026"/>
          </w:tabs>
          <w:rPr>
            <w:ins w:author="Anonymous" w:id="171" w:date="2026-09-25T04:26:23Z"/>
            <w:del w:author="sarubala .B baskaran" w:id="177" w:date="2026-09-26T06:56:35Z"/>
          </w:rPr>
        </w:pPr>
        <w:sdt>
          <w:sdtPr>
            <w:id w:val="-238810503"/>
            <w:tag w:val="goog_rdk_5907"/>
          </w:sdtPr>
          <w:sdtContent>
            <w:ins w:author="Anonymous" w:id="171" w:date="2026-09-25T04:26:23Z">
              <w:sdt>
                <w:sdtPr>
                  <w:id w:val="260650393"/>
                  <w:tag w:val="goog_rdk_5908"/>
                </w:sdtPr>
                <w:sdtContent>
                  <w:del w:author="sarubala .B baskaran" w:id="177" w:date="2026-09-26T06:56:35Z"/>
                </w:sdtContent>
              </w:sdt>
            </w:ins>
            <w:sdt>
              <w:sdtPr>
                <w:id w:val="985626716"/>
                <w:tag w:val="goog_rdk_5909"/>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Visit the Google AI Studio and sign in with your Google account.</w:delText>
                    </w:r>
                  </w:del>
                </w:ins>
              </w:sdtContent>
            </w:sdt>
            <w:ins w:author="Anonymous" w:id="171" w:date="2026-09-25T04:26:23Z">
              <w:del w:author="sarubala .B baskaran" w:id="177" w:date="2026-09-26T06:56:35Z"/>
            </w:ins>
          </w:sdtContent>
        </w:sdt>
      </w:p>
    </w:sdtContent>
  </w:sdt>
  <w:sdt>
    <w:sdtPr>
      <w:id w:val="2037174792"/>
      <w:tag w:val="goog_rdk_5914"/>
    </w:sdtPr>
    <w:sdtContent>
      <w:p w:rsidR="00000000" w:rsidDel="00000000" w:rsidP="00000000" w:rsidRDefault="00000000" w:rsidRPr="00000000" w14:paraId="00000540">
        <w:pPr>
          <w:numPr>
            <w:ilvl w:val="1"/>
            <w:numId w:val="11"/>
          </w:numPr>
          <w:tabs>
            <w:tab w:val="center" w:leader="none" w:pos="4513"/>
            <w:tab w:val="right" w:leader="none" w:pos="9026"/>
          </w:tabs>
          <w:rPr>
            <w:ins w:author="Anonymous" w:id="171" w:date="2026-09-25T04:26:23Z"/>
            <w:del w:author="sarubala .B baskaran" w:id="177" w:date="2026-09-26T06:56:35Z"/>
          </w:rPr>
        </w:pPr>
        <w:sdt>
          <w:sdtPr>
            <w:id w:val="1476097550"/>
            <w:tag w:val="goog_rdk_5911"/>
          </w:sdtPr>
          <w:sdtContent>
            <w:ins w:author="Anonymous" w:id="171" w:date="2026-09-25T04:26:23Z">
              <w:sdt>
                <w:sdtPr>
                  <w:id w:val="-791618894"/>
                  <w:tag w:val="goog_rdk_5912"/>
                </w:sdtPr>
                <w:sdtContent>
                  <w:del w:author="sarubala .B baskaran" w:id="177" w:date="2026-09-26T06:56:35Z"/>
                </w:sdtContent>
              </w:sdt>
            </w:ins>
            <w:sdt>
              <w:sdtPr>
                <w:id w:val="2012057585"/>
                <w:tag w:val="goog_rdk_5913"/>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Create a new project and enable the Gemini API.</w:delText>
                    </w:r>
                  </w:del>
                </w:ins>
              </w:sdtContent>
            </w:sdt>
            <w:ins w:author="Anonymous" w:id="171" w:date="2026-09-25T04:26:23Z">
              <w:del w:author="sarubala .B baskaran" w:id="177" w:date="2026-09-26T06:56:35Z"/>
            </w:ins>
          </w:sdtContent>
        </w:sdt>
      </w:p>
    </w:sdtContent>
  </w:sdt>
  <w:sdt>
    <w:sdtPr>
      <w:id w:val="-795457711"/>
      <w:tag w:val="goog_rdk_5919"/>
    </w:sdtPr>
    <w:sdtContent>
      <w:p w:rsidR="00000000" w:rsidDel="00000000" w:rsidP="00000000" w:rsidRDefault="00000000" w:rsidRPr="00000000" w14:paraId="00000541">
        <w:pPr>
          <w:numPr>
            <w:ilvl w:val="1"/>
            <w:numId w:val="11"/>
          </w:numPr>
          <w:tabs>
            <w:tab w:val="center" w:leader="none" w:pos="4513"/>
            <w:tab w:val="right" w:leader="none" w:pos="9026"/>
          </w:tabs>
          <w:rPr>
            <w:ins w:author="Anonymous" w:id="171" w:date="2026-09-25T04:26:23Z"/>
            <w:del w:author="sarubala .B baskaran" w:id="177" w:date="2026-09-26T06:56:35Z"/>
          </w:rPr>
        </w:pPr>
        <w:sdt>
          <w:sdtPr>
            <w:id w:val="1032839644"/>
            <w:tag w:val="goog_rdk_5915"/>
          </w:sdtPr>
          <w:sdtContent>
            <w:ins w:author="Anonymous" w:id="171" w:date="2026-09-25T04:26:23Z">
              <w:sdt>
                <w:sdtPr>
                  <w:id w:val="585743340"/>
                  <w:tag w:val="goog_rdk_5916"/>
                </w:sdtPr>
                <w:sdtContent>
                  <w:del w:author="sarubala .B baskaran" w:id="177" w:date="2026-09-26T06:56:35Z"/>
                </w:sdtContent>
              </w:sdt>
            </w:ins>
            <w:sdt>
              <w:sdtPr>
                <w:id w:val="-387392647"/>
                <w:tag w:val="goog_rdk_5917"/>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Generate an API key and securely store it.</w:delText>
                    </w:r>
                  </w:del>
                </w:ins>
              </w:sdtContent>
            </w:sdt>
            <w:ins w:author="Anonymous" w:id="171" w:date="2026-09-25T04:26:23Z">
              <w:del w:author="sarubala .B baskaran" w:id="177" w:date="2026-09-26T06:56:35Z">
                <w:sdt>
                  <w:sdtPr>
                    <w:id w:val="1256571343"/>
                    <w:tag w:val="goog_rdk_5918"/>
                  </w:sdtPr>
                  <w:sdtContent>
                    <w:r w:rsidDel="00000000" w:rsidR="00000000" w:rsidRPr="00000000">
                      <w:rPr>
                        <w:rtl w:val="0"/>
                      </w:rPr>
                    </w:r>
                  </w:sdtContent>
                </w:sdt>
              </w:del>
            </w:ins>
          </w:sdtContent>
        </w:sdt>
      </w:p>
    </w:sdtContent>
  </w:sdt>
  <w:sdt>
    <w:sdtPr>
      <w:id w:val="-1767295019"/>
      <w:tag w:val="goog_rdk_5923"/>
    </w:sdtPr>
    <w:sdtContent>
      <w:p w:rsidR="00000000" w:rsidDel="00000000" w:rsidP="00000000" w:rsidRDefault="00000000" w:rsidRPr="00000000" w14:paraId="00000542">
        <w:pPr>
          <w:pStyle w:val="Heading3"/>
          <w:tabs>
            <w:tab w:val="center" w:leader="none" w:pos="4513"/>
            <w:tab w:val="right" w:leader="none" w:pos="9026"/>
          </w:tabs>
          <w:rPr>
            <w:ins w:author="Anonymous" w:id="171" w:date="2026-09-25T04:26:23Z"/>
            <w:del w:author="sarubala .B baskaran" w:id="177" w:date="2026-09-26T06:56:35Z"/>
            <w:rPrChange w:author="Thirupathi DD" w:id="172" w:date="2026-09-26T11:22:32Z">
              <w:rPr>
                <w:rFonts w:ascii="Cambria" w:cs="Cambria" w:eastAsia="Cambria" w:hAnsi="Cambria"/>
                <w:color w:val="000000"/>
              </w:rPr>
            </w:rPrChange>
          </w:rPr>
          <w:pPrChange w:author="Thirupathi DD" w:id="0" w:date="2026-09-26T11:22:32Z">
            <w:pPr>
              <w:pStyle w:val="Heading3"/>
              <w:tabs>
                <w:tab w:val="center" w:leader="none" w:pos="4513"/>
                <w:tab w:val="right" w:leader="none" w:pos="9026"/>
              </w:tabs>
              <w:ind w:left="502" w:firstLine="0"/>
            </w:pPr>
          </w:pPrChange>
        </w:pPr>
        <w:sdt>
          <w:sdtPr>
            <w:id w:val="-669013373"/>
            <w:tag w:val="goog_rdk_5920"/>
          </w:sdtPr>
          <w:sdtContent>
            <w:ins w:author="Anonymous" w:id="171" w:date="2026-09-25T04:26:23Z">
              <w:sdt>
                <w:sdtPr>
                  <w:id w:val="-1194582274"/>
                  <w:tag w:val="goog_rdk_5921"/>
                </w:sdtPr>
                <w:sdtContent>
                  <w:del w:author="sarubala .B baskaran" w:id="177" w:date="2026-09-26T06:56:35Z"/>
                </w:sdtContent>
              </w:sdt>
            </w:ins>
            <w:sdt>
              <w:sdtPr>
                <w:id w:val="883827422"/>
                <w:tag w:val="goog_rdk_5922"/>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GEMINI_API_KEY=AIzaSyBz9tQMrVBm4LRcudUj1V3-YaIHmiIlybE</w:delText>
                    </w:r>
                  </w:del>
                </w:ins>
              </w:sdtContent>
            </w:sdt>
            <w:ins w:author="Anonymous" w:id="171" w:date="2026-09-25T04:26:23Z">
              <w:del w:author="sarubala .B baskaran" w:id="177" w:date="2026-09-26T06:56:35Z"/>
            </w:ins>
          </w:sdtContent>
        </w:sdt>
      </w:p>
    </w:sdtContent>
  </w:sdt>
  <w:sdt>
    <w:sdtPr>
      <w:id w:val="1167365434"/>
      <w:tag w:val="goog_rdk_5927"/>
    </w:sdtPr>
    <w:sdtContent>
      <w:p w:rsidR="00000000" w:rsidDel="00000000" w:rsidP="00000000" w:rsidRDefault="00000000" w:rsidRPr="00000000" w14:paraId="00000543">
        <w:pPr>
          <w:pStyle w:val="Heading3"/>
          <w:tabs>
            <w:tab w:val="center" w:leader="none" w:pos="4513"/>
            <w:tab w:val="right" w:leader="none" w:pos="9026"/>
          </w:tabs>
          <w:rPr>
            <w:ins w:author="Anonymous" w:id="171" w:date="2026-09-25T04:26:23Z"/>
            <w:del w:author="sarubala .B baskaran" w:id="177" w:date="2026-09-26T06:56:35Z"/>
            <w:rPrChange w:author="Thirupathi DD" w:id="172" w:date="2026-09-26T11:22:32Z">
              <w:rPr>
                <w:rFonts w:ascii="Cambria" w:cs="Cambria" w:eastAsia="Cambria" w:hAnsi="Cambria"/>
                <w:color w:val="000000"/>
              </w:rPr>
            </w:rPrChange>
          </w:rPr>
          <w:pPrChange w:author="Thirupathi DD" w:id="0" w:date="2026-09-26T11:22:32Z">
            <w:pPr>
              <w:pStyle w:val="Heading3"/>
              <w:tabs>
                <w:tab w:val="center" w:leader="none" w:pos="4513"/>
                <w:tab w:val="right" w:leader="none" w:pos="9026"/>
              </w:tabs>
              <w:ind w:left="502" w:firstLine="0"/>
            </w:pPr>
          </w:pPrChange>
        </w:pPr>
        <w:sdt>
          <w:sdtPr>
            <w:id w:val="-2060931788"/>
            <w:tag w:val="goog_rdk_5924"/>
          </w:sdtPr>
          <w:sdtContent>
            <w:ins w:author="Anonymous" w:id="171" w:date="2026-09-25T04:26:23Z">
              <w:sdt>
                <w:sdtPr>
                  <w:id w:val="-1245396668"/>
                  <w:tag w:val="goog_rdk_5925"/>
                </w:sdtPr>
                <w:sdtContent>
                  <w:del w:author="sarubala .B baskaran" w:id="177" w:date="2026-09-26T06:56:35Z"/>
                </w:sdtContent>
              </w:sdt>
            </w:ins>
            <w:sdt>
              <w:sdtPr>
                <w:id w:val="-1151949541"/>
                <w:tag w:val="goog_rdk_5926"/>
              </w:sdtPr>
              <w:sdtContent>
                <w:ins w:author="Anonymous" w:id="171" w:date="2026-09-25T04:26:23Z">
                  <w:del w:author="sarubala .B baskaran" w:id="177" w:date="2026-09-26T06:56:35Z">
                    <w:r w:rsidDel="00000000" w:rsidR="00000000" w:rsidRPr="00000000">
                      <w:rPr>
                        <w:rtl w:val="0"/>
                      </w:rPr>
                    </w:r>
                  </w:del>
                </w:ins>
              </w:sdtContent>
            </w:sdt>
            <w:ins w:author="Anonymous" w:id="171" w:date="2026-09-25T04:26:23Z">
              <w:del w:author="sarubala .B baskaran" w:id="177" w:date="2026-09-26T06:56:35Z">
                <w:bookmarkStart w:colFirst="0" w:colLast="0" w:name="_heading=h.a8zj8a2txncl" w:id="3"/>
                <w:bookmarkEnd w:id="3"/>
              </w:del>
            </w:ins>
          </w:sdtContent>
        </w:sdt>
      </w:p>
    </w:sdtContent>
  </w:sdt>
  <w:sdt>
    <w:sdtPr>
      <w:id w:val="-1957239538"/>
      <w:tag w:val="goog_rdk_5931"/>
    </w:sdtPr>
    <w:sdtContent>
      <w:p w:rsidR="00000000" w:rsidDel="00000000" w:rsidP="00000000" w:rsidRDefault="00000000" w:rsidRPr="00000000" w14:paraId="00000544">
        <w:pPr>
          <w:pStyle w:val="Heading3"/>
          <w:numPr>
            <w:ilvl w:val="0"/>
            <w:numId w:val="24"/>
          </w:numPr>
          <w:tabs>
            <w:tab w:val="center" w:leader="none" w:pos="4513"/>
            <w:tab w:val="right" w:leader="none" w:pos="9026"/>
          </w:tabs>
          <w:spacing w:after="80" w:afterAutospacing="0"/>
          <w:ind w:left="720" w:hanging="360"/>
          <w:rPr>
            <w:ins w:author="Anonymous" w:id="171" w:date="2026-09-25T04:26:23Z"/>
            <w:del w:author="sarubala .B baskaran" w:id="177" w:date="2026-09-26T06:56:35Z"/>
          </w:rPr>
        </w:pPr>
        <w:sdt>
          <w:sdtPr>
            <w:id w:val="2002178141"/>
            <w:tag w:val="goog_rdk_5928"/>
          </w:sdtPr>
          <w:sdtContent>
            <w:ins w:author="Anonymous" w:id="171" w:date="2026-09-25T04:26:23Z">
              <w:sdt>
                <w:sdtPr>
                  <w:id w:val="-1539127762"/>
                  <w:tag w:val="goog_rdk_5929"/>
                </w:sdtPr>
                <w:sdtContent>
                  <w:del w:author="sarubala .B baskaran" w:id="177" w:date="2026-09-26T06:56:35Z"/>
                </w:sdtContent>
              </w:sdt>
            </w:ins>
            <w:sdt>
              <w:sdtPr>
                <w:id w:val="-2042812396"/>
                <w:tag w:val="goog_rdk_5930"/>
              </w:sdtPr>
              <w:sdtContent>
                <w:ins w:author="Anonymous" w:id="171" w:date="2026-09-25T04:26:23Z">
                  <w:del w:author="sarubala .B baskaran" w:id="177" w:date="2026-09-26T06:56:35Z">
                    <w:r w:rsidDel="00000000" w:rsidR="00000000" w:rsidRPr="00000000">
                      <w:rPr>
                        <w:rtl w:val="0"/>
                      </w:rPr>
                    </w:r>
                  </w:del>
                </w:ins>
              </w:sdtContent>
            </w:sdt>
            <w:ins w:author="Anonymous" w:id="171" w:date="2026-09-25T04:26:23Z">
              <w:del w:author="sarubala .B baskaran" w:id="177" w:date="2026-09-26T06:56:35Z"/>
            </w:ins>
          </w:sdtContent>
        </w:sdt>
      </w:p>
    </w:sdtContent>
  </w:sdt>
  <w:sdt>
    <w:sdtPr>
      <w:id w:val="-1207371095"/>
      <w:tag w:val="goog_rdk_5935"/>
    </w:sdtPr>
    <w:sdtContent>
      <w:p w:rsidR="00000000" w:rsidDel="00000000" w:rsidP="00000000" w:rsidRDefault="00000000" w:rsidRPr="00000000" w14:paraId="00000545">
        <w:pPr>
          <w:pStyle w:val="Heading3"/>
          <w:numPr>
            <w:ilvl w:val="0"/>
            <w:numId w:val="24"/>
          </w:numPr>
          <w:tabs>
            <w:tab w:val="center" w:leader="none" w:pos="4513"/>
            <w:tab w:val="right" w:leader="none" w:pos="9026"/>
          </w:tabs>
          <w:spacing w:before="80" w:beforeAutospacing="0"/>
          <w:ind w:left="720" w:hanging="360"/>
          <w:rPr>
            <w:ins w:author="Anonymous" w:id="171" w:date="2026-09-25T04:26:23Z"/>
            <w:del w:author="sarubala .B baskaran" w:id="177" w:date="2026-09-26T06:56:35Z"/>
          </w:rPr>
          <w:pPrChange w:author="Thirupathi DD" w:id="0" w:date="2026-09-26T11:22:32Z">
            <w:pPr>
              <w:pStyle w:val="Heading3"/>
              <w:numPr>
                <w:ilvl w:val="0"/>
                <w:numId w:val="24"/>
              </w:numPr>
              <w:tabs>
                <w:tab w:val="center" w:leader="none" w:pos="4513"/>
                <w:tab w:val="right" w:leader="none" w:pos="9026"/>
              </w:tabs>
              <w:ind w:left="720" w:hanging="360"/>
            </w:pPr>
          </w:pPrChange>
        </w:pPr>
        <w:sdt>
          <w:sdtPr>
            <w:id w:val="-1528670184"/>
            <w:tag w:val="goog_rdk_5932"/>
          </w:sdtPr>
          <w:sdtContent>
            <w:ins w:author="Anonymous" w:id="171" w:date="2026-09-25T04:26:23Z">
              <w:sdt>
                <w:sdtPr>
                  <w:id w:val="1370929032"/>
                  <w:tag w:val="goog_rdk_5933"/>
                </w:sdtPr>
                <w:sdtContent>
                  <w:del w:author="sarubala .B baskaran" w:id="177" w:date="2026-09-26T06:56:35Z"/>
                </w:sdtContent>
              </w:sdt>
            </w:ins>
            <w:sdt>
              <w:sdtPr>
                <w:id w:val="946704507"/>
                <w:tag w:val="goog_rdk_5934"/>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Uvicorn (ASGI Server)</w:delText>
                    </w:r>
                  </w:del>
                </w:ins>
              </w:sdtContent>
            </w:sdt>
            <w:ins w:author="Anonymous" w:id="171" w:date="2026-09-25T04:26:23Z">
              <w:del w:author="sarubala .B baskaran" w:id="177" w:date="2026-09-26T06:56:35Z"/>
            </w:ins>
          </w:sdtContent>
        </w:sdt>
      </w:p>
    </w:sdtContent>
  </w:sdt>
  <w:sdt>
    <w:sdtPr>
      <w:id w:val="-881510006"/>
      <w:tag w:val="goog_rdk_5941"/>
    </w:sdtPr>
    <w:sdtContent>
      <w:p w:rsidR="00000000" w:rsidDel="00000000" w:rsidP="00000000" w:rsidRDefault="00000000" w:rsidRPr="00000000" w14:paraId="00000546">
        <w:pPr>
          <w:numPr>
            <w:ilvl w:val="0"/>
            <w:numId w:val="12"/>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spacing w:before="280" w:lineRule="auto"/>
              <w:ind w:left="720" w:hanging="360"/>
            </w:pPr>
          </w:pPrChange>
        </w:pPr>
        <w:sdt>
          <w:sdtPr>
            <w:id w:val="1006724007"/>
            <w:tag w:val="goog_rdk_5936"/>
          </w:sdtPr>
          <w:sdtContent>
            <w:ins w:author="Anonymous" w:id="171" w:date="2026-09-25T04:26:23Z">
              <w:sdt>
                <w:sdtPr>
                  <w:id w:val="-2009204756"/>
                  <w:tag w:val="goog_rdk_5937"/>
                </w:sdtPr>
                <w:sdtContent>
                  <w:del w:author="sarubala .B baskaran" w:id="177" w:date="2026-09-26T06:56:35Z"/>
                </w:sdtContent>
              </w:sdt>
            </w:ins>
            <w:sdt>
              <w:sdtPr>
                <w:id w:val="-1744531914"/>
                <w:tag w:val="goog_rdk_5938"/>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Official Documentation: </w:delText>
                    </w:r>
                  </w:del>
                </w:ins>
              </w:sdtContent>
            </w:sdt>
            <w:ins w:author="Anonymous" w:id="171" w:date="2026-09-25T04:26:23Z">
              <w:del w:author="sarubala .B baskaran" w:id="177" w:date="2026-09-26T06:56:35Z">
                <w:r w:rsidDel="00000000" w:rsidR="00000000" w:rsidRPr="00000000">
                  <w:fldChar w:fldCharType="begin"/>
                </w:r>
                <w:r w:rsidDel="00000000" w:rsidR="00000000" w:rsidRPr="00000000">
                  <w:delInstrText xml:space="preserve">HYPERLINK "https://pypi.org/project/uvicorn/?utm_source=chatgpt.com"</w:delInstrText>
                </w:r>
                <w:r w:rsidDel="00000000" w:rsidR="00000000" w:rsidRPr="00000000">
                  <w:fldChar w:fldCharType="separate"/>
                </w:r>
                <w:sdt>
                  <w:sdtPr>
                    <w:id w:val="821824274"/>
                    <w:tag w:val="goog_rdk_5939"/>
                  </w:sdtPr>
                  <w:sdtContent>
                    <w:r w:rsidDel="00000000" w:rsidR="00000000" w:rsidRPr="00000000">
                      <w:rPr>
                        <w:color w:val="1155cc"/>
                        <w:u w:val="single"/>
                        <w:rtl w:val="0"/>
                        <w:rPrChange w:author="Thirupathi DD" w:id="172" w:date="2026-09-26T11:22:32Z">
                          <w:rPr>
                            <w:color w:val="0000ff"/>
                            <w:u w:val="single"/>
                          </w:rPr>
                        </w:rPrChange>
                      </w:rPr>
                      <w:delText xml:space="preserve">PyPI</w:delText>
                    </w:r>
                  </w:sdtContent>
                </w:sdt>
                <w:r w:rsidDel="00000000" w:rsidR="00000000" w:rsidRPr="00000000">
                  <w:fldChar w:fldCharType="end"/>
                </w:r>
                <w:sdt>
                  <w:sdtPr>
                    <w:id w:val="1962027269"/>
                    <w:tag w:val="goog_rdk_5940"/>
                  </w:sdtPr>
                  <w:sdtContent>
                    <w:r w:rsidDel="00000000" w:rsidR="00000000" w:rsidRPr="00000000">
                      <w:rPr>
                        <w:rtl w:val="0"/>
                      </w:rPr>
                    </w:r>
                  </w:sdtContent>
                </w:sdt>
              </w:del>
            </w:ins>
          </w:sdtContent>
        </w:sdt>
      </w:p>
    </w:sdtContent>
  </w:sdt>
  <w:sdt>
    <w:sdtPr>
      <w:id w:val="-1176758481"/>
      <w:tag w:val="goog_rdk_5945"/>
    </w:sdtPr>
    <w:sdtContent>
      <w:p w:rsidR="00000000" w:rsidDel="00000000" w:rsidP="00000000" w:rsidRDefault="00000000" w:rsidRPr="00000000" w14:paraId="00000547">
        <w:pPr>
          <w:numPr>
            <w:ilvl w:val="0"/>
            <w:numId w:val="12"/>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1414780906"/>
            <w:tag w:val="goog_rdk_5942"/>
          </w:sdtPr>
          <w:sdtContent>
            <w:ins w:author="Anonymous" w:id="171" w:date="2026-09-25T04:26:23Z">
              <w:sdt>
                <w:sdtPr>
                  <w:id w:val="-1394490386"/>
                  <w:tag w:val="goog_rdk_5943"/>
                </w:sdtPr>
                <w:sdtContent>
                  <w:del w:author="sarubala .B baskaran" w:id="177" w:date="2026-09-26T06:56:35Z"/>
                </w:sdtContent>
              </w:sdt>
            </w:ins>
            <w:sdt>
              <w:sdtPr>
                <w:id w:val="-192579843"/>
                <w:tag w:val="goog_rdk_5944"/>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GEMINI_API_KEY=AIzaSyBz9tQMrVBm4LRcudUj1V3-YaIHmiIlybE</w:delText>
                    </w:r>
                  </w:del>
                </w:ins>
              </w:sdtContent>
            </w:sdt>
            <w:ins w:author="Anonymous" w:id="171" w:date="2026-09-25T04:26:23Z">
              <w:del w:author="sarubala .B baskaran" w:id="177" w:date="2026-09-26T06:56:35Z"/>
            </w:ins>
          </w:sdtContent>
        </w:sdt>
      </w:p>
    </w:sdtContent>
  </w:sdt>
  <w:sdt>
    <w:sdtPr>
      <w:id w:val="520358230"/>
      <w:tag w:val="goog_rdk_5949"/>
    </w:sdtPr>
    <w:sdtContent>
      <w:p w:rsidR="00000000" w:rsidDel="00000000" w:rsidP="00000000" w:rsidRDefault="00000000" w:rsidRPr="00000000" w14:paraId="00000548">
        <w:pPr>
          <w:numPr>
            <w:ilvl w:val="0"/>
            <w:numId w:val="12"/>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2062249406"/>
            <w:tag w:val="goog_rdk_5946"/>
          </w:sdtPr>
          <w:sdtContent>
            <w:ins w:author="Anonymous" w:id="171" w:date="2026-09-25T04:26:23Z">
              <w:sdt>
                <w:sdtPr>
                  <w:id w:val="417637928"/>
                  <w:tag w:val="goog_rdk_5947"/>
                </w:sdtPr>
                <w:sdtContent>
                  <w:del w:author="sarubala .B baskaran" w:id="177" w:date="2026-09-26T06:56:35Z"/>
                </w:sdtContent>
              </w:sdt>
            </w:ins>
            <w:sdt>
              <w:sdtPr>
                <w:id w:val="-1353797540"/>
                <w:tag w:val="goog_rdk_5948"/>
              </w:sdtPr>
              <w:sdtContent>
                <w:ins w:author="Anonymous" w:id="171" w:date="2026-09-25T04:26:23Z">
                  <w:del w:author="sarubala .B baskaran" w:id="177" w:date="2026-09-26T06:56:35Z">
                    <w:r w:rsidDel="00000000" w:rsidR="00000000" w:rsidRPr="00000000">
                      <w:rPr>
                        <w:rtl w:val="0"/>
                      </w:rPr>
                    </w:r>
                  </w:del>
                </w:ins>
              </w:sdtContent>
            </w:sdt>
            <w:ins w:author="Anonymous" w:id="171" w:date="2026-09-25T04:26:23Z">
              <w:del w:author="sarubala .B baskaran" w:id="177" w:date="2026-09-26T06:56:35Z"/>
            </w:ins>
          </w:sdtContent>
        </w:sdt>
      </w:p>
    </w:sdtContent>
  </w:sdt>
  <w:sdt>
    <w:sdtPr>
      <w:id w:val="2121283207"/>
      <w:tag w:val="goog_rdk_5953"/>
    </w:sdtPr>
    <w:sdtContent>
      <w:p w:rsidR="00000000" w:rsidDel="00000000" w:rsidP="00000000" w:rsidRDefault="00000000" w:rsidRPr="00000000" w14:paraId="00000549">
        <w:pPr>
          <w:numPr>
            <w:ilvl w:val="0"/>
            <w:numId w:val="12"/>
          </w:numPr>
          <w:tabs>
            <w:tab w:val="center" w:leader="none" w:pos="4513"/>
            <w:tab w:val="right" w:leader="none" w:pos="9026"/>
          </w:tabs>
          <w:ind w:left="720" w:hanging="360"/>
          <w:rPr>
            <w:ins w:author="Anonymous" w:id="171" w:date="2026-09-25T04:26:23Z"/>
            <w:del w:author="sarubala .B baskaran" w:id="177"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72"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998499342"/>
            <w:tag w:val="goog_rdk_5950"/>
          </w:sdtPr>
          <w:sdtContent>
            <w:ins w:author="Anonymous" w:id="171" w:date="2026-09-25T04:26:23Z">
              <w:sdt>
                <w:sdtPr>
                  <w:id w:val="811556375"/>
                  <w:tag w:val="goog_rdk_5951"/>
                </w:sdtPr>
                <w:sdtContent>
                  <w:del w:author="sarubala .B baskaran" w:id="177" w:date="2026-09-26T06:56:35Z"/>
                </w:sdtContent>
              </w:sdt>
            </w:ins>
            <w:sdt>
              <w:sdtPr>
                <w:id w:val="-1476332238"/>
                <w:tag w:val="goog_rdk_5952"/>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Installation Steps:......</w:delText>
                    </w:r>
                  </w:del>
                </w:ins>
              </w:sdtContent>
            </w:sdt>
            <w:ins w:author="Anonymous" w:id="171" w:date="2026-09-25T04:26:23Z">
              <w:del w:author="sarubala .B baskaran" w:id="177" w:date="2026-09-26T06:56:35Z"/>
            </w:ins>
          </w:sdtContent>
        </w:sdt>
      </w:p>
    </w:sdtContent>
  </w:sdt>
  <w:sdt>
    <w:sdtPr>
      <w:id w:val="-288172409"/>
      <w:tag w:val="goog_rdk_5957"/>
    </w:sdtPr>
    <w:sdtContent>
      <w:p w:rsidR="00000000" w:rsidDel="00000000" w:rsidP="00000000" w:rsidRDefault="00000000" w:rsidRPr="00000000" w14:paraId="0000054A">
        <w:pPr>
          <w:numPr>
            <w:ilvl w:val="1"/>
            <w:numId w:val="12"/>
          </w:numPr>
          <w:tabs>
            <w:tab w:val="center" w:leader="none" w:pos="4513"/>
            <w:tab w:val="right" w:leader="none" w:pos="9026"/>
          </w:tabs>
          <w:rPr>
            <w:ins w:author="Anonymous" w:id="171" w:date="2026-09-25T04:26:23Z"/>
            <w:del w:author="sarubala .B baskaran" w:id="177" w:date="2026-09-26T06:56:35Z"/>
          </w:rPr>
        </w:pPr>
        <w:sdt>
          <w:sdtPr>
            <w:id w:val="1607766645"/>
            <w:tag w:val="goog_rdk_5954"/>
          </w:sdtPr>
          <w:sdtContent>
            <w:ins w:author="Anonymous" w:id="171" w:date="2026-09-25T04:26:23Z">
              <w:sdt>
                <w:sdtPr>
                  <w:id w:val="-1362396178"/>
                  <w:tag w:val="goog_rdk_5955"/>
                </w:sdtPr>
                <w:sdtContent>
                  <w:del w:author="sarubala .B baskaran" w:id="177" w:date="2026-09-26T06:56:35Z"/>
                </w:sdtContent>
              </w:sdt>
            </w:ins>
            <w:sdt>
              <w:sdtPr>
                <w:id w:val="1612065130"/>
                <w:tag w:val="goog_rdk_5956"/>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Install Uvicorn using pip: pip install uvicorn </w:delText>
                    </w:r>
                  </w:del>
                </w:ins>
              </w:sdtContent>
            </w:sdt>
            <w:ins w:author="Anonymous" w:id="171" w:date="2026-09-25T04:26:23Z">
              <w:del w:author="sarubala .B baskaran" w:id="177" w:date="2026-09-26T06:56:35Z"/>
            </w:ins>
          </w:sdtContent>
        </w:sdt>
      </w:p>
    </w:sdtContent>
  </w:sdt>
  <w:sdt>
    <w:sdtPr>
      <w:id w:val="-1043166868"/>
      <w:tag w:val="goog_rdk_6025"/>
    </w:sdtPr>
    <w:sdtContent>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Change w:author="Subramanian" w:id="200" w:date="2026-09-24T12:08:38Z">
              <w:rPr>
                <w:rFonts w:ascii="Calibri" w:cs="Calibri" w:eastAsia="Calibri" w:hAnsi="Calibri"/>
                <w:b w:val="0"/>
                <w:bCs w:val="0"/>
                <w:i w:val="0"/>
                <w:iCs w:val="0"/>
                <w:smallCaps w:val="0"/>
                <w:strike w:val="0"/>
                <w:color w:val="000000"/>
                <w:sz w:val="24"/>
                <w:szCs w:val="24"/>
                <w:u w:val="none"/>
                <w:shd w:fill="auto" w:val="clear"/>
                <w:vertAlign w:val="baseline"/>
              </w:rPr>
            </w:rPrChange>
          </w:rPr>
          <w:pPrChange w:author="Subramanian" w:id="0" w:date="2026-09-24T12:08:38Z">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997442156"/>
            <w:tag w:val="goog_rdk_5958"/>
          </w:sdtPr>
          <w:sdtContent>
            <w:ins w:author="Anonymous" w:id="171" w:date="2026-09-25T04:26:23Z">
              <w:sdt>
                <w:sdtPr>
                  <w:id w:val="-1427947230"/>
                  <w:tag w:val="goog_rdk_5959"/>
                </w:sdtPr>
                <w:sdtContent>
                  <w:del w:author="sarubala .B baskaran" w:id="177" w:date="2026-09-26T06:56:35Z"/>
                </w:sdtContent>
              </w:sdt>
            </w:ins>
            <w:sdt>
              <w:sdtPr>
                <w:id w:val="-2059823407"/>
                <w:tag w:val="goog_rdk_5960"/>
              </w:sdtPr>
              <w:sdtContent>
                <w:ins w:author="Anonymous" w:id="171" w:date="2026-09-25T04:26:23Z">
                  <w:del w:author="sarubala .B baskaran" w:id="177" w:date="2026-09-26T06:56:35Z">
                    <w:r w:rsidDel="00000000" w:rsidR="00000000" w:rsidRPr="00000000">
                      <w:rPr>
                        <w:rtl w:val="0"/>
                        <w:rPrChange w:author="Thirupathi DD" w:id="172" w:date="2026-09-26T11:22:32Z">
                          <w:rPr>
                            <w:rFonts w:ascii="Cambria" w:cs="Cambria" w:eastAsia="Cambria" w:hAnsi="Cambria"/>
                            <w:color w:val="000000"/>
                          </w:rPr>
                        </w:rPrChange>
                      </w:rPr>
                      <w:delText xml:space="preserve">Jinja2 (HTML Templating Engine)</w:delText>
                    </w:r>
                  </w:del>
                </w:ins>
              </w:sdtContent>
            </w:sdt>
            <w:ins w:author="Anonymous" w:id="171" w:date="2026-09-25T04:26:23Z">
              <w:del w:author="sarubala .B baskaran" w:id="177" w:date="2026-09-26T06:56:35Z"/>
            </w:ins>
          </w:sdtContent>
        </w:sdt>
        <w:sdt>
          <w:sdtPr>
            <w:id w:val="1885884244"/>
            <w:tag w:val="goog_rdk_5961"/>
          </w:sdtPr>
          <w:sdtContent>
            <w:del w:author="sarubala .B baskaran" w:id="177" w:date="2026-09-26T06:56:35Z"/>
          </w:sdtContent>
        </w:sdt>
        <w:sdt>
          <w:sdtPr>
            <w:id w:val="-863359709"/>
            <w:tag w:val="goog_rdk_5962"/>
          </w:sdtPr>
          <w:sdtContent>
            <w:ins w:author="Anonymous" w:id="178" w:date="2026-09-24T17:15:00Z">
              <w:sdt>
                <w:sdtPr>
                  <w:id w:val="108538032"/>
                  <w:tag w:val="goog_rdk_5963"/>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46" name="image27.png"/>
                          <a:graphic>
                            <a:graphicData uri="http://schemas.openxmlformats.org/drawingml/2006/picture">
                              <pic:pic>
                                <pic:nvPicPr>
                                  <pic:cNvPr id="0" name="image27.png"/>
                                  <pic:cNvPicPr preferRelativeResize="0"/>
                                </pic:nvPicPr>
                                <pic:blipFill>
                                  <a:blip r:embed="rId5"/>
                                  <a:srcRect b="-53459" l="-2658" r="2658" t="53459"/>
                                  <a:stretch>
                                    <a:fillRect/>
                                  </a:stretch>
                                </pic:blipFill>
                                <pic:spPr>
                                  <a:xfrm>
                                    <a:off x="0" y="0"/>
                                    <a:ext cx="5731510" cy="3033395"/>
                                  </a:xfrm>
                                  <a:prstGeom prst="rect"/>
                                  <a:ln/>
                                </pic:spPr>
                              </pic:pic>
                            </a:graphicData>
                          </a:graphic>
                        </wp:inline>
                      </w:drawing>
                    </w:r>
                  </w:del>
                </w:sdtContent>
              </w:sdt>
            </w:ins>
          </w:sdtContent>
        </w:sdt>
        <w:sdt>
          <w:sdtPr>
            <w:id w:val="-215624088"/>
            <w:tag w:val="goog_rdk_5964"/>
          </w:sdtPr>
          <w:sdtContent>
            <w:del w:author="sarubala .B baskaran" w:id="177" w:date="2026-09-26T06:56:35Z"/>
          </w:sdtContent>
        </w:sdt>
        <w:sdt>
          <w:sdtPr>
            <w:id w:val="-1246702544"/>
            <w:tag w:val="goog_rdk_5965"/>
          </w:sdtPr>
          <w:sdtContent>
            <w:ins w:author="Yuvashri E" w:id="179" w:date="2026-09-24T17:12:11Z">
              <w:sdt>
                <w:sdtPr>
                  <w:id w:val="956667690"/>
                  <w:tag w:val="goog_rdk_5966"/>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36" name="image27.png"/>
                          <a:graphic>
                            <a:graphicData uri="http://schemas.openxmlformats.org/drawingml/2006/picture">
                              <pic:pic>
                                <pic:nvPicPr>
                                  <pic:cNvPr id="0" name="image27.png"/>
                                  <pic:cNvPicPr preferRelativeResize="0"/>
                                </pic:nvPicPr>
                                <pic:blipFill>
                                  <a:blip r:embed="rId5"/>
                                  <a:srcRect b="-53459" l="-2658" r="2658" t="53459"/>
                                  <a:stretch>
                                    <a:fillRect/>
                                  </a:stretch>
                                </pic:blipFill>
                                <pic:spPr>
                                  <a:xfrm>
                                    <a:off x="0" y="0"/>
                                    <a:ext cx="5731510" cy="3033395"/>
                                  </a:xfrm>
                                  <a:prstGeom prst="rect"/>
                                  <a:ln/>
                                </pic:spPr>
                              </pic:pic>
                            </a:graphicData>
                          </a:graphic>
                        </wp:inline>
                      </w:drawing>
                    </w:r>
                  </w:del>
                </w:sdtContent>
              </w:sdt>
            </w:ins>
          </w:sdtContent>
        </w:sdt>
        <w:sdt>
          <w:sdtPr>
            <w:id w:val="-1133876195"/>
            <w:tag w:val="goog_rdk_5967"/>
          </w:sdtPr>
          <w:sdtContent>
            <w:del w:author="sarubala .B baskaran" w:id="177" w:date="2026-09-26T06:56:35Z"/>
          </w:sdtContent>
        </w:sdt>
        <w:sdt>
          <w:sdtPr>
            <w:id w:val="241340954"/>
            <w:tag w:val="goog_rdk_5968"/>
          </w:sdtPr>
          <w:sdtContent>
            <w:ins w:author="Keerthana" w:id="180" w:date="2026-09-24T15:47:38Z">
              <w:sdt>
                <w:sdtPr>
                  <w:id w:val="-579979833"/>
                  <w:tag w:val="goog_rdk_5969"/>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12" name="image27.png"/>
                          <a:graphic>
                            <a:graphicData uri="http://schemas.openxmlformats.org/drawingml/2006/picture">
                              <pic:pic>
                                <pic:nvPicPr>
                                  <pic:cNvPr id="0" name="image27.png"/>
                                  <pic:cNvPicPr preferRelativeResize="0"/>
                                </pic:nvPicPr>
                                <pic:blipFill>
                                  <a:blip r:embed="rId5"/>
                                  <a:srcRect b="-53459" l="-2658" r="2658" t="53459"/>
                                  <a:stretch>
                                    <a:fillRect/>
                                  </a:stretch>
                                </pic:blipFill>
                                <pic:spPr>
                                  <a:xfrm>
                                    <a:off x="0" y="0"/>
                                    <a:ext cx="5731510" cy="3033395"/>
                                  </a:xfrm>
                                  <a:prstGeom prst="rect"/>
                                  <a:ln/>
                                </pic:spPr>
                              </pic:pic>
                            </a:graphicData>
                          </a:graphic>
                        </wp:inline>
                      </w:drawing>
                    </w:r>
                  </w:del>
                </w:sdtContent>
              </w:sdt>
            </w:ins>
          </w:sdtContent>
        </w:sdt>
        <w:sdt>
          <w:sdtPr>
            <w:id w:val="-1354183656"/>
            <w:tag w:val="goog_rdk_5970"/>
          </w:sdtPr>
          <w:sdtContent>
            <w:del w:author="sarubala .B baskaran" w:id="177" w:date="2026-09-26T06:56:35Z"/>
          </w:sdtContent>
        </w:sdt>
        <w:sdt>
          <w:sdtPr>
            <w:id w:val="-2108566159"/>
            <w:tag w:val="goog_rdk_5971"/>
          </w:sdtPr>
          <w:sdtContent>
            <w:ins w:author="ꜱᴜʀᴇɴᴅʀᴀɴ. ᴄ" w:id="181" w:date="2026-09-24T15:42:53Z">
              <w:sdt>
                <w:sdtPr>
                  <w:id w:val="-292971176"/>
                  <w:tag w:val="goog_rdk_5972"/>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17" name="image27.png"/>
                          <a:graphic>
                            <a:graphicData uri="http://schemas.openxmlformats.org/drawingml/2006/picture">
                              <pic:pic>
                                <pic:nvPicPr>
                                  <pic:cNvPr id="0" name="image27.png"/>
                                  <pic:cNvPicPr preferRelativeResize="0"/>
                                </pic:nvPicPr>
                                <pic:blipFill>
                                  <a:blip r:embed="rId5"/>
                                  <a:srcRect b="-5660" l="3322" r="-3322" t="5660"/>
                                  <a:stretch>
                                    <a:fillRect/>
                                  </a:stretch>
                                </pic:blipFill>
                                <pic:spPr>
                                  <a:xfrm>
                                    <a:off x="0" y="0"/>
                                    <a:ext cx="5731510" cy="3033395"/>
                                  </a:xfrm>
                                  <a:prstGeom prst="rect"/>
                                  <a:ln/>
                                </pic:spPr>
                              </pic:pic>
                            </a:graphicData>
                          </a:graphic>
                        </wp:inline>
                      </w:drawing>
                    </w:r>
                  </w:del>
                </w:sdtContent>
              </w:sdt>
            </w:ins>
          </w:sdtContent>
        </w:sdt>
        <w:sdt>
          <w:sdtPr>
            <w:id w:val="13963963"/>
            <w:tag w:val="goog_rdk_5973"/>
          </w:sdtPr>
          <w:sdtContent>
            <w:del w:author="sarubala .B baskaran" w:id="177" w:date="2026-09-26T06:56:35Z"/>
          </w:sdtContent>
        </w:sdt>
        <w:sdt>
          <w:sdtPr>
            <w:id w:val="777217191"/>
            <w:tag w:val="goog_rdk_5974"/>
          </w:sdtPr>
          <w:sdtContent>
            <w:ins w:author="MD Ismail" w:id="182" w:date="2026-09-24T15:37:25Z">
              <w:sdt>
                <w:sdtPr>
                  <w:id w:val="-2053906902"/>
                  <w:tag w:val="goog_rdk_5975"/>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4050" cy="5512118"/>
                          <wp:effectExtent b="0" l="0" r="0" t="0"/>
                          <wp:docPr id="2126916938" name="image27.png"/>
                          <a:graphic>
                            <a:graphicData uri="http://schemas.openxmlformats.org/drawingml/2006/picture">
                              <pic:pic>
                                <pic:nvPicPr>
                                  <pic:cNvPr id="0" name="image27.png"/>
                                  <pic:cNvPicPr preferRelativeResize="0"/>
                                </pic:nvPicPr>
                                <pic:blipFill>
                                  <a:blip r:embed="rId5"/>
                                  <a:srcRect b="1496" l="5999" r="-5999" t="26113"/>
                                  <a:stretch>
                                    <a:fillRect/>
                                  </a:stretch>
                                </pic:blipFill>
                                <pic:spPr>
                                  <a:xfrm>
                                    <a:off x="0" y="0"/>
                                    <a:ext cx="5734050" cy="5512118"/>
                                  </a:xfrm>
                                  <a:prstGeom prst="rect"/>
                                  <a:ln/>
                                </pic:spPr>
                              </pic:pic>
                            </a:graphicData>
                          </a:graphic>
                        </wp:inline>
                      </w:drawing>
                    </w:r>
                  </w:del>
                </w:sdtContent>
              </w:sdt>
            </w:ins>
          </w:sdtContent>
        </w:sdt>
        <w:sdt>
          <w:sdtPr>
            <w:id w:val="-1426502258"/>
            <w:tag w:val="goog_rdk_5976"/>
          </w:sdtPr>
          <w:sdtContent>
            <w:del w:author="sarubala .B baskaran" w:id="177" w:date="2026-09-26T06:56:35Z"/>
          </w:sdtContent>
        </w:sdt>
        <w:sdt>
          <w:sdtPr>
            <w:id w:val="-1924820821"/>
            <w:tag w:val="goog_rdk_5977"/>
          </w:sdtPr>
          <w:sdtContent>
            <w:ins w:author="DELIGHT WORLD 1.0" w:id="183" w:date="2026-09-24T13:54:27Z">
              <w:sdt>
                <w:sdtPr>
                  <w:id w:val="2043626537"/>
                  <w:tag w:val="goog_rdk_5978"/>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4770000" cy="2527300"/>
                          <wp:effectExtent b="0" l="0" r="0" t="0"/>
                          <wp:docPr id="2126916937" name="image27.png"/>
                          <a:graphic>
                            <a:graphicData uri="http://schemas.openxmlformats.org/drawingml/2006/picture">
                              <pic:pic>
                                <pic:nvPicPr>
                                  <pic:cNvPr id="0" name="image27.png"/>
                                  <pic:cNvPicPr preferRelativeResize="0"/>
                                </pic:nvPicPr>
                                <pic:blipFill>
                                  <a:blip r:embed="rId5"/>
                                  <a:srcRect b="25157" l="-57807" r="57807" t="-25157"/>
                                  <a:stretch>
                                    <a:fillRect/>
                                  </a:stretch>
                                </pic:blipFill>
                                <pic:spPr>
                                  <a:xfrm>
                                    <a:off x="0" y="0"/>
                                    <a:ext cx="4770000" cy="2527300"/>
                                  </a:xfrm>
                                  <a:prstGeom prst="rect"/>
                                  <a:ln/>
                                </pic:spPr>
                              </pic:pic>
                            </a:graphicData>
                          </a:graphic>
                        </wp:inline>
                      </w:drawing>
                    </w:r>
                  </w:del>
                </w:sdtContent>
              </w:sdt>
            </w:ins>
          </w:sdtContent>
        </w:sdt>
        <w:sdt>
          <w:sdtPr>
            <w:id w:val="2078118732"/>
            <w:tag w:val="goog_rdk_5979"/>
          </w:sdtPr>
          <w:sdtContent>
            <w:del w:author="sarubala .B baskaran" w:id="177" w:date="2026-09-26T06:56:35Z"/>
          </w:sdtContent>
        </w:sdt>
        <w:sdt>
          <w:sdtPr>
            <w:id w:val="-810852227"/>
            <w:tag w:val="goog_rdk_5980"/>
          </w:sdtPr>
          <w:sdtContent>
            <w:ins w:author="Mohammed Ismail Jakir Hussain" w:id="184" w:date="2026-09-24T14:34:47Z">
              <w:sdt>
                <w:sdtPr>
                  <w:id w:val="91285647"/>
                  <w:tag w:val="goog_rdk_5981"/>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57" name="image27.png"/>
                          <a:graphic>
                            <a:graphicData uri="http://schemas.openxmlformats.org/drawingml/2006/picture">
                              <pic:pic>
                                <pic:nvPicPr>
                                  <pic:cNvPr id="0" name="image27.png"/>
                                  <pic:cNvPicPr preferRelativeResize="0"/>
                                </pic:nvPicPr>
                                <pic:blipFill>
                                  <a:blip r:embed="rId5"/>
                                  <a:srcRect b="-53459" l="-2658" r="2658" t="53459"/>
                                  <a:stretch>
                                    <a:fillRect/>
                                  </a:stretch>
                                </pic:blipFill>
                                <pic:spPr>
                                  <a:xfrm>
                                    <a:off x="0" y="0"/>
                                    <a:ext cx="5731510" cy="3033395"/>
                                  </a:xfrm>
                                  <a:prstGeom prst="rect"/>
                                  <a:ln/>
                                </pic:spPr>
                              </pic:pic>
                            </a:graphicData>
                          </a:graphic>
                        </wp:inline>
                      </w:drawing>
                    </w:r>
                  </w:del>
                </w:sdtContent>
              </w:sdt>
            </w:ins>
          </w:sdtContent>
        </w:sdt>
        <w:sdt>
          <w:sdtPr>
            <w:id w:val="-1176541296"/>
            <w:tag w:val="goog_rdk_5982"/>
          </w:sdtPr>
          <w:sdtContent>
            <w:del w:author="sarubala .B baskaran" w:id="177" w:date="2026-09-26T06:56:35Z"/>
          </w:sdtContent>
        </w:sdt>
        <w:sdt>
          <w:sdtPr>
            <w:id w:val="-1291368413"/>
            <w:tag w:val="goog_rdk_5983"/>
          </w:sdtPr>
          <w:sdtContent>
            <w:ins w:author="BHARATH BHARATH" w:id="185" w:date="2026-09-24T14:15:17Z">
              <w:sdt>
                <w:sdtPr>
                  <w:id w:val="-1231933058"/>
                  <w:tag w:val="goog_rdk_5984"/>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00" name="image27.png"/>
                          <a:graphic>
                            <a:graphicData uri="http://schemas.openxmlformats.org/drawingml/2006/picture">
                              <pic:pic>
                                <pic:nvPicPr>
                                  <pic:cNvPr id="0" name="image27.png"/>
                                  <pic:cNvPicPr preferRelativeResize="0"/>
                                </pic:nvPicPr>
                                <pic:blipFill>
                                  <a:blip r:embed="rId5"/>
                                  <a:srcRect b="-54088" l="-2658" r="2658" t="54088"/>
                                  <a:stretch>
                                    <a:fillRect/>
                                  </a:stretch>
                                </pic:blipFill>
                                <pic:spPr>
                                  <a:xfrm>
                                    <a:off x="0" y="0"/>
                                    <a:ext cx="5731510" cy="3033395"/>
                                  </a:xfrm>
                                  <a:prstGeom prst="rect"/>
                                  <a:ln/>
                                </pic:spPr>
                              </pic:pic>
                            </a:graphicData>
                          </a:graphic>
                        </wp:inline>
                      </w:drawing>
                    </w:r>
                  </w:del>
                </w:sdtContent>
              </w:sdt>
            </w:ins>
          </w:sdtContent>
        </w:sdt>
        <w:sdt>
          <w:sdtPr>
            <w:id w:val="-1128939437"/>
            <w:tag w:val="goog_rdk_5985"/>
          </w:sdtPr>
          <w:sdtContent>
            <w:del w:author="sarubala .B baskaran" w:id="177" w:date="2026-09-26T06:56:35Z"/>
          </w:sdtContent>
        </w:sdt>
        <w:sdt>
          <w:sdtPr>
            <w:id w:val="-544603019"/>
            <w:tag w:val="goog_rdk_5986"/>
          </w:sdtPr>
          <w:sdtContent>
            <w:ins w:author="Kogila Kogila" w:id="186" w:date="2026-09-24T08:02:15Z">
              <w:sdt>
                <w:sdtPr>
                  <w:id w:val="-708045009"/>
                  <w:tag w:val="goog_rdk_5987"/>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44" name="image27.png"/>
                          <a:graphic>
                            <a:graphicData uri="http://schemas.openxmlformats.org/drawingml/2006/picture">
                              <pic:pic>
                                <pic:nvPicPr>
                                  <pic:cNvPr id="0" name="image27.png"/>
                                  <pic:cNvPicPr preferRelativeResize="0"/>
                                </pic:nvPicPr>
                                <pic:blipFill>
                                  <a:blip r:embed="rId5"/>
                                  <a:srcRect b="0" l="0" r="0" t="0"/>
                                  <a:stretch>
                                    <a:fillRect/>
                                  </a:stretch>
                                </pic:blipFill>
                                <pic:spPr>
                                  <a:xfrm>
                                    <a:off x="0" y="0"/>
                                    <a:ext cx="5731510" cy="3033395"/>
                                  </a:xfrm>
                                  <a:prstGeom prst="rect"/>
                                  <a:ln/>
                                </pic:spPr>
                              </pic:pic>
                            </a:graphicData>
                          </a:graphic>
                        </wp:inline>
                      </w:drawing>
                    </w:r>
                  </w:del>
                </w:sdtContent>
              </w:sdt>
            </w:ins>
          </w:sdtContent>
        </w:sdt>
        <w:sdt>
          <w:sdtPr>
            <w:id w:val="1375093380"/>
            <w:tag w:val="goog_rdk_5988"/>
          </w:sdtPr>
          <w:sdtContent>
            <w:del w:author="sarubala .B baskaran" w:id="177" w:date="2026-09-26T06:56:35Z"/>
          </w:sdtContent>
        </w:sdt>
        <w:sdt>
          <w:sdtPr>
            <w:id w:val="-289581849"/>
            <w:tag w:val="goog_rdk_5989"/>
          </w:sdtPr>
          <w:sdtContent>
            <w:ins w:author="sivasankari" w:id="187" w:date="2026-09-24T09:40:51Z">
              <w:sdt>
                <w:sdtPr>
                  <w:id w:val="1742206448"/>
                  <w:tag w:val="goog_rdk_5990"/>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11" name="image27.png"/>
                          <a:graphic>
                            <a:graphicData uri="http://schemas.openxmlformats.org/drawingml/2006/picture">
                              <pic:pic>
                                <pic:nvPicPr>
                                  <pic:cNvPr id="0" name="image27.png"/>
                                  <pic:cNvPicPr preferRelativeResize="0"/>
                                </pic:nvPicPr>
                                <pic:blipFill>
                                  <a:blip r:embed="rId5"/>
                                  <a:srcRect b="-54088" l="-2658" r="2658" t="54088"/>
                                  <a:stretch>
                                    <a:fillRect/>
                                  </a:stretch>
                                </pic:blipFill>
                                <pic:spPr>
                                  <a:xfrm>
                                    <a:off x="0" y="0"/>
                                    <a:ext cx="5731510" cy="3033395"/>
                                  </a:xfrm>
                                  <a:prstGeom prst="rect"/>
                                  <a:ln/>
                                </pic:spPr>
                              </pic:pic>
                            </a:graphicData>
                          </a:graphic>
                        </wp:inline>
                      </w:drawing>
                    </w:r>
                  </w:del>
                </w:sdtContent>
              </w:sdt>
            </w:ins>
          </w:sdtContent>
        </w:sdt>
        <w:sdt>
          <w:sdtPr>
            <w:id w:val="-1644218776"/>
            <w:tag w:val="goog_rdk_5991"/>
          </w:sdtPr>
          <w:sdtContent>
            <w:del w:author="sarubala .B baskaran" w:id="177" w:date="2026-09-26T06:56:35Z"/>
          </w:sdtContent>
        </w:sdt>
        <w:sdt>
          <w:sdtPr>
            <w:id w:val="1234047312"/>
            <w:tag w:val="goog_rdk_5992"/>
          </w:sdtPr>
          <w:sdtContent>
            <w:ins w:author="Sripriya" w:id="188" w:date="2026-09-24T07:30:23Z">
              <w:sdt>
                <w:sdtPr>
                  <w:id w:val="212038896"/>
                  <w:tag w:val="goog_rdk_5993"/>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28" name="image27.png"/>
                          <a:graphic>
                            <a:graphicData uri="http://schemas.openxmlformats.org/drawingml/2006/picture">
                              <pic:pic>
                                <pic:nvPicPr>
                                  <pic:cNvPr id="0" name="image27.png"/>
                                  <pic:cNvPicPr preferRelativeResize="0"/>
                                </pic:nvPicPr>
                                <pic:blipFill>
                                  <a:blip r:embed="rId5"/>
                                  <a:srcRect b="0" l="0" r="0" t="0"/>
                                  <a:stretch>
                                    <a:fillRect/>
                                  </a:stretch>
                                </pic:blipFill>
                                <pic:spPr>
                                  <a:xfrm>
                                    <a:off x="0" y="0"/>
                                    <a:ext cx="5731510" cy="3033395"/>
                                  </a:xfrm>
                                  <a:prstGeom prst="rect"/>
                                  <a:ln/>
                                </pic:spPr>
                              </pic:pic>
                            </a:graphicData>
                          </a:graphic>
                        </wp:inline>
                      </w:drawing>
                    </w:r>
                  </w:del>
                </w:sdtContent>
              </w:sdt>
            </w:ins>
          </w:sdtContent>
        </w:sdt>
        <w:sdt>
          <w:sdtPr>
            <w:id w:val="-2130477771"/>
            <w:tag w:val="goog_rdk_5994"/>
          </w:sdtPr>
          <w:sdtContent>
            <w:del w:author="sarubala .B baskaran" w:id="177" w:date="2026-09-26T06:56:35Z"/>
          </w:sdtContent>
        </w:sdt>
        <w:sdt>
          <w:sdtPr>
            <w:id w:val="1479088375"/>
            <w:tag w:val="goog_rdk_5995"/>
          </w:sdtPr>
          <w:sdtContent>
            <w:ins w:author="Dinesh Kumar S" w:id="189" w:date="2026-09-24T07:25:37Z">
              <w:sdt>
                <w:sdtPr>
                  <w:id w:val="155860395"/>
                  <w:tag w:val="goog_rdk_5996"/>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4889500" cy="4000500"/>
                          <wp:effectExtent b="0" l="0" r="0" t="0"/>
                          <wp:docPr id="2126916930"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889500" cy="4000500"/>
                                  </a:xfrm>
                                  <a:prstGeom prst="rect"/>
                                  <a:ln/>
                                </pic:spPr>
                              </pic:pic>
                            </a:graphicData>
                          </a:graphic>
                        </wp:inline>
                      </w:drawing>
                    </w:r>
                  </w:del>
                </w:sdtContent>
              </w:sdt>
            </w:ins>
          </w:sdtContent>
        </w:sdt>
        <w:sdt>
          <w:sdtPr>
            <w:id w:val="942886015"/>
            <w:tag w:val="goog_rdk_5997"/>
          </w:sdtPr>
          <w:sdtContent>
            <w:del w:author="sarubala .B baskaran" w:id="177" w:date="2026-09-26T06:56:35Z"/>
          </w:sdtContent>
        </w:sdt>
        <w:sdt>
          <w:sdtPr>
            <w:id w:val="-430944698"/>
            <w:tag w:val="goog_rdk_5998"/>
          </w:sdtPr>
          <w:sdtContent>
            <w:ins w:author="Rahul .R" w:id="190" w:date="2026-09-24T06:33:40Z">
              <w:sdt>
                <w:sdtPr>
                  <w:id w:val="-273260229"/>
                  <w:tag w:val="goog_rdk_5999"/>
                </w:sdtPr>
                <w:sdtContent>
                  <w:del w:author="sarubala .B baskaran" w:id="177" w:date="2026-09-26T06:56:35Z">
                    <w:r w:rsidDel="00000000" w:rsidR="00000000" w:rsidRPr="00000000">
                      <w:rPr>
                        <w:rPrChange w:author="Thirupathi DD" w:id="172" w:date="2026-09-26T11:22:32Z">
                          <w:rPr>
                            <w:rFonts w:ascii="Cambria" w:cs="Cambria" w:eastAsia="Cambria" w:hAnsi="Cambria"/>
                            <w:color w:val="000000"/>
                          </w:rPr>
                        </w:rPrChange>
                      </w:rPr>
                      <w:drawing>
                        <wp:inline distB="0" distT="0" distL="0" distR="0">
                          <wp:extent cx="5731510" cy="3033395"/>
                          <wp:effectExtent b="0" l="0" r="0" t="0"/>
                          <wp:docPr id="2126916922"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5731510" cy="3033395"/>
                                  </a:xfrm>
                                  <a:prstGeom prst="rect"/>
                                  <a:ln/>
                                </pic:spPr>
                              </pic:pic>
                            </a:graphicData>
                          </a:graphic>
                        </wp:inline>
                      </w:drawing>
                    </w:r>
                  </w:del>
                </w:sdtContent>
              </w:sdt>
            </w:ins>
          </w:sdtContent>
        </w:sdt>
        <w:sdt>
          <w:sdtPr>
            <w:id w:val="-2045771881"/>
            <w:tag w:val="goog_rdk_6000"/>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114300" distT="114300" distL="114300" distR="114300">
                    <wp:extent cx="1585540" cy="681038"/>
                    <wp:effectExtent b="0" l="0" r="0" t="0"/>
                    <wp:docPr id="2126916943"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585540" cy="681038"/>
                            </a:xfrm>
                            <a:prstGeom prst="rect"/>
                            <a:ln/>
                          </pic:spPr>
                        </pic:pic>
                      </a:graphicData>
                    </a:graphic>
                  </wp:inline>
                </w:drawing>
              </w:r>
            </w:del>
          </w:sdtContent>
        </w:sdt>
        <w:sdt>
          <w:sdtPr>
            <w:id w:val="-1392313017"/>
            <w:tag w:val="goog_rdk_6001"/>
          </w:sdtPr>
          <w:sdtContent>
            <w:ins w:author="Rivaldo 007" w:id="191" w:date="2026-09-22T12:41:13Z">
              <w:sdt>
                <w:sdtPr>
                  <w:id w:val="6746059"/>
                  <w:tag w:val="goog_rdk_6002"/>
                </w:sdtPr>
                <w:sdtContent>
                  <w:del w:author="sarubala .B baskaran" w:id="177" w:date="2026-09-26T06:56:35Z"/>
                </w:sdtContent>
              </w:sdt>
            </w:ins>
            <w:sdt>
              <w:sdtPr>
                <w:id w:val="908239928"/>
                <w:tag w:val="goog_rdk_6003"/>
              </w:sdtPr>
              <w:sdtContent>
                <w:ins w:author="Rivaldo 007" w:id="191" w:date="2026-09-22T12:41:13Z">
                  <w:del w:author="sarubala .B baskaran" w:id="177" w:date="2026-09-26T06:56:35Z">
                    <w:r w:rsidDel="00000000" w:rsidR="00000000" w:rsidRPr="00000000">
                      <w:rPr>
                        <w:rtl w:val="0"/>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elText xml:space="preserve"> </w:delText>
                    </w:r>
                  </w:del>
                </w:ins>
              </w:sdtContent>
            </w:sdt>
            <w:ins w:author="Rivaldo 007" w:id="191" w:date="2026-09-22T12:41:13Z">
              <w:del w:author="sarubala .B baskaran" w:id="177" w:date="2026-09-26T06:56:35Z"/>
            </w:ins>
          </w:sdtContent>
        </w:sdt>
        <w:sdt>
          <w:sdtPr>
            <w:id w:val="165408652"/>
            <w:tag w:val="goog_rdk_6004"/>
          </w:sdtPr>
          <w:sdtContent>
            <w:del w:author="sarubala .B baskaran" w:id="177" w:date="2026-09-26T06:56:35Z"/>
          </w:sdtContent>
        </w:sdt>
        <w:sdt>
          <w:sdtPr>
            <w:id w:val="1182272553"/>
            <w:tag w:val="goog_rdk_6005"/>
          </w:sdtPr>
          <w:sdtContent>
            <w:ins w:author="Madhumitha S" w:id="192" w:date="2026-09-24T06:10:30Z">
              <w:sdt>
                <w:sdtPr>
                  <w:id w:val="-112367304"/>
                  <w:tag w:val="goog_rdk_6006"/>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2826385"/>
                          <wp:effectExtent b="0" l="0" r="0" t="0"/>
                          <wp:docPr id="2126916926"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510" cy="2826385"/>
                                  </a:xfrm>
                                  <a:prstGeom prst="rect"/>
                                  <a:ln/>
                                </pic:spPr>
                              </pic:pic>
                            </a:graphicData>
                          </a:graphic>
                        </wp:inline>
                      </w:drawing>
                    </w:r>
                  </w:del>
                </w:sdtContent>
              </w:sdt>
            </w:ins>
          </w:sdtContent>
        </w:sdt>
        <w:sdt>
          <w:sdtPr>
            <w:id w:val="986250019"/>
            <w:tag w:val="goog_rdk_6007"/>
          </w:sdtPr>
          <w:sdtContent>
            <w:del w:author="sarubala .B baskaran" w:id="177" w:date="2026-09-26T06:56:35Z"/>
          </w:sdtContent>
        </w:sdt>
        <w:sdt>
          <w:sdtPr>
            <w:id w:val="1309088584"/>
            <w:tag w:val="goog_rdk_6008"/>
          </w:sdtPr>
          <w:sdtContent>
            <w:ins w:author="K.thilagavathi" w:id="193" w:date="2026-09-24T05:59:22Z">
              <w:sdt>
                <w:sdtPr>
                  <w:id w:val="1761515578"/>
                  <w:tag w:val="goog_rdk_6009"/>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3033395"/>
                          <wp:effectExtent b="0" l="0" r="0" t="0"/>
                          <wp:docPr id="2126916925"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5731510" cy="3033395"/>
                                  </a:xfrm>
                                  <a:prstGeom prst="rect"/>
                                  <a:ln/>
                                </pic:spPr>
                              </pic:pic>
                            </a:graphicData>
                          </a:graphic>
                        </wp:inline>
                      </w:drawing>
                    </w:r>
                  </w:del>
                </w:sdtContent>
              </w:sdt>
            </w:ins>
          </w:sdtContent>
        </w:sdt>
        <w:sdt>
          <w:sdtPr>
            <w:id w:val="2086092742"/>
            <w:tag w:val="goog_rdk_6010"/>
          </w:sdtPr>
          <w:sdtContent>
            <w:del w:author="sarubala .B baskaran" w:id="177" w:date="2026-09-26T06:56:35Z"/>
          </w:sdtContent>
        </w:sdt>
        <w:sdt>
          <w:sdtPr>
            <w:id w:val="-733714676"/>
            <w:tag w:val="goog_rdk_6011"/>
          </w:sdtPr>
          <w:sdtContent>
            <w:ins w:author="Akash Akash" w:id="194" w:date="2026-09-24T05:58:45Z">
              <w:sdt>
                <w:sdtPr>
                  <w:id w:val="-2019005292"/>
                  <w:tag w:val="goog_rdk_6012"/>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3033395"/>
                          <wp:effectExtent b="0" l="0" r="0" t="0"/>
                          <wp:docPr id="2126916907"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5731510" cy="3033395"/>
                                  </a:xfrm>
                                  <a:prstGeom prst="rect"/>
                                  <a:ln/>
                                </pic:spPr>
                              </pic:pic>
                            </a:graphicData>
                          </a:graphic>
                        </wp:inline>
                      </w:drawing>
                    </w:r>
                  </w:del>
                </w:sdtContent>
              </w:sdt>
            </w:ins>
          </w:sdtContent>
        </w:sdt>
        <w:sdt>
          <w:sdtPr>
            <w:id w:val="1409116069"/>
            <w:tag w:val="goog_rdk_6013"/>
          </w:sdtPr>
          <w:sdtContent>
            <w:del w:author="sarubala .B baskaran" w:id="177" w:date="2026-09-26T06:56:35Z"/>
          </w:sdtContent>
        </w:sdt>
        <w:sdt>
          <w:sdtPr>
            <w:id w:val="-878262289"/>
            <w:tag w:val="goog_rdk_6014"/>
          </w:sdtPr>
          <w:sdtContent>
            <w:ins w:author="Saraswathi" w:id="195" w:date="2026-09-23T13:57:03Z">
              <w:sdt>
                <w:sdtPr>
                  <w:id w:val="-276168050"/>
                  <w:tag w:val="goog_rdk_6015"/>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155700"/>
                          <wp:effectExtent b="0" l="0" r="0" t="0"/>
                          <wp:docPr id="2126916924"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3957150" cy="1155700"/>
                                  </a:xfrm>
                                  <a:prstGeom prst="rect"/>
                                  <a:ln/>
                                </pic:spPr>
                              </pic:pic>
                            </a:graphicData>
                          </a:graphic>
                        </wp:inline>
                      </w:drawing>
                    </w:r>
                  </w:del>
                </w:sdtContent>
              </w:sdt>
            </w:ins>
          </w:sdtContent>
        </w:sdt>
        <w:sdt>
          <w:sdtPr>
            <w:id w:val="-817078112"/>
            <w:tag w:val="goog_rdk_6016"/>
          </w:sdtPr>
          <w:sdtContent>
            <w:del w:author="sarubala .B baskaran" w:id="177" w:date="2026-09-26T06:56:35Z"/>
          </w:sdtContent>
        </w:sdt>
        <w:sdt>
          <w:sdtPr>
            <w:id w:val="1230029407"/>
            <w:tag w:val="goog_rdk_6017"/>
          </w:sdtPr>
          <w:sdtContent>
            <w:ins w:author="rohini selvana" w:id="196" w:date="2026-09-23T09:15:05Z">
              <w:sdt>
                <w:sdtPr>
                  <w:id w:val="-1374043939"/>
                  <w:tag w:val="goog_rdk_6018"/>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384300"/>
                          <wp:effectExtent b="0" l="0" r="0" t="0"/>
                          <wp:docPr id="2126916919"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3957150" cy="1384300"/>
                                  </a:xfrm>
                                  <a:prstGeom prst="rect"/>
                                  <a:ln/>
                                </pic:spPr>
                              </pic:pic>
                            </a:graphicData>
                          </a:graphic>
                        </wp:inline>
                      </w:drawing>
                    </w:r>
                  </w:del>
                </w:sdtContent>
              </w:sdt>
            </w:ins>
          </w:sdtContent>
        </w:sdt>
        <w:sdt>
          <w:sdtPr>
            <w:id w:val="-735640479"/>
            <w:tag w:val="goog_rdk_6019"/>
          </w:sdtPr>
          <w:sdtContent>
            <w:del w:author="sarubala .B baskaran" w:id="177" w:date="2026-09-26T06:56:35Z"/>
          </w:sdtContent>
        </w:sdt>
        <w:sdt>
          <w:sdtPr>
            <w:id w:val="2055015775"/>
            <w:tag w:val="goog_rdk_6020"/>
          </w:sdtPr>
          <w:sdtContent>
            <w:ins w:author="Navaneethan S" w:id="197" w:date="2026-09-22T15:30:32Z">
              <w:sdt>
                <w:sdtPr>
                  <w:id w:val="106306219"/>
                  <w:tag w:val="goog_rdk_6021"/>
                </w:sdtPr>
                <w:sdtContent>
                  <w:del w:author="sarubala .B baskaran" w:id="177" w:date="2026-09-26T06:56:35Z">
                    <w:r w:rsidDel="00000000" w:rsidR="00000000" w:rsidRPr="00000000">
                      <w:rPr>
                        <w:rPrChange w:author="Thirupathi DD" w:id="172"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244600"/>
                          <wp:effectExtent b="0" l="0" r="0" t="0"/>
                          <wp:docPr id="212691691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957150" cy="1244600"/>
                                  </a:xfrm>
                                  <a:prstGeom prst="rect"/>
                                  <a:ln/>
                                </pic:spPr>
                              </pic:pic>
                            </a:graphicData>
                          </a:graphic>
                        </wp:inline>
                      </w:drawing>
                    </w:r>
                  </w:del>
                </w:sdtContent>
              </w:sdt>
            </w:ins>
          </w:sdtContent>
        </w:sdt>
        <w:sdt>
          <w:sdtPr>
            <w:id w:val="2042316065"/>
            <w:tag w:val="goog_rdk_6022"/>
          </w:sdtPr>
          <w:sdtContent>
            <w:r w:rsidDel="00000000" w:rsidR="00000000" w:rsidRPr="00000000">
              <w:rPr>
                <w:rtl w:val="0"/>
              </w:rPr>
            </w:r>
          </w:sdtContent>
        </w:sdt>
        <w:sdt>
          <w:sdtPr>
            <w:id w:val="1347195238"/>
            <w:tag w:val="goog_rdk_6023"/>
          </w:sdtPr>
          <w:sdtContent>
            <w:del w:author="GAYATHRI V" w:id="198" w:date="2026-09-27T04:34:22Z">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58"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1076325" cy="300038"/>
                            </a:xfrm>
                            <a:prstGeom prst="rect"/>
                            <a:ln/>
                          </pic:spPr>
                        </pic:pic>
                      </a:graphicData>
                    </a:graphic>
                  </wp:anchor>
                </w:drawing>
              </w:r>
            </w:del>
          </w:sdtContent>
        </w:sdt>
        <w:sdt>
          <w:sdtPr>
            <w:id w:val="-1831569210"/>
            <w:tag w:val="goog_rdk_6024"/>
          </w:sdtPr>
          <w:sdtContent>
            <w:ins w:author="Vino Paramaiya" w:id="199" w:date="2026-09-24T11:56:43Z">
              <w:r w:rsidDel="00000000" w:rsidR="00000000" w:rsidRPr="00000000">
                <w:drawing>
                  <wp:anchor allowOverlap="1" behindDoc="0" distB="114300" distT="114300" distL="114300" distR="114300" hidden="0" layoutInCell="1" locked="0" relativeHeight="0" simplePos="0">
                    <wp:simplePos x="0" y="0"/>
                    <wp:positionH relativeFrom="column">
                      <wp:posOffset>4655700</wp:posOffset>
                    </wp:positionH>
                    <wp:positionV relativeFrom="paragraph">
                      <wp:posOffset>342900</wp:posOffset>
                    </wp:positionV>
                    <wp:extent cx="1076325" cy="300038"/>
                    <wp:effectExtent b="0" l="0" r="0" t="0"/>
                    <wp:wrapNone/>
                    <wp:docPr id="2126916959"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1076325" cy="300038"/>
                            </a:xfrm>
                            <a:prstGeom prst="rect"/>
                            <a:ln/>
                          </pic:spPr>
                        </pic:pic>
                      </a:graphicData>
                    </a:graphic>
                  </wp:anchor>
                </w:drawing>
              </w:r>
            </w:ins>
          </w:sdtContent>
        </w:sdt>
      </w:p>
    </w:sdtContent>
  </w:sdt>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706989199"/>
      <w:tag w:val="goog_rdk_6038"/>
    </w:sdtPr>
    <w:sdtContent>
      <w:p w:rsidR="00000000" w:rsidDel="00000000" w:rsidP="00000000" w:rsidRDefault="00000000" w:rsidRPr="00000000" w14:paraId="0000054E">
        <w:pPr>
          <w:rPr>
            <w:ins w:author="MD Ismail" w:id="204" w:date="2026-09-24T15:38:40Z"/>
            <w:rPrChange w:author="MD Ismail" w:id="205" w:date="2026-09-24T15:38:40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1891719895"/>
            <w:tag w:val="goog_rdk_6036"/>
          </w:sdtPr>
          <w:sdtContent>
            <w:ins w:author="MD Ismail" w:id="204" w:date="2026-09-24T15:38:40Z"/>
            <w:sdt>
              <w:sdtPr>
                <w:id w:val="1518801523"/>
                <w:tag w:val="goog_rdk_6037"/>
              </w:sdtPr>
              <w:sdtContent>
                <w:ins w:author="MD Ismail" w:id="204" w:date="2026-09-24T15:38:40Z">
                  <w:r w:rsidDel="00000000" w:rsidR="00000000" w:rsidRPr="00000000">
                    <w:rPr>
                      <w:rtl w:val="0"/>
                    </w:rPr>
                  </w:r>
                </w:ins>
              </w:sdtContent>
            </w:sdt>
            <w:ins w:author="MD Ismail" w:id="204" w:date="2026-09-24T15:38:40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44.png"/><Relationship Id="rId41" Type="http://schemas.openxmlformats.org/officeDocument/2006/relationships/image" Target="media/image50.png"/><Relationship Id="rId44" Type="http://schemas.openxmlformats.org/officeDocument/2006/relationships/image" Target="media/image47.png"/><Relationship Id="rId43" Type="http://schemas.openxmlformats.org/officeDocument/2006/relationships/image" Target="media/image45.png"/><Relationship Id="rId46" Type="http://schemas.openxmlformats.org/officeDocument/2006/relationships/image" Target="media/image28.png"/><Relationship Id="rId45"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48" Type="http://schemas.openxmlformats.org/officeDocument/2006/relationships/image" Target="media/image39.png"/><Relationship Id="rId47" Type="http://schemas.openxmlformats.org/officeDocument/2006/relationships/image" Target="media/image46.png"/><Relationship Id="rId49" Type="http://schemas.openxmlformats.org/officeDocument/2006/relationships/image" Target="media/image4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footer" Target="footer1.xml"/><Relationship Id="rId30" Type="http://schemas.openxmlformats.org/officeDocument/2006/relationships/header" Target="header2.xml"/><Relationship Id="rId33" Type="http://schemas.openxmlformats.org/officeDocument/2006/relationships/image" Target="media/image11.png"/><Relationship Id="rId32" Type="http://schemas.openxmlformats.org/officeDocument/2006/relationships/footer" Target="footer2.xml"/><Relationship Id="rId35" Type="http://schemas.openxmlformats.org/officeDocument/2006/relationships/image" Target="media/image21.png"/><Relationship Id="rId34" Type="http://schemas.openxmlformats.org/officeDocument/2006/relationships/image" Target="media/image12.png"/><Relationship Id="rId37" Type="http://schemas.openxmlformats.org/officeDocument/2006/relationships/image" Target="media/image33.png"/><Relationship Id="rId36" Type="http://schemas.openxmlformats.org/officeDocument/2006/relationships/image" Target="media/image29.png"/><Relationship Id="rId39" Type="http://schemas.openxmlformats.org/officeDocument/2006/relationships/image" Target="media/image36.png"/><Relationship Id="rId38" Type="http://schemas.openxmlformats.org/officeDocument/2006/relationships/image" Target="media/image40.png"/><Relationship Id="rId20" Type="http://schemas.openxmlformats.org/officeDocument/2006/relationships/image" Target="media/image26.jpg"/><Relationship Id="rId22" Type="http://schemas.openxmlformats.org/officeDocument/2006/relationships/image" Target="media/image27.png"/><Relationship Id="rId21" Type="http://schemas.openxmlformats.org/officeDocument/2006/relationships/image" Target="media/image9.png"/><Relationship Id="rId24" Type="http://schemas.openxmlformats.org/officeDocument/2006/relationships/image" Target="media/image35.png"/><Relationship Id="rId23" Type="http://schemas.openxmlformats.org/officeDocument/2006/relationships/image" Target="media/image5.png"/><Relationship Id="rId26" Type="http://schemas.openxmlformats.org/officeDocument/2006/relationships/image" Target="media/image32.png"/><Relationship Id="rId25" Type="http://schemas.openxmlformats.org/officeDocument/2006/relationships/image" Target="media/image23.png"/><Relationship Id="rId28" Type="http://schemas.openxmlformats.org/officeDocument/2006/relationships/image" Target="media/image34.png"/><Relationship Id="rId27" Type="http://schemas.openxmlformats.org/officeDocument/2006/relationships/image" Target="media/image30.png"/><Relationship Id="rId29" Type="http://schemas.openxmlformats.org/officeDocument/2006/relationships/header" Target="header1.xml"/><Relationship Id="rId50" Type="http://schemas.openxmlformats.org/officeDocument/2006/relationships/image" Target="media/image42.png"/><Relationship Id="rId11" Type="http://schemas.openxmlformats.org/officeDocument/2006/relationships/image" Target="media/image19.png"/><Relationship Id="rId10" Type="http://schemas.openxmlformats.org/officeDocument/2006/relationships/image" Target="media/image10.png"/><Relationship Id="rId13" Type="http://schemas.openxmlformats.org/officeDocument/2006/relationships/image" Target="media/image41.jpg"/><Relationship Id="rId12" Type="http://schemas.openxmlformats.org/officeDocument/2006/relationships/image" Target="media/image7.png"/><Relationship Id="rId15" Type="http://schemas.openxmlformats.org/officeDocument/2006/relationships/image" Target="media/image31.png"/><Relationship Id="rId14" Type="http://schemas.openxmlformats.org/officeDocument/2006/relationships/image" Target="media/image22.png"/><Relationship Id="rId17" Type="http://schemas.openxmlformats.org/officeDocument/2006/relationships/image" Target="media/image25.jpg"/><Relationship Id="rId16" Type="http://schemas.openxmlformats.org/officeDocument/2006/relationships/image" Target="media/image13.png"/><Relationship Id="rId19" Type="http://schemas.openxmlformats.org/officeDocument/2006/relationships/image" Target="media/image24.pn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omfortaa-regular.ttf"/><Relationship Id="rId8" Type="http://schemas.openxmlformats.org/officeDocument/2006/relationships/font" Target="fonts/Comfortaa-bold.ttf"/></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 Id="rId2" Type="http://schemas.openxmlformats.org/officeDocument/2006/relationships/image" Target="media/image5.png"/><Relationship Id="rId3" Type="http://schemas.openxmlformats.org/officeDocument/2006/relationships/image" Target="media/image11.png"/><Relationship Id="rId4" Type="http://schemas.openxmlformats.org/officeDocument/2006/relationships/image" Target="media/image42.png"/><Relationship Id="rId11" Type="http://schemas.openxmlformats.org/officeDocument/2006/relationships/image" Target="media/image28.png"/><Relationship Id="rId10" Type="http://schemas.openxmlformats.org/officeDocument/2006/relationships/image" Target="media/image35.png"/><Relationship Id="rId12" Type="http://schemas.openxmlformats.org/officeDocument/2006/relationships/image" Target="media/image12.png"/><Relationship Id="rId9" Type="http://schemas.openxmlformats.org/officeDocument/2006/relationships/image" Target="media/image21.png"/><Relationship Id="rId5" Type="http://schemas.openxmlformats.org/officeDocument/2006/relationships/image" Target="media/image27.png"/><Relationship Id="rId6" Type="http://schemas.openxmlformats.org/officeDocument/2006/relationships/image" Target="media/image23.png"/><Relationship Id="rId7" Type="http://schemas.openxmlformats.org/officeDocument/2006/relationships/image" Target="media/image49.png"/><Relationship Id="rId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58fKyUiDcdOeiUH5ZRTumZi9fw==">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